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11624" w14:textId="77777777" w:rsidR="001D5F50" w:rsidRPr="002E2661" w:rsidRDefault="001D5F50">
      <w:pPr>
        <w:rPr>
          <w:noProof w:val="0"/>
        </w:rPr>
      </w:pPr>
      <w:bookmarkStart w:id="0" w:name="_Hlk510447943"/>
    </w:p>
    <w:p w14:paraId="588B20AB" w14:textId="77777777" w:rsidR="00A0565A" w:rsidRPr="002E2661" w:rsidRDefault="00A0565A" w:rsidP="00A0565A">
      <w:pPr>
        <w:rPr>
          <w:noProof w:val="0"/>
        </w:rPr>
      </w:pPr>
    </w:p>
    <w:p w14:paraId="6C7125CC" w14:textId="77777777" w:rsidR="008F3139" w:rsidRPr="002E2661" w:rsidRDefault="008F3139" w:rsidP="008F3139">
      <w:bookmarkStart w:id="1" w:name="_Hlk510443446"/>
      <w:bookmarkEnd w:id="0"/>
    </w:p>
    <w:tbl>
      <w:tblPr>
        <w:tblW w:w="9497" w:type="dxa"/>
        <w:tblInd w:w="392" w:type="dxa"/>
        <w:tblLayout w:type="fixed"/>
        <w:tblLook w:val="0000" w:firstRow="0" w:lastRow="0" w:firstColumn="0" w:lastColumn="0" w:noHBand="0" w:noVBand="0"/>
      </w:tblPr>
      <w:tblGrid>
        <w:gridCol w:w="4536"/>
        <w:gridCol w:w="4961"/>
      </w:tblGrid>
      <w:tr w:rsidR="008F3139" w:rsidRPr="002E2661" w14:paraId="5AE6F26F" w14:textId="77777777" w:rsidTr="008F3139">
        <w:trPr>
          <w:trHeight w:val="2220"/>
        </w:trPr>
        <w:tc>
          <w:tcPr>
            <w:tcW w:w="4536" w:type="dxa"/>
          </w:tcPr>
          <w:p w14:paraId="4BC3EF9B" w14:textId="77777777" w:rsidR="008F3139" w:rsidRPr="002E2661" w:rsidRDefault="008F3139" w:rsidP="008F3139">
            <w:pPr>
              <w:ind w:firstLine="709"/>
              <w:jc w:val="both"/>
              <w:rPr>
                <w:rFonts w:eastAsia="Batang"/>
                <w:noProof w:val="0"/>
                <w:szCs w:val="28"/>
                <w:lang w:eastAsia="en-US"/>
              </w:rPr>
            </w:pPr>
            <w:bookmarkStart w:id="2" w:name="_Hlk523488744"/>
          </w:p>
        </w:tc>
        <w:tc>
          <w:tcPr>
            <w:tcW w:w="4961" w:type="dxa"/>
          </w:tcPr>
          <w:p w14:paraId="36CBE7BF" w14:textId="77777777" w:rsidR="008F3139" w:rsidRPr="002E2661" w:rsidRDefault="008F3139" w:rsidP="00B279DF">
            <w:pPr>
              <w:spacing w:line="360" w:lineRule="auto"/>
              <w:rPr>
                <w:rFonts w:eastAsia="Batang"/>
                <w:noProof w:val="0"/>
                <w:szCs w:val="28"/>
                <w:lang w:eastAsia="en-US"/>
              </w:rPr>
            </w:pPr>
            <w:r w:rsidRPr="002E2661">
              <w:rPr>
                <w:rFonts w:eastAsia="Batang"/>
                <w:noProof w:val="0"/>
                <w:szCs w:val="28"/>
                <w:lang w:eastAsia="en-US"/>
              </w:rPr>
              <w:t>УТВЕРЖДАЮ</w:t>
            </w:r>
          </w:p>
          <w:p w14:paraId="47866D71" w14:textId="77777777" w:rsidR="008F3139" w:rsidRPr="002E2661" w:rsidRDefault="008F3139" w:rsidP="00B279DF">
            <w:pPr>
              <w:tabs>
                <w:tab w:val="left" w:pos="0"/>
                <w:tab w:val="left" w:pos="4783"/>
              </w:tabs>
              <w:spacing w:line="360" w:lineRule="auto"/>
              <w:ind w:hanging="34"/>
              <w:rPr>
                <w:rFonts w:eastAsia="Batang"/>
                <w:noProof w:val="0"/>
                <w:szCs w:val="28"/>
                <w:lang w:eastAsia="en-US"/>
              </w:rPr>
            </w:pPr>
            <w:r w:rsidRPr="002E2661">
              <w:rPr>
                <w:rFonts w:eastAsia="Batang"/>
                <w:noProof w:val="0"/>
                <w:szCs w:val="22"/>
                <w:lang w:eastAsia="en-US"/>
              </w:rPr>
              <w:t>Главный инженер</w:t>
            </w:r>
          </w:p>
          <w:p w14:paraId="0B2166D7" w14:textId="77777777" w:rsidR="008F3139" w:rsidRPr="002E2661" w:rsidRDefault="008F3139" w:rsidP="00B279DF">
            <w:pPr>
              <w:tabs>
                <w:tab w:val="left" w:pos="0"/>
                <w:tab w:val="left" w:pos="4783"/>
              </w:tabs>
              <w:spacing w:line="360" w:lineRule="auto"/>
              <w:ind w:hanging="34"/>
              <w:rPr>
                <w:rFonts w:eastAsia="Batang"/>
                <w:noProof w:val="0"/>
                <w:szCs w:val="28"/>
                <w:lang w:eastAsia="en-US"/>
              </w:rPr>
            </w:pPr>
            <w:r w:rsidRPr="002E2661">
              <w:rPr>
                <w:rFonts w:eastAsia="Batang"/>
                <w:noProof w:val="0"/>
                <w:szCs w:val="28"/>
                <w:lang w:eastAsia="en-US"/>
              </w:rPr>
              <w:t>ООО «Компания «Стальэнерго»</w:t>
            </w:r>
          </w:p>
          <w:p w14:paraId="1B72F0F8" w14:textId="77777777" w:rsidR="008F3139" w:rsidRPr="002E2661" w:rsidRDefault="008F3139" w:rsidP="00B279DF">
            <w:pPr>
              <w:tabs>
                <w:tab w:val="left" w:pos="4783"/>
              </w:tabs>
              <w:spacing w:line="360" w:lineRule="auto"/>
              <w:ind w:hanging="34"/>
              <w:rPr>
                <w:rFonts w:eastAsia="Batang"/>
                <w:noProof w:val="0"/>
                <w:szCs w:val="28"/>
                <w:lang w:eastAsia="en-US"/>
              </w:rPr>
            </w:pPr>
            <w:r w:rsidRPr="002E2661">
              <w:rPr>
                <w:rFonts w:eastAsia="Batang"/>
                <w:noProof w:val="0"/>
                <w:szCs w:val="28"/>
                <w:lang w:eastAsia="en-US"/>
              </w:rPr>
              <w:t xml:space="preserve">_______________ </w:t>
            </w:r>
            <w:r w:rsidRPr="002E2661">
              <w:rPr>
                <w:rFonts w:eastAsia="Batang"/>
                <w:noProof w:val="0"/>
                <w:szCs w:val="22"/>
                <w:lang w:eastAsia="en-US"/>
              </w:rPr>
              <w:t xml:space="preserve">Ю.А. </w:t>
            </w:r>
            <w:proofErr w:type="spellStart"/>
            <w:r w:rsidRPr="002E2661">
              <w:rPr>
                <w:rFonts w:eastAsia="Batang"/>
                <w:noProof w:val="0"/>
                <w:szCs w:val="22"/>
                <w:lang w:eastAsia="en-US"/>
              </w:rPr>
              <w:t>Федоркин</w:t>
            </w:r>
            <w:proofErr w:type="spellEnd"/>
          </w:p>
          <w:p w14:paraId="239309AD" w14:textId="77777777" w:rsidR="008F3139" w:rsidRPr="002E2661" w:rsidRDefault="008F3139" w:rsidP="00C12BE3">
            <w:pPr>
              <w:rPr>
                <w:rFonts w:eastAsia="Batang"/>
                <w:noProof w:val="0"/>
                <w:szCs w:val="28"/>
                <w:lang w:eastAsia="en-US"/>
              </w:rPr>
            </w:pPr>
            <w:proofErr w:type="gramStart"/>
            <w:r w:rsidRPr="002E2661">
              <w:rPr>
                <w:rFonts w:eastAsia="Batang"/>
                <w:noProof w:val="0"/>
                <w:szCs w:val="28"/>
                <w:lang w:eastAsia="en-US"/>
              </w:rPr>
              <w:t>«</w:t>
            </w:r>
            <w:r w:rsidRPr="002E2661">
              <w:rPr>
                <w:rFonts w:eastAsia="Batang"/>
                <w:noProof w:val="0"/>
                <w:szCs w:val="28"/>
                <w:u w:val="single"/>
                <w:lang w:eastAsia="en-US"/>
              </w:rPr>
              <w:t xml:space="preserve">  </w:t>
            </w:r>
            <w:proofErr w:type="gramEnd"/>
            <w:r w:rsidRPr="002E2661">
              <w:rPr>
                <w:rFonts w:eastAsia="Batang"/>
                <w:noProof w:val="0"/>
                <w:szCs w:val="28"/>
                <w:u w:val="single"/>
                <w:lang w:eastAsia="en-US"/>
              </w:rPr>
              <w:t xml:space="preserve">    </w:t>
            </w:r>
            <w:r w:rsidRPr="002E2661">
              <w:rPr>
                <w:rFonts w:eastAsia="Batang"/>
                <w:noProof w:val="0"/>
                <w:szCs w:val="28"/>
                <w:lang w:eastAsia="en-US"/>
              </w:rPr>
              <w:t>»</w:t>
            </w:r>
            <w:r w:rsidRPr="002E2661">
              <w:rPr>
                <w:rFonts w:eastAsia="Batang"/>
                <w:noProof w:val="0"/>
                <w:szCs w:val="28"/>
                <w:u w:val="single"/>
                <w:lang w:eastAsia="en-US"/>
              </w:rPr>
              <w:t xml:space="preserve">                      </w:t>
            </w:r>
            <w:r w:rsidRPr="002E2661">
              <w:rPr>
                <w:rFonts w:eastAsia="Batang"/>
                <w:noProof w:val="0"/>
                <w:szCs w:val="28"/>
                <w:lang w:eastAsia="en-US"/>
              </w:rPr>
              <w:t>20</w:t>
            </w:r>
            <w:r w:rsidR="00B279DF" w:rsidRPr="002E2661">
              <w:rPr>
                <w:rFonts w:eastAsia="Batang"/>
                <w:noProof w:val="0"/>
                <w:szCs w:val="28"/>
                <w:lang w:eastAsia="en-US"/>
              </w:rPr>
              <w:t>20</w:t>
            </w:r>
            <w:r w:rsidRPr="002E2661">
              <w:rPr>
                <w:rFonts w:eastAsia="Batang"/>
                <w:noProof w:val="0"/>
                <w:szCs w:val="28"/>
                <w:lang w:eastAsia="en-US"/>
              </w:rPr>
              <w:t xml:space="preserve"> г.</w:t>
            </w:r>
          </w:p>
        </w:tc>
      </w:tr>
      <w:bookmarkEnd w:id="2"/>
    </w:tbl>
    <w:p w14:paraId="68EF7C31" w14:textId="77777777" w:rsidR="008F3139" w:rsidRPr="002E2661" w:rsidRDefault="008F3139" w:rsidP="008F3139">
      <w:pPr>
        <w:rPr>
          <w:szCs w:val="28"/>
        </w:rPr>
      </w:pPr>
    </w:p>
    <w:p w14:paraId="467C44E8" w14:textId="77777777" w:rsidR="008F3139" w:rsidRPr="002E2661" w:rsidRDefault="008F3139" w:rsidP="008F3139">
      <w:pPr>
        <w:rPr>
          <w:szCs w:val="28"/>
        </w:rPr>
      </w:pPr>
    </w:p>
    <w:p w14:paraId="286C61B5" w14:textId="77777777" w:rsidR="00B279DF" w:rsidRPr="002E2661" w:rsidRDefault="00B279DF" w:rsidP="008F3139">
      <w:pPr>
        <w:rPr>
          <w:szCs w:val="28"/>
        </w:rPr>
      </w:pPr>
    </w:p>
    <w:p w14:paraId="60ED2608" w14:textId="77777777" w:rsidR="008F3139" w:rsidRPr="002E2661" w:rsidRDefault="008F3139" w:rsidP="008F3139">
      <w:pPr>
        <w:rPr>
          <w:szCs w:val="28"/>
        </w:rPr>
      </w:pPr>
    </w:p>
    <w:p w14:paraId="04D8F37A" w14:textId="77777777" w:rsidR="008F3139" w:rsidRPr="002E2661" w:rsidRDefault="008F3139" w:rsidP="008F3139">
      <w:pPr>
        <w:spacing w:after="100" w:afterAutospacing="1" w:line="276" w:lineRule="auto"/>
        <w:jc w:val="center"/>
        <w:rPr>
          <w:b/>
          <w:sz w:val="32"/>
          <w:szCs w:val="32"/>
        </w:rPr>
      </w:pPr>
      <w:r w:rsidRPr="002E2661">
        <w:rPr>
          <w:b/>
          <w:sz w:val="32"/>
          <w:szCs w:val="32"/>
        </w:rPr>
        <w:t>О</w:t>
      </w:r>
      <w:r w:rsidR="005C46D7" w:rsidRPr="002E2661">
        <w:rPr>
          <w:b/>
          <w:sz w:val="32"/>
          <w:szCs w:val="32"/>
        </w:rPr>
        <w:t>бъектный контроллер привода стрелки</w:t>
      </w:r>
    </w:p>
    <w:p w14:paraId="12013862" w14:textId="77777777" w:rsidR="008F3139" w:rsidRPr="002E2661" w:rsidRDefault="008F3139" w:rsidP="008F3139">
      <w:pPr>
        <w:spacing w:after="100" w:afterAutospacing="1" w:line="276" w:lineRule="auto"/>
        <w:jc w:val="center"/>
        <w:rPr>
          <w:rFonts w:eastAsia="Batang"/>
          <w:b/>
          <w:bCs/>
          <w:noProof w:val="0"/>
          <w:sz w:val="32"/>
          <w:szCs w:val="22"/>
          <w:lang w:eastAsia="en-US"/>
        </w:rPr>
      </w:pPr>
      <w:r w:rsidRPr="002E2661">
        <w:rPr>
          <w:b/>
          <w:color w:val="000000" w:themeColor="text1"/>
          <w:sz w:val="32"/>
          <w:szCs w:val="32"/>
        </w:rPr>
        <w:t>ОКПС-Е-К</w:t>
      </w:r>
    </w:p>
    <w:p w14:paraId="53DCCFC2" w14:textId="77777777" w:rsidR="008F3139" w:rsidRPr="002E2661" w:rsidRDefault="008F3139" w:rsidP="008F3139">
      <w:pPr>
        <w:jc w:val="center"/>
        <w:rPr>
          <w:b/>
          <w:szCs w:val="28"/>
        </w:rPr>
      </w:pPr>
    </w:p>
    <w:p w14:paraId="591B1C3E" w14:textId="77777777" w:rsidR="008F3139" w:rsidRPr="002E2661" w:rsidRDefault="008F3139" w:rsidP="008F3139">
      <w:pPr>
        <w:spacing w:line="300" w:lineRule="auto"/>
        <w:jc w:val="center"/>
        <w:rPr>
          <w:szCs w:val="28"/>
        </w:rPr>
      </w:pPr>
      <w:r w:rsidRPr="002E2661">
        <w:rPr>
          <w:szCs w:val="28"/>
        </w:rPr>
        <w:t>Требования к реализации программного обеспечения</w:t>
      </w:r>
    </w:p>
    <w:p w14:paraId="00175D67" w14:textId="77777777" w:rsidR="008F3139" w:rsidRPr="002E2661" w:rsidRDefault="008F3139" w:rsidP="008F3139">
      <w:pPr>
        <w:spacing w:line="300" w:lineRule="auto"/>
        <w:jc w:val="center"/>
        <w:rPr>
          <w:szCs w:val="28"/>
        </w:rPr>
      </w:pPr>
      <w:r w:rsidRPr="002E2661">
        <w:rPr>
          <w:rFonts w:eastAsia="MS Mincho"/>
          <w:szCs w:val="28"/>
        </w:rPr>
        <w:t>ЕИУС.</w:t>
      </w:r>
      <w:r w:rsidR="00ED54A6" w:rsidRPr="002E2661">
        <w:rPr>
          <w:rFonts w:eastAsia="MS Mincho"/>
          <w:szCs w:val="28"/>
        </w:rPr>
        <w:t>465275</w:t>
      </w:r>
      <w:r w:rsidRPr="002E2661">
        <w:rPr>
          <w:rFonts w:eastAsia="MS Mincho"/>
          <w:szCs w:val="28"/>
        </w:rPr>
        <w:t>.</w:t>
      </w:r>
      <w:r w:rsidR="00ED54A6" w:rsidRPr="002E2661">
        <w:rPr>
          <w:rFonts w:eastAsia="MS Mincho"/>
          <w:szCs w:val="28"/>
        </w:rPr>
        <w:t>006.100</w:t>
      </w:r>
      <w:r w:rsidR="00B36A9B" w:rsidRPr="002E2661">
        <w:rPr>
          <w:rFonts w:eastAsia="Batang"/>
          <w:noProof w:val="0"/>
          <w:szCs w:val="28"/>
          <w:lang w:eastAsia="en-US"/>
        </w:rPr>
        <w:t>-</w:t>
      </w:r>
      <w:r w:rsidRPr="002E2661">
        <w:rPr>
          <w:rFonts w:eastAsia="Batang"/>
          <w:noProof w:val="0"/>
          <w:szCs w:val="28"/>
          <w:lang w:eastAsia="en-US"/>
        </w:rPr>
        <w:t>01 9</w:t>
      </w:r>
      <w:r w:rsidR="00B052E4" w:rsidRPr="002E2661">
        <w:rPr>
          <w:rFonts w:eastAsia="Batang"/>
          <w:noProof w:val="0"/>
          <w:szCs w:val="28"/>
          <w:lang w:eastAsia="en-US"/>
        </w:rPr>
        <w:t>8</w:t>
      </w:r>
      <w:r w:rsidRPr="002E2661">
        <w:rPr>
          <w:rFonts w:eastAsia="Batang"/>
          <w:noProof w:val="0"/>
          <w:szCs w:val="28"/>
          <w:lang w:eastAsia="en-US"/>
        </w:rPr>
        <w:t xml:space="preserve"> 01</w:t>
      </w:r>
    </w:p>
    <w:p w14:paraId="1B66FAF5" w14:textId="77777777" w:rsidR="008F3139" w:rsidRPr="002E2661" w:rsidRDefault="008F3139" w:rsidP="008F3139">
      <w:pPr>
        <w:jc w:val="center"/>
        <w:rPr>
          <w:szCs w:val="28"/>
        </w:rPr>
      </w:pPr>
    </w:p>
    <w:p w14:paraId="58B647DE" w14:textId="77777777" w:rsidR="008F3139" w:rsidRPr="002E2661" w:rsidRDefault="008F3139" w:rsidP="008F3139">
      <w:pPr>
        <w:jc w:val="center"/>
        <w:rPr>
          <w:szCs w:val="28"/>
        </w:rPr>
      </w:pPr>
    </w:p>
    <w:p w14:paraId="63F00655" w14:textId="77777777" w:rsidR="008F3139" w:rsidRPr="002E2661" w:rsidRDefault="008F3139" w:rsidP="008F3139">
      <w:pPr>
        <w:rPr>
          <w:szCs w:val="28"/>
        </w:rPr>
      </w:pPr>
    </w:p>
    <w:p w14:paraId="0A2FE04C" w14:textId="77777777" w:rsidR="008F3139" w:rsidRPr="002E2661" w:rsidRDefault="008F3139" w:rsidP="008F3139">
      <w:pPr>
        <w:rPr>
          <w:szCs w:val="28"/>
        </w:rPr>
      </w:pPr>
    </w:p>
    <w:p w14:paraId="69BC68EC" w14:textId="77777777" w:rsidR="008F3139" w:rsidRPr="002E2661" w:rsidRDefault="008F3139" w:rsidP="008F3139">
      <w:pPr>
        <w:rPr>
          <w:szCs w:val="28"/>
        </w:rPr>
      </w:pPr>
    </w:p>
    <w:tbl>
      <w:tblPr>
        <w:tblW w:w="0" w:type="auto"/>
        <w:tblLayout w:type="fixed"/>
        <w:tblLook w:val="0000" w:firstRow="0" w:lastRow="0" w:firstColumn="0" w:lastColumn="0" w:noHBand="0" w:noVBand="0"/>
      </w:tblPr>
      <w:tblGrid>
        <w:gridCol w:w="5353"/>
        <w:gridCol w:w="4253"/>
      </w:tblGrid>
      <w:tr w:rsidR="008F3139" w:rsidRPr="002E2661" w14:paraId="63AF88B5" w14:textId="77777777" w:rsidTr="008F3139">
        <w:trPr>
          <w:trHeight w:val="450"/>
        </w:trPr>
        <w:tc>
          <w:tcPr>
            <w:tcW w:w="5353" w:type="dxa"/>
          </w:tcPr>
          <w:p w14:paraId="7C12111A" w14:textId="77777777" w:rsidR="008F3139" w:rsidRPr="002E2661" w:rsidRDefault="008F3139" w:rsidP="00B279DF">
            <w:pPr>
              <w:spacing w:line="360" w:lineRule="auto"/>
              <w:rPr>
                <w:rFonts w:eastAsia="Batang"/>
                <w:noProof w:val="0"/>
                <w:szCs w:val="28"/>
                <w:lang w:eastAsia="en-US"/>
              </w:rPr>
            </w:pPr>
            <w:bookmarkStart w:id="3" w:name="_Hlk523488770"/>
            <w:r w:rsidRPr="002E2661">
              <w:rPr>
                <w:rFonts w:eastAsia="Batang"/>
                <w:noProof w:val="0"/>
                <w:szCs w:val="28"/>
                <w:lang w:eastAsia="en-US"/>
              </w:rPr>
              <w:t>СОГЛАСОВАНО</w:t>
            </w:r>
          </w:p>
        </w:tc>
        <w:tc>
          <w:tcPr>
            <w:tcW w:w="4253" w:type="dxa"/>
          </w:tcPr>
          <w:p w14:paraId="5C271DCF" w14:textId="77777777" w:rsidR="008F3139" w:rsidRPr="002E2661" w:rsidRDefault="008F3139" w:rsidP="008F3139">
            <w:pPr>
              <w:ind w:firstLine="34"/>
              <w:jc w:val="center"/>
              <w:rPr>
                <w:rFonts w:eastAsia="Batang"/>
                <w:noProof w:val="0"/>
                <w:szCs w:val="28"/>
                <w:lang w:eastAsia="en-US"/>
              </w:rPr>
            </w:pPr>
          </w:p>
        </w:tc>
      </w:tr>
      <w:tr w:rsidR="008F3139" w:rsidRPr="002E2661" w14:paraId="4CD050D6" w14:textId="77777777" w:rsidTr="008F3139">
        <w:trPr>
          <w:trHeight w:val="350"/>
        </w:trPr>
        <w:tc>
          <w:tcPr>
            <w:tcW w:w="5353" w:type="dxa"/>
          </w:tcPr>
          <w:p w14:paraId="601C60EB" w14:textId="77777777" w:rsidR="00E568E2" w:rsidRPr="002E2661" w:rsidRDefault="00E568E2" w:rsidP="00C12BE3">
            <w:pPr>
              <w:spacing w:line="360" w:lineRule="auto"/>
              <w:rPr>
                <w:szCs w:val="28"/>
              </w:rPr>
            </w:pPr>
            <w:r w:rsidRPr="002E2661">
              <w:rPr>
                <w:szCs w:val="28"/>
              </w:rPr>
              <w:t>Письмом</w:t>
            </w:r>
          </w:p>
          <w:p w14:paraId="3BBEF70E" w14:textId="77777777" w:rsidR="00E568E2" w:rsidRPr="002E2661" w:rsidRDefault="00E568E2" w:rsidP="00C12BE3">
            <w:pPr>
              <w:spacing w:line="360" w:lineRule="auto"/>
              <w:ind w:right="-18" w:firstLine="35"/>
              <w:rPr>
                <w:szCs w:val="28"/>
              </w:rPr>
            </w:pPr>
            <w:r w:rsidRPr="002E2661">
              <w:rPr>
                <w:szCs w:val="28"/>
              </w:rPr>
              <w:t>НИЛ «Безопасность и электромагнитная совместимость технических средств» УО БелГУТ</w:t>
            </w:r>
          </w:p>
          <w:p w14:paraId="2818AC34" w14:textId="77777777" w:rsidR="00C12BE3" w:rsidRPr="002E2661" w:rsidRDefault="00E568E2" w:rsidP="00C12BE3">
            <w:pPr>
              <w:spacing w:line="360" w:lineRule="auto"/>
              <w:rPr>
                <w:rFonts w:eastAsia="Batang"/>
                <w:noProof w:val="0"/>
                <w:szCs w:val="28"/>
                <w:lang w:eastAsia="en-US"/>
              </w:rPr>
            </w:pPr>
            <w:r w:rsidRPr="002E2661">
              <w:rPr>
                <w:szCs w:val="28"/>
              </w:rPr>
              <w:t>от «</w:t>
            </w:r>
            <w:r w:rsidRPr="002E2661">
              <w:rPr>
                <w:szCs w:val="28"/>
                <w:u w:val="single"/>
              </w:rPr>
              <w:t xml:space="preserve">      </w:t>
            </w:r>
            <w:r w:rsidRPr="002E2661">
              <w:rPr>
                <w:szCs w:val="28"/>
              </w:rPr>
              <w:t>»</w:t>
            </w:r>
            <w:r w:rsidRPr="002E2661">
              <w:rPr>
                <w:szCs w:val="28"/>
                <w:u w:val="single"/>
              </w:rPr>
              <w:t xml:space="preserve">                      </w:t>
            </w:r>
            <w:r w:rsidRPr="002E2661">
              <w:rPr>
                <w:szCs w:val="28"/>
              </w:rPr>
              <w:t>2020 г</w:t>
            </w:r>
            <w:r w:rsidR="00177327" w:rsidRPr="002E2661">
              <w:rPr>
                <w:szCs w:val="28"/>
              </w:rPr>
              <w:t>.</w:t>
            </w:r>
          </w:p>
          <w:p w14:paraId="559311BE" w14:textId="77777777" w:rsidR="008F3139" w:rsidRPr="002E2661" w:rsidRDefault="008F3139" w:rsidP="00B279DF">
            <w:pPr>
              <w:spacing w:line="360" w:lineRule="auto"/>
              <w:rPr>
                <w:rFonts w:eastAsia="Batang"/>
                <w:noProof w:val="0"/>
                <w:szCs w:val="28"/>
                <w:lang w:eastAsia="en-US"/>
              </w:rPr>
            </w:pPr>
          </w:p>
        </w:tc>
        <w:tc>
          <w:tcPr>
            <w:tcW w:w="4253" w:type="dxa"/>
          </w:tcPr>
          <w:p w14:paraId="061C9179" w14:textId="77777777" w:rsidR="008F3139" w:rsidRPr="002E2661" w:rsidRDefault="008F3139" w:rsidP="00B279DF">
            <w:pPr>
              <w:spacing w:line="360" w:lineRule="auto"/>
              <w:ind w:right="-18"/>
              <w:rPr>
                <w:rFonts w:eastAsia="Batang"/>
                <w:noProof w:val="0"/>
                <w:szCs w:val="28"/>
                <w:lang w:eastAsia="en-US"/>
              </w:rPr>
            </w:pPr>
            <w:r w:rsidRPr="002E2661">
              <w:rPr>
                <w:rFonts w:eastAsia="Batang"/>
                <w:noProof w:val="0"/>
                <w:szCs w:val="22"/>
                <w:lang w:eastAsia="en-US"/>
              </w:rPr>
              <w:t>Начальник отдела разработок новых видов продукции</w:t>
            </w:r>
          </w:p>
          <w:p w14:paraId="11059492" w14:textId="77777777" w:rsidR="008F3139" w:rsidRPr="002E2661" w:rsidRDefault="008F3139" w:rsidP="00B279DF">
            <w:pPr>
              <w:spacing w:line="360" w:lineRule="auto"/>
              <w:ind w:right="-18" w:firstLine="35"/>
              <w:rPr>
                <w:rFonts w:eastAsia="Batang"/>
                <w:noProof w:val="0"/>
                <w:szCs w:val="28"/>
                <w:lang w:eastAsia="en-US"/>
              </w:rPr>
            </w:pPr>
            <w:r w:rsidRPr="002E2661">
              <w:rPr>
                <w:rFonts w:eastAsia="Batang"/>
                <w:noProof w:val="0"/>
                <w:szCs w:val="28"/>
                <w:lang w:eastAsia="en-US"/>
              </w:rPr>
              <w:t>ООО «Компания «Стальэнерго»</w:t>
            </w:r>
          </w:p>
          <w:p w14:paraId="1E214EB4" w14:textId="77777777" w:rsidR="008F3139" w:rsidRPr="002E2661" w:rsidRDefault="008F3139" w:rsidP="008F3139">
            <w:pPr>
              <w:spacing w:line="360" w:lineRule="auto"/>
              <w:ind w:right="459" w:firstLine="35"/>
              <w:jc w:val="center"/>
              <w:rPr>
                <w:rFonts w:eastAsia="Batang"/>
                <w:noProof w:val="0"/>
                <w:szCs w:val="28"/>
                <w:lang w:eastAsia="en-US"/>
              </w:rPr>
            </w:pPr>
            <w:r w:rsidRPr="002E2661">
              <w:rPr>
                <w:rFonts w:eastAsia="Batang"/>
                <w:noProof w:val="0"/>
                <w:szCs w:val="28"/>
                <w:lang w:eastAsia="en-US"/>
              </w:rPr>
              <w:t xml:space="preserve">__________ </w:t>
            </w:r>
            <w:r w:rsidRPr="002E2661">
              <w:rPr>
                <w:rFonts w:eastAsia="Batang"/>
                <w:noProof w:val="0"/>
                <w:szCs w:val="22"/>
                <w:lang w:eastAsia="en-US"/>
              </w:rPr>
              <w:t>И.В. Солодовник</w:t>
            </w:r>
          </w:p>
          <w:p w14:paraId="7ED50290" w14:textId="77777777" w:rsidR="008F3139" w:rsidRPr="002E2661" w:rsidRDefault="008F3139" w:rsidP="00B279DF">
            <w:pPr>
              <w:spacing w:after="200" w:line="276" w:lineRule="auto"/>
              <w:rPr>
                <w:rFonts w:eastAsia="Batang"/>
                <w:noProof w:val="0"/>
                <w:szCs w:val="28"/>
                <w:lang w:eastAsia="en-US"/>
              </w:rPr>
            </w:pPr>
            <w:proofErr w:type="gramStart"/>
            <w:r w:rsidRPr="002E2661">
              <w:rPr>
                <w:rFonts w:eastAsia="Batang"/>
                <w:noProof w:val="0"/>
                <w:szCs w:val="28"/>
                <w:lang w:eastAsia="en-US"/>
              </w:rPr>
              <w:t>«</w:t>
            </w:r>
            <w:r w:rsidRPr="002E2661">
              <w:rPr>
                <w:rFonts w:eastAsia="Batang"/>
                <w:noProof w:val="0"/>
                <w:szCs w:val="28"/>
                <w:u w:val="single"/>
                <w:lang w:eastAsia="en-US"/>
              </w:rPr>
              <w:t xml:space="preserve">  </w:t>
            </w:r>
            <w:proofErr w:type="gramEnd"/>
            <w:r w:rsidRPr="002E2661">
              <w:rPr>
                <w:rFonts w:eastAsia="Batang"/>
                <w:noProof w:val="0"/>
                <w:szCs w:val="28"/>
                <w:u w:val="single"/>
                <w:lang w:eastAsia="en-US"/>
              </w:rPr>
              <w:t xml:space="preserve">    </w:t>
            </w:r>
            <w:r w:rsidRPr="002E2661">
              <w:rPr>
                <w:rFonts w:eastAsia="Batang"/>
                <w:noProof w:val="0"/>
                <w:szCs w:val="28"/>
                <w:lang w:eastAsia="en-US"/>
              </w:rPr>
              <w:t>»</w:t>
            </w:r>
            <w:r w:rsidRPr="002E2661">
              <w:rPr>
                <w:rFonts w:eastAsia="Batang"/>
                <w:noProof w:val="0"/>
                <w:szCs w:val="28"/>
                <w:u w:val="single"/>
                <w:lang w:eastAsia="en-US"/>
              </w:rPr>
              <w:t xml:space="preserve">                        </w:t>
            </w:r>
            <w:r w:rsidRPr="002E2661">
              <w:rPr>
                <w:rFonts w:eastAsia="Batang"/>
                <w:noProof w:val="0"/>
                <w:szCs w:val="28"/>
                <w:lang w:eastAsia="en-US"/>
              </w:rPr>
              <w:t>20</w:t>
            </w:r>
            <w:r w:rsidR="00B279DF" w:rsidRPr="002E2661">
              <w:rPr>
                <w:rFonts w:eastAsia="Batang"/>
                <w:noProof w:val="0"/>
                <w:szCs w:val="28"/>
                <w:lang w:eastAsia="en-US"/>
              </w:rPr>
              <w:t>20</w:t>
            </w:r>
            <w:r w:rsidRPr="002E2661">
              <w:rPr>
                <w:rFonts w:eastAsia="Batang"/>
                <w:noProof w:val="0"/>
                <w:szCs w:val="28"/>
                <w:lang w:eastAsia="en-US"/>
              </w:rPr>
              <w:t xml:space="preserve"> г.</w:t>
            </w:r>
          </w:p>
        </w:tc>
      </w:tr>
      <w:bookmarkEnd w:id="1"/>
      <w:bookmarkEnd w:id="3"/>
    </w:tbl>
    <w:p w14:paraId="6EBA0BC3" w14:textId="77777777" w:rsidR="00C96CB2" w:rsidRPr="002E2661" w:rsidRDefault="00C96CB2" w:rsidP="00ED24E8">
      <w:pPr>
        <w:spacing w:after="120"/>
        <w:rPr>
          <w:noProof w:val="0"/>
          <w:lang w:eastAsia="en-US"/>
        </w:rPr>
      </w:pPr>
    </w:p>
    <w:p w14:paraId="726238DD" w14:textId="77777777" w:rsidR="00C96CB2" w:rsidRPr="002E2661" w:rsidRDefault="00C96CB2" w:rsidP="00ED24E8">
      <w:pPr>
        <w:spacing w:after="120"/>
        <w:rPr>
          <w:noProof w:val="0"/>
          <w:lang w:eastAsia="en-US"/>
        </w:rPr>
      </w:pPr>
    </w:p>
    <w:p w14:paraId="3D2C6E65" w14:textId="77777777" w:rsidR="00ED24E8" w:rsidRPr="002E2661" w:rsidRDefault="00687AFB" w:rsidP="007B033E">
      <w:pPr>
        <w:spacing w:after="120" w:line="360" w:lineRule="auto"/>
        <w:ind w:left="2" w:firstLine="707"/>
        <w:rPr>
          <w:b/>
          <w:noProof w:val="0"/>
          <w:szCs w:val="28"/>
        </w:rPr>
      </w:pPr>
      <w:r w:rsidRPr="002E2661">
        <w:rPr>
          <w:noProof w:val="0"/>
          <w:lang w:eastAsia="en-US"/>
        </w:rPr>
        <w:br w:type="page"/>
      </w:r>
      <w:bookmarkStart w:id="4" w:name="_Hlk510443375"/>
      <w:r w:rsidR="00ED24E8" w:rsidRPr="002E2661">
        <w:rPr>
          <w:b/>
          <w:noProof w:val="0"/>
          <w:szCs w:val="28"/>
        </w:rPr>
        <w:lastRenderedPageBreak/>
        <w:t>История изменений</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1298"/>
        <w:gridCol w:w="851"/>
        <w:gridCol w:w="1559"/>
        <w:gridCol w:w="1985"/>
        <w:gridCol w:w="1701"/>
        <w:gridCol w:w="1559"/>
      </w:tblGrid>
      <w:tr w:rsidR="00ED24E8" w:rsidRPr="002E2661" w14:paraId="42616B80" w14:textId="77777777" w:rsidTr="007B033E">
        <w:trPr>
          <w:trHeight w:val="454"/>
          <w:jc w:val="center"/>
        </w:trPr>
        <w:tc>
          <w:tcPr>
            <w:tcW w:w="511" w:type="dxa"/>
            <w:shd w:val="clear" w:color="auto" w:fill="auto"/>
            <w:vAlign w:val="center"/>
          </w:tcPr>
          <w:p w14:paraId="6C93F91F" w14:textId="77777777" w:rsidR="00ED24E8" w:rsidRPr="002E2661" w:rsidRDefault="00ED24E8" w:rsidP="003B0CDE">
            <w:pPr>
              <w:shd w:val="clear" w:color="auto" w:fill="FFFFFF"/>
              <w:ind w:left="-142" w:right="-131"/>
              <w:jc w:val="center"/>
              <w:rPr>
                <w:noProof w:val="0"/>
                <w:sz w:val="24"/>
                <w:szCs w:val="24"/>
              </w:rPr>
            </w:pPr>
            <w:r w:rsidRPr="002E2661">
              <w:rPr>
                <w:noProof w:val="0"/>
                <w:sz w:val="24"/>
                <w:szCs w:val="24"/>
              </w:rPr>
              <w:t>п/п</w:t>
            </w:r>
          </w:p>
        </w:tc>
        <w:tc>
          <w:tcPr>
            <w:tcW w:w="1298" w:type="dxa"/>
            <w:shd w:val="clear" w:color="auto" w:fill="auto"/>
            <w:vAlign w:val="center"/>
          </w:tcPr>
          <w:p w14:paraId="03C911B4" w14:textId="77777777" w:rsidR="00ED24E8" w:rsidRPr="002E2661" w:rsidRDefault="00ED24E8" w:rsidP="003B0CDE">
            <w:pPr>
              <w:shd w:val="clear" w:color="auto" w:fill="FFFFFF"/>
              <w:jc w:val="center"/>
              <w:rPr>
                <w:noProof w:val="0"/>
                <w:sz w:val="24"/>
                <w:szCs w:val="24"/>
              </w:rPr>
            </w:pPr>
            <w:r w:rsidRPr="002E2661">
              <w:rPr>
                <w:noProof w:val="0"/>
                <w:sz w:val="24"/>
                <w:szCs w:val="24"/>
              </w:rPr>
              <w:t>Дата</w:t>
            </w:r>
          </w:p>
        </w:tc>
        <w:tc>
          <w:tcPr>
            <w:tcW w:w="851" w:type="dxa"/>
            <w:shd w:val="clear" w:color="auto" w:fill="auto"/>
            <w:vAlign w:val="center"/>
          </w:tcPr>
          <w:p w14:paraId="53B8C82F" w14:textId="77777777" w:rsidR="00ED24E8" w:rsidRPr="002E2661" w:rsidRDefault="00ED24E8" w:rsidP="003B0CDE">
            <w:pPr>
              <w:shd w:val="clear" w:color="auto" w:fill="FFFFFF"/>
              <w:ind w:left="-108" w:right="-108"/>
              <w:jc w:val="center"/>
              <w:rPr>
                <w:noProof w:val="0"/>
                <w:sz w:val="24"/>
                <w:szCs w:val="24"/>
              </w:rPr>
            </w:pPr>
            <w:r w:rsidRPr="002E2661">
              <w:rPr>
                <w:noProof w:val="0"/>
                <w:sz w:val="24"/>
                <w:szCs w:val="24"/>
              </w:rPr>
              <w:t>Номер версии</w:t>
            </w:r>
          </w:p>
        </w:tc>
        <w:tc>
          <w:tcPr>
            <w:tcW w:w="1559" w:type="dxa"/>
            <w:shd w:val="clear" w:color="auto" w:fill="auto"/>
            <w:vAlign w:val="center"/>
          </w:tcPr>
          <w:p w14:paraId="72E489D7" w14:textId="77777777" w:rsidR="00ED24E8" w:rsidRPr="002E2661" w:rsidRDefault="00ED24E8" w:rsidP="003B0CDE">
            <w:pPr>
              <w:shd w:val="clear" w:color="auto" w:fill="FFFFFF"/>
              <w:jc w:val="center"/>
              <w:rPr>
                <w:noProof w:val="0"/>
                <w:sz w:val="24"/>
                <w:szCs w:val="24"/>
              </w:rPr>
            </w:pPr>
            <w:r w:rsidRPr="002E2661">
              <w:rPr>
                <w:noProof w:val="0"/>
                <w:sz w:val="24"/>
                <w:szCs w:val="24"/>
              </w:rPr>
              <w:t>Статус</w:t>
            </w:r>
          </w:p>
        </w:tc>
        <w:tc>
          <w:tcPr>
            <w:tcW w:w="1985" w:type="dxa"/>
            <w:shd w:val="clear" w:color="auto" w:fill="auto"/>
            <w:vAlign w:val="center"/>
          </w:tcPr>
          <w:p w14:paraId="4488E3FB" w14:textId="77777777" w:rsidR="00ED24E8" w:rsidRPr="002E2661" w:rsidRDefault="00ED24E8" w:rsidP="003B0CDE">
            <w:pPr>
              <w:shd w:val="clear" w:color="auto" w:fill="FFFFFF"/>
              <w:jc w:val="center"/>
              <w:rPr>
                <w:noProof w:val="0"/>
                <w:sz w:val="24"/>
                <w:szCs w:val="24"/>
              </w:rPr>
            </w:pPr>
            <w:r w:rsidRPr="002E2661">
              <w:rPr>
                <w:noProof w:val="0"/>
                <w:sz w:val="24"/>
                <w:szCs w:val="24"/>
              </w:rPr>
              <w:t>Автор</w:t>
            </w:r>
          </w:p>
        </w:tc>
        <w:tc>
          <w:tcPr>
            <w:tcW w:w="1701" w:type="dxa"/>
            <w:shd w:val="clear" w:color="auto" w:fill="auto"/>
            <w:vAlign w:val="center"/>
          </w:tcPr>
          <w:p w14:paraId="529EFD28" w14:textId="77777777" w:rsidR="00ED24E8" w:rsidRPr="002E2661" w:rsidRDefault="00ED24E8" w:rsidP="003B0CDE">
            <w:pPr>
              <w:shd w:val="clear" w:color="auto" w:fill="FFFFFF"/>
              <w:jc w:val="center"/>
              <w:rPr>
                <w:noProof w:val="0"/>
                <w:sz w:val="24"/>
                <w:szCs w:val="24"/>
              </w:rPr>
            </w:pPr>
            <w:r w:rsidRPr="002E2661">
              <w:rPr>
                <w:noProof w:val="0"/>
                <w:sz w:val="24"/>
                <w:szCs w:val="24"/>
              </w:rPr>
              <w:t>Причина изменения, № извещения</w:t>
            </w:r>
          </w:p>
        </w:tc>
        <w:tc>
          <w:tcPr>
            <w:tcW w:w="1559" w:type="dxa"/>
            <w:shd w:val="clear" w:color="auto" w:fill="auto"/>
            <w:vAlign w:val="center"/>
          </w:tcPr>
          <w:p w14:paraId="3862D3BA" w14:textId="77777777" w:rsidR="00ED24E8" w:rsidRPr="002E2661" w:rsidRDefault="00ED24E8" w:rsidP="003B0CDE">
            <w:pPr>
              <w:shd w:val="clear" w:color="auto" w:fill="FFFFFF"/>
              <w:ind w:left="-108" w:right="-108"/>
              <w:jc w:val="center"/>
              <w:rPr>
                <w:noProof w:val="0"/>
                <w:sz w:val="24"/>
                <w:szCs w:val="24"/>
              </w:rPr>
            </w:pPr>
            <w:r w:rsidRPr="002E2661">
              <w:rPr>
                <w:noProof w:val="0"/>
                <w:sz w:val="24"/>
                <w:szCs w:val="24"/>
              </w:rPr>
              <w:t>Комментарии</w:t>
            </w:r>
          </w:p>
        </w:tc>
      </w:tr>
      <w:tr w:rsidR="009A2201" w:rsidRPr="002E2661" w14:paraId="6A72F46B" w14:textId="77777777" w:rsidTr="007B033E">
        <w:trPr>
          <w:trHeight w:val="454"/>
          <w:jc w:val="center"/>
        </w:trPr>
        <w:tc>
          <w:tcPr>
            <w:tcW w:w="511" w:type="dxa"/>
            <w:shd w:val="clear" w:color="auto" w:fill="auto"/>
          </w:tcPr>
          <w:p w14:paraId="2E65DAAD" w14:textId="77777777" w:rsidR="009A2201" w:rsidRPr="002E2661" w:rsidRDefault="009A2201" w:rsidP="009A2201">
            <w:pPr>
              <w:shd w:val="clear" w:color="auto" w:fill="FFFFFF"/>
              <w:spacing w:line="360" w:lineRule="auto"/>
              <w:jc w:val="both"/>
              <w:rPr>
                <w:noProof w:val="0"/>
                <w:sz w:val="24"/>
                <w:szCs w:val="24"/>
              </w:rPr>
            </w:pPr>
            <w:r w:rsidRPr="002E2661">
              <w:rPr>
                <w:noProof w:val="0"/>
                <w:sz w:val="24"/>
                <w:szCs w:val="24"/>
              </w:rPr>
              <w:t>1</w:t>
            </w:r>
          </w:p>
        </w:tc>
        <w:tc>
          <w:tcPr>
            <w:tcW w:w="1298" w:type="dxa"/>
            <w:shd w:val="clear" w:color="auto" w:fill="auto"/>
          </w:tcPr>
          <w:p w14:paraId="1482FC23" w14:textId="77777777" w:rsidR="009A2201" w:rsidRPr="002E2661" w:rsidRDefault="008F3139" w:rsidP="009A2201">
            <w:pPr>
              <w:shd w:val="clear" w:color="auto" w:fill="FFFFFF"/>
              <w:spacing w:line="360" w:lineRule="auto"/>
              <w:jc w:val="both"/>
              <w:rPr>
                <w:noProof w:val="0"/>
                <w:sz w:val="24"/>
                <w:szCs w:val="24"/>
              </w:rPr>
            </w:pPr>
            <w:r w:rsidRPr="002E2661">
              <w:rPr>
                <w:noProof w:val="0"/>
                <w:sz w:val="24"/>
                <w:szCs w:val="24"/>
              </w:rPr>
              <w:t>14</w:t>
            </w:r>
            <w:r w:rsidR="009A2201" w:rsidRPr="002E2661">
              <w:rPr>
                <w:noProof w:val="0"/>
                <w:sz w:val="24"/>
                <w:szCs w:val="24"/>
              </w:rPr>
              <w:t>.</w:t>
            </w:r>
            <w:r w:rsidRPr="002E2661">
              <w:rPr>
                <w:noProof w:val="0"/>
                <w:sz w:val="24"/>
                <w:szCs w:val="24"/>
              </w:rPr>
              <w:t>10</w:t>
            </w:r>
            <w:r w:rsidR="009A2201" w:rsidRPr="002E2661">
              <w:rPr>
                <w:noProof w:val="0"/>
                <w:sz w:val="24"/>
                <w:szCs w:val="24"/>
              </w:rPr>
              <w:t>.2019</w:t>
            </w:r>
          </w:p>
        </w:tc>
        <w:tc>
          <w:tcPr>
            <w:tcW w:w="851" w:type="dxa"/>
            <w:shd w:val="clear" w:color="auto" w:fill="auto"/>
          </w:tcPr>
          <w:p w14:paraId="000F83AA" w14:textId="77777777" w:rsidR="009A2201" w:rsidRPr="002E2661" w:rsidRDefault="009A2201" w:rsidP="009A2201">
            <w:pPr>
              <w:shd w:val="clear" w:color="auto" w:fill="FFFFFF"/>
              <w:spacing w:line="360" w:lineRule="auto"/>
              <w:jc w:val="center"/>
              <w:rPr>
                <w:noProof w:val="0"/>
                <w:sz w:val="24"/>
                <w:szCs w:val="24"/>
              </w:rPr>
            </w:pPr>
            <w:r w:rsidRPr="002E2661">
              <w:rPr>
                <w:noProof w:val="0"/>
                <w:sz w:val="24"/>
                <w:szCs w:val="24"/>
              </w:rPr>
              <w:t>1</w:t>
            </w:r>
            <w:r w:rsidR="00013CCC" w:rsidRPr="002E2661">
              <w:rPr>
                <w:noProof w:val="0"/>
                <w:sz w:val="24"/>
                <w:szCs w:val="24"/>
              </w:rPr>
              <w:t>.0</w:t>
            </w:r>
          </w:p>
        </w:tc>
        <w:tc>
          <w:tcPr>
            <w:tcW w:w="1559" w:type="dxa"/>
            <w:shd w:val="clear" w:color="auto" w:fill="auto"/>
          </w:tcPr>
          <w:p w14:paraId="6E3AC608" w14:textId="77777777" w:rsidR="009A2201" w:rsidRPr="002E2661" w:rsidRDefault="009A2201" w:rsidP="009A2201">
            <w:pPr>
              <w:shd w:val="clear" w:color="auto" w:fill="FFFFFF"/>
              <w:spacing w:line="360" w:lineRule="auto"/>
              <w:jc w:val="both"/>
              <w:rPr>
                <w:noProof w:val="0"/>
                <w:sz w:val="24"/>
                <w:szCs w:val="24"/>
              </w:rPr>
            </w:pPr>
            <w:r w:rsidRPr="002E2661">
              <w:rPr>
                <w:noProof w:val="0"/>
                <w:sz w:val="24"/>
              </w:rPr>
              <w:t>Проект</w:t>
            </w:r>
          </w:p>
        </w:tc>
        <w:tc>
          <w:tcPr>
            <w:tcW w:w="1985" w:type="dxa"/>
            <w:shd w:val="clear" w:color="auto" w:fill="auto"/>
          </w:tcPr>
          <w:p w14:paraId="5FCC005D" w14:textId="77777777" w:rsidR="009A2201" w:rsidRPr="002E2661" w:rsidRDefault="009A2201" w:rsidP="008F3139">
            <w:pPr>
              <w:shd w:val="clear" w:color="auto" w:fill="FFFFFF"/>
              <w:spacing w:line="360" w:lineRule="auto"/>
              <w:rPr>
                <w:noProof w:val="0"/>
                <w:sz w:val="24"/>
              </w:rPr>
            </w:pPr>
            <w:r w:rsidRPr="002E2661">
              <w:rPr>
                <w:noProof w:val="0"/>
                <w:sz w:val="24"/>
              </w:rPr>
              <w:t>Агулов М.А.</w:t>
            </w:r>
          </w:p>
        </w:tc>
        <w:tc>
          <w:tcPr>
            <w:tcW w:w="1701" w:type="dxa"/>
            <w:shd w:val="clear" w:color="auto" w:fill="auto"/>
          </w:tcPr>
          <w:p w14:paraId="3036E726" w14:textId="77777777" w:rsidR="009A2201" w:rsidRPr="002E2661" w:rsidRDefault="009A2201" w:rsidP="009A2201">
            <w:pPr>
              <w:shd w:val="clear" w:color="auto" w:fill="FFFFFF"/>
              <w:spacing w:line="360" w:lineRule="auto"/>
              <w:jc w:val="both"/>
              <w:rPr>
                <w:noProof w:val="0"/>
                <w:sz w:val="24"/>
                <w:szCs w:val="24"/>
              </w:rPr>
            </w:pPr>
          </w:p>
        </w:tc>
        <w:tc>
          <w:tcPr>
            <w:tcW w:w="1559" w:type="dxa"/>
            <w:shd w:val="clear" w:color="auto" w:fill="auto"/>
          </w:tcPr>
          <w:p w14:paraId="454E5DD8" w14:textId="77777777" w:rsidR="009A2201" w:rsidRPr="002E2661" w:rsidRDefault="009A2201" w:rsidP="009A2201">
            <w:pPr>
              <w:shd w:val="clear" w:color="auto" w:fill="FFFFFF"/>
              <w:spacing w:line="360" w:lineRule="auto"/>
              <w:jc w:val="both"/>
              <w:rPr>
                <w:noProof w:val="0"/>
                <w:sz w:val="24"/>
                <w:szCs w:val="24"/>
              </w:rPr>
            </w:pPr>
            <w:r w:rsidRPr="002E2661">
              <w:rPr>
                <w:noProof w:val="0"/>
                <w:sz w:val="24"/>
              </w:rPr>
              <w:t>Создание документа</w:t>
            </w:r>
          </w:p>
        </w:tc>
      </w:tr>
      <w:tr w:rsidR="00ED24E8" w:rsidRPr="002E2661" w14:paraId="1085D9E2" w14:textId="77777777" w:rsidTr="007B033E">
        <w:trPr>
          <w:trHeight w:val="454"/>
          <w:jc w:val="center"/>
        </w:trPr>
        <w:tc>
          <w:tcPr>
            <w:tcW w:w="511" w:type="dxa"/>
            <w:shd w:val="clear" w:color="auto" w:fill="auto"/>
          </w:tcPr>
          <w:p w14:paraId="57179B9D" w14:textId="77777777" w:rsidR="00ED24E8" w:rsidRPr="002E2661" w:rsidRDefault="00013CCC" w:rsidP="003B0CDE">
            <w:pPr>
              <w:shd w:val="clear" w:color="auto" w:fill="FFFFFF"/>
              <w:spacing w:line="360" w:lineRule="auto"/>
              <w:jc w:val="both"/>
              <w:rPr>
                <w:noProof w:val="0"/>
                <w:sz w:val="24"/>
                <w:szCs w:val="24"/>
              </w:rPr>
            </w:pPr>
            <w:r w:rsidRPr="002E2661">
              <w:rPr>
                <w:noProof w:val="0"/>
                <w:sz w:val="24"/>
                <w:szCs w:val="24"/>
              </w:rPr>
              <w:t>2</w:t>
            </w:r>
          </w:p>
        </w:tc>
        <w:tc>
          <w:tcPr>
            <w:tcW w:w="1298" w:type="dxa"/>
            <w:shd w:val="clear" w:color="auto" w:fill="auto"/>
          </w:tcPr>
          <w:p w14:paraId="3FB9C1B5" w14:textId="77777777" w:rsidR="00ED24E8" w:rsidRPr="002E2661" w:rsidRDefault="00ED24E8" w:rsidP="003B0CDE">
            <w:pPr>
              <w:shd w:val="clear" w:color="auto" w:fill="FFFFFF"/>
              <w:spacing w:line="360" w:lineRule="auto"/>
              <w:jc w:val="both"/>
              <w:rPr>
                <w:noProof w:val="0"/>
                <w:sz w:val="24"/>
                <w:szCs w:val="24"/>
              </w:rPr>
            </w:pPr>
          </w:p>
        </w:tc>
        <w:tc>
          <w:tcPr>
            <w:tcW w:w="851" w:type="dxa"/>
            <w:shd w:val="clear" w:color="auto" w:fill="auto"/>
          </w:tcPr>
          <w:p w14:paraId="54491744" w14:textId="1329740B" w:rsidR="00ED24E8" w:rsidRPr="002E2661" w:rsidRDefault="00ED24E8" w:rsidP="003B0CDE">
            <w:pPr>
              <w:shd w:val="clear" w:color="auto" w:fill="FFFFFF"/>
              <w:spacing w:line="360" w:lineRule="auto"/>
              <w:jc w:val="center"/>
              <w:rPr>
                <w:noProof w:val="0"/>
                <w:sz w:val="24"/>
                <w:szCs w:val="24"/>
              </w:rPr>
            </w:pPr>
          </w:p>
        </w:tc>
        <w:tc>
          <w:tcPr>
            <w:tcW w:w="1559" w:type="dxa"/>
            <w:shd w:val="clear" w:color="auto" w:fill="auto"/>
          </w:tcPr>
          <w:p w14:paraId="130E75BB" w14:textId="77777777" w:rsidR="00ED24E8" w:rsidRPr="002E2661" w:rsidRDefault="00ED24E8" w:rsidP="003B0CDE">
            <w:pPr>
              <w:shd w:val="clear" w:color="auto" w:fill="FFFFFF"/>
              <w:spacing w:line="360" w:lineRule="auto"/>
              <w:jc w:val="both"/>
              <w:rPr>
                <w:noProof w:val="0"/>
                <w:sz w:val="24"/>
                <w:szCs w:val="24"/>
              </w:rPr>
            </w:pPr>
          </w:p>
        </w:tc>
        <w:tc>
          <w:tcPr>
            <w:tcW w:w="1985" w:type="dxa"/>
            <w:shd w:val="clear" w:color="auto" w:fill="auto"/>
          </w:tcPr>
          <w:p w14:paraId="2CC73B3C" w14:textId="77777777" w:rsidR="00ED24E8" w:rsidRPr="002E2661" w:rsidRDefault="00ED24E8" w:rsidP="003B0CDE">
            <w:pPr>
              <w:shd w:val="clear" w:color="auto" w:fill="FFFFFF"/>
              <w:spacing w:line="360" w:lineRule="auto"/>
              <w:jc w:val="both"/>
              <w:rPr>
                <w:noProof w:val="0"/>
                <w:sz w:val="24"/>
                <w:szCs w:val="24"/>
              </w:rPr>
            </w:pPr>
          </w:p>
        </w:tc>
        <w:tc>
          <w:tcPr>
            <w:tcW w:w="1701" w:type="dxa"/>
            <w:shd w:val="clear" w:color="auto" w:fill="auto"/>
          </w:tcPr>
          <w:p w14:paraId="72383E64" w14:textId="77777777" w:rsidR="00ED24E8" w:rsidRPr="002E2661" w:rsidRDefault="00ED24E8" w:rsidP="003B0CDE">
            <w:pPr>
              <w:shd w:val="clear" w:color="auto" w:fill="FFFFFF"/>
              <w:spacing w:line="360" w:lineRule="auto"/>
              <w:jc w:val="both"/>
              <w:rPr>
                <w:noProof w:val="0"/>
                <w:sz w:val="24"/>
                <w:szCs w:val="24"/>
              </w:rPr>
            </w:pPr>
          </w:p>
        </w:tc>
        <w:tc>
          <w:tcPr>
            <w:tcW w:w="1559" w:type="dxa"/>
            <w:shd w:val="clear" w:color="auto" w:fill="auto"/>
          </w:tcPr>
          <w:p w14:paraId="72BE7B1C" w14:textId="77777777" w:rsidR="00ED24E8" w:rsidRPr="002E2661" w:rsidRDefault="00ED24E8" w:rsidP="003B0CDE">
            <w:pPr>
              <w:shd w:val="clear" w:color="auto" w:fill="FFFFFF"/>
              <w:spacing w:line="360" w:lineRule="auto"/>
              <w:jc w:val="both"/>
              <w:rPr>
                <w:noProof w:val="0"/>
                <w:sz w:val="24"/>
                <w:szCs w:val="24"/>
              </w:rPr>
            </w:pPr>
          </w:p>
        </w:tc>
      </w:tr>
      <w:bookmarkEnd w:id="4"/>
    </w:tbl>
    <w:p w14:paraId="7A047E8D" w14:textId="77777777" w:rsidR="00ED24E8" w:rsidRPr="002E2661" w:rsidRDefault="00ED24E8">
      <w:pPr>
        <w:rPr>
          <w:b/>
          <w:noProof w:val="0"/>
          <w:szCs w:val="28"/>
          <w:lang w:eastAsia="en-US"/>
        </w:rPr>
      </w:pPr>
      <w:r w:rsidRPr="002E2661">
        <w:rPr>
          <w:b/>
          <w:noProof w:val="0"/>
          <w:szCs w:val="28"/>
          <w:lang w:eastAsia="en-US"/>
        </w:rPr>
        <w:br w:type="page"/>
      </w:r>
    </w:p>
    <w:p w14:paraId="1977E40E" w14:textId="77777777" w:rsidR="00687AFB" w:rsidRPr="002E2661" w:rsidRDefault="00687AFB" w:rsidP="002557C7">
      <w:pPr>
        <w:spacing w:line="480" w:lineRule="auto"/>
        <w:ind w:right="-1"/>
        <w:jc w:val="center"/>
        <w:rPr>
          <w:b/>
          <w:noProof w:val="0"/>
          <w:szCs w:val="28"/>
          <w:lang w:eastAsia="en-US"/>
        </w:rPr>
      </w:pPr>
      <w:r w:rsidRPr="002E2661">
        <w:rPr>
          <w:b/>
          <w:noProof w:val="0"/>
          <w:szCs w:val="28"/>
          <w:lang w:eastAsia="en-US"/>
        </w:rPr>
        <w:lastRenderedPageBreak/>
        <w:t>Содержание</w:t>
      </w:r>
    </w:p>
    <w:p w14:paraId="77D68AE7" w14:textId="7A50EABD" w:rsidR="00052AF0" w:rsidRPr="002E2661" w:rsidRDefault="0019465E">
      <w:pPr>
        <w:pStyle w:val="19"/>
        <w:rPr>
          <w:rFonts w:asciiTheme="minorHAnsi" w:eastAsiaTheme="minorEastAsia" w:hAnsiTheme="minorHAnsi" w:cstheme="minorBidi"/>
          <w:bCs w:val="0"/>
          <w:noProof/>
          <w:sz w:val="22"/>
          <w:szCs w:val="22"/>
        </w:rPr>
      </w:pPr>
      <w:r w:rsidRPr="002E2661">
        <w:rPr>
          <w:rFonts w:ascii="Calibri" w:hAnsi="Calibri"/>
          <w:b/>
          <w:i/>
          <w:iCs/>
          <w:sz w:val="20"/>
        </w:rPr>
        <w:fldChar w:fldCharType="begin"/>
      </w:r>
      <w:r w:rsidR="005A79AB" w:rsidRPr="002E2661">
        <w:rPr>
          <w:rFonts w:ascii="Calibri" w:hAnsi="Calibri"/>
          <w:b/>
          <w:i/>
          <w:iCs/>
          <w:sz w:val="20"/>
        </w:rPr>
        <w:instrText xml:space="preserve"> TOC \o "1-3" \h \z \u </w:instrText>
      </w:r>
      <w:r w:rsidRPr="002E2661">
        <w:rPr>
          <w:rFonts w:ascii="Calibri" w:hAnsi="Calibri"/>
          <w:b/>
          <w:i/>
          <w:iCs/>
          <w:sz w:val="20"/>
        </w:rPr>
        <w:fldChar w:fldCharType="separate"/>
      </w:r>
      <w:hyperlink w:anchor="_Toc50027324" w:history="1">
        <w:r w:rsidR="00052AF0" w:rsidRPr="002E2661">
          <w:rPr>
            <w:rStyle w:val="afff0"/>
            <w:noProof/>
          </w:rPr>
          <w:t>1</w:t>
        </w:r>
        <w:r w:rsidR="00052AF0" w:rsidRPr="002E2661">
          <w:rPr>
            <w:rFonts w:asciiTheme="minorHAnsi" w:eastAsiaTheme="minorEastAsia" w:hAnsiTheme="minorHAnsi" w:cstheme="minorBidi"/>
            <w:bCs w:val="0"/>
            <w:noProof/>
            <w:sz w:val="22"/>
            <w:szCs w:val="22"/>
          </w:rPr>
          <w:tab/>
        </w:r>
        <w:r w:rsidR="00052AF0" w:rsidRPr="002E2661">
          <w:rPr>
            <w:rStyle w:val="afff0"/>
            <w:noProof/>
          </w:rPr>
          <w:t>ВВЕДЕНИЕ</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_Toc50027324 \h </w:instrText>
        </w:r>
        <w:r w:rsidR="00052AF0" w:rsidRPr="002E2661">
          <w:rPr>
            <w:noProof/>
            <w:webHidden/>
          </w:rPr>
        </w:r>
        <w:r w:rsidR="00052AF0" w:rsidRPr="002E2661">
          <w:rPr>
            <w:noProof/>
            <w:webHidden/>
          </w:rPr>
          <w:fldChar w:fldCharType="separate"/>
        </w:r>
        <w:r w:rsidR="001432BC">
          <w:rPr>
            <w:noProof/>
            <w:webHidden/>
          </w:rPr>
          <w:t>5</w:t>
        </w:r>
        <w:r w:rsidR="00052AF0" w:rsidRPr="002E2661">
          <w:rPr>
            <w:noProof/>
            <w:webHidden/>
          </w:rPr>
          <w:fldChar w:fldCharType="end"/>
        </w:r>
      </w:hyperlink>
    </w:p>
    <w:p w14:paraId="7C9BB806" w14:textId="277DB658" w:rsidR="00052AF0" w:rsidRPr="002E2661" w:rsidRDefault="00B33E50">
      <w:pPr>
        <w:pStyle w:val="28"/>
        <w:rPr>
          <w:rFonts w:asciiTheme="minorHAnsi" w:eastAsiaTheme="minorEastAsia" w:hAnsiTheme="minorHAnsi" w:cstheme="minorBidi"/>
          <w:iCs w:val="0"/>
          <w:noProof/>
          <w:sz w:val="22"/>
          <w:szCs w:val="22"/>
        </w:rPr>
      </w:pPr>
      <w:hyperlink w:anchor="_Toc50027325" w:history="1">
        <w:r w:rsidR="00052AF0" w:rsidRPr="002E2661">
          <w:rPr>
            <w:rStyle w:val="afff0"/>
            <w:noProof/>
          </w:rPr>
          <w:t>1.1</w:t>
        </w:r>
        <w:r w:rsidR="00052AF0" w:rsidRPr="002E2661">
          <w:rPr>
            <w:rFonts w:asciiTheme="minorHAnsi" w:eastAsiaTheme="minorEastAsia" w:hAnsiTheme="minorHAnsi" w:cstheme="minorBidi"/>
            <w:iCs w:val="0"/>
            <w:noProof/>
            <w:sz w:val="22"/>
            <w:szCs w:val="22"/>
          </w:rPr>
          <w:tab/>
        </w:r>
        <w:r w:rsidR="00052AF0" w:rsidRPr="002E2661">
          <w:rPr>
            <w:rStyle w:val="afff0"/>
            <w:noProof/>
          </w:rPr>
          <w:t>Назначение документа</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_Toc50027325 \h </w:instrText>
        </w:r>
        <w:r w:rsidR="00052AF0" w:rsidRPr="002E2661">
          <w:rPr>
            <w:noProof/>
            <w:webHidden/>
          </w:rPr>
        </w:r>
        <w:r w:rsidR="00052AF0" w:rsidRPr="002E2661">
          <w:rPr>
            <w:noProof/>
            <w:webHidden/>
          </w:rPr>
          <w:fldChar w:fldCharType="separate"/>
        </w:r>
        <w:r w:rsidR="001432BC">
          <w:rPr>
            <w:noProof/>
            <w:webHidden/>
          </w:rPr>
          <w:t>5</w:t>
        </w:r>
        <w:r w:rsidR="00052AF0" w:rsidRPr="002E2661">
          <w:rPr>
            <w:noProof/>
            <w:webHidden/>
          </w:rPr>
          <w:fldChar w:fldCharType="end"/>
        </w:r>
      </w:hyperlink>
    </w:p>
    <w:p w14:paraId="7CEFC4F9" w14:textId="69A79D49" w:rsidR="00052AF0" w:rsidRPr="002E2661" w:rsidRDefault="00B33E50">
      <w:pPr>
        <w:pStyle w:val="28"/>
        <w:rPr>
          <w:rFonts w:asciiTheme="minorHAnsi" w:eastAsiaTheme="minorEastAsia" w:hAnsiTheme="minorHAnsi" w:cstheme="minorBidi"/>
          <w:iCs w:val="0"/>
          <w:noProof/>
          <w:sz w:val="22"/>
          <w:szCs w:val="22"/>
        </w:rPr>
      </w:pPr>
      <w:hyperlink w:anchor="_Toc50027326" w:history="1">
        <w:r w:rsidR="00052AF0" w:rsidRPr="002E2661">
          <w:rPr>
            <w:rStyle w:val="afff0"/>
            <w:noProof/>
            <w:snapToGrid w:val="0"/>
          </w:rPr>
          <w:t>1.2</w:t>
        </w:r>
        <w:r w:rsidR="00052AF0" w:rsidRPr="002E2661">
          <w:rPr>
            <w:rFonts w:asciiTheme="minorHAnsi" w:eastAsiaTheme="minorEastAsia" w:hAnsiTheme="minorHAnsi" w:cstheme="minorBidi"/>
            <w:iCs w:val="0"/>
            <w:noProof/>
            <w:sz w:val="22"/>
            <w:szCs w:val="22"/>
          </w:rPr>
          <w:tab/>
        </w:r>
        <w:r w:rsidR="00052AF0" w:rsidRPr="002E2661">
          <w:rPr>
            <w:rStyle w:val="afff0"/>
            <w:noProof/>
          </w:rPr>
          <w:t>Термины, определения и сокращения</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_Toc50027326 \h </w:instrText>
        </w:r>
        <w:r w:rsidR="00052AF0" w:rsidRPr="002E2661">
          <w:rPr>
            <w:noProof/>
            <w:webHidden/>
          </w:rPr>
        </w:r>
        <w:r w:rsidR="00052AF0" w:rsidRPr="002E2661">
          <w:rPr>
            <w:noProof/>
            <w:webHidden/>
          </w:rPr>
          <w:fldChar w:fldCharType="separate"/>
        </w:r>
        <w:r w:rsidR="001432BC">
          <w:rPr>
            <w:noProof/>
            <w:webHidden/>
          </w:rPr>
          <w:t>5</w:t>
        </w:r>
        <w:r w:rsidR="00052AF0" w:rsidRPr="002E2661">
          <w:rPr>
            <w:noProof/>
            <w:webHidden/>
          </w:rPr>
          <w:fldChar w:fldCharType="end"/>
        </w:r>
      </w:hyperlink>
    </w:p>
    <w:p w14:paraId="15647BF8" w14:textId="559F4FA8" w:rsidR="00052AF0" w:rsidRPr="002E2661" w:rsidRDefault="00B33E50">
      <w:pPr>
        <w:pStyle w:val="28"/>
        <w:rPr>
          <w:rFonts w:asciiTheme="minorHAnsi" w:eastAsiaTheme="minorEastAsia" w:hAnsiTheme="minorHAnsi" w:cstheme="minorBidi"/>
          <w:iCs w:val="0"/>
          <w:noProof/>
          <w:sz w:val="22"/>
          <w:szCs w:val="22"/>
        </w:rPr>
      </w:pPr>
      <w:hyperlink w:anchor="_Toc50027327" w:history="1">
        <w:r w:rsidR="00052AF0" w:rsidRPr="002E2661">
          <w:rPr>
            <w:rStyle w:val="afff0"/>
            <w:noProof/>
          </w:rPr>
          <w:t>1.3</w:t>
        </w:r>
        <w:r w:rsidR="00052AF0" w:rsidRPr="002E2661">
          <w:rPr>
            <w:rFonts w:asciiTheme="minorHAnsi" w:eastAsiaTheme="minorEastAsia" w:hAnsiTheme="minorHAnsi" w:cstheme="minorBidi"/>
            <w:iCs w:val="0"/>
            <w:noProof/>
            <w:sz w:val="22"/>
            <w:szCs w:val="22"/>
          </w:rPr>
          <w:tab/>
        </w:r>
        <w:r w:rsidR="00052AF0" w:rsidRPr="002E2661">
          <w:rPr>
            <w:rStyle w:val="afff0"/>
            <w:noProof/>
          </w:rPr>
          <w:t>Рекомендации к ознакомлению</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_Toc50027327 \h </w:instrText>
        </w:r>
        <w:r w:rsidR="00052AF0" w:rsidRPr="002E2661">
          <w:rPr>
            <w:noProof/>
            <w:webHidden/>
          </w:rPr>
        </w:r>
        <w:r w:rsidR="00052AF0" w:rsidRPr="002E2661">
          <w:rPr>
            <w:noProof/>
            <w:webHidden/>
          </w:rPr>
          <w:fldChar w:fldCharType="separate"/>
        </w:r>
        <w:r w:rsidR="001432BC">
          <w:rPr>
            <w:noProof/>
            <w:webHidden/>
          </w:rPr>
          <w:t>6</w:t>
        </w:r>
        <w:r w:rsidR="00052AF0" w:rsidRPr="002E2661">
          <w:rPr>
            <w:noProof/>
            <w:webHidden/>
          </w:rPr>
          <w:fldChar w:fldCharType="end"/>
        </w:r>
      </w:hyperlink>
    </w:p>
    <w:p w14:paraId="4AF4A825" w14:textId="65D46B79" w:rsidR="00052AF0" w:rsidRPr="002E2661" w:rsidRDefault="00B33E50">
      <w:pPr>
        <w:pStyle w:val="28"/>
        <w:rPr>
          <w:rFonts w:asciiTheme="minorHAnsi" w:eastAsiaTheme="minorEastAsia" w:hAnsiTheme="minorHAnsi" w:cstheme="minorBidi"/>
          <w:iCs w:val="0"/>
          <w:noProof/>
          <w:sz w:val="22"/>
          <w:szCs w:val="22"/>
        </w:rPr>
      </w:pPr>
      <w:hyperlink w:anchor="_Toc50027328" w:history="1">
        <w:r w:rsidR="00052AF0" w:rsidRPr="002E2661">
          <w:rPr>
            <w:rStyle w:val="afff0"/>
            <w:noProof/>
          </w:rPr>
          <w:t>1.4</w:t>
        </w:r>
        <w:r w:rsidR="00052AF0" w:rsidRPr="002E2661">
          <w:rPr>
            <w:rFonts w:asciiTheme="minorHAnsi" w:eastAsiaTheme="minorEastAsia" w:hAnsiTheme="minorHAnsi" w:cstheme="minorBidi"/>
            <w:iCs w:val="0"/>
            <w:noProof/>
            <w:sz w:val="22"/>
            <w:szCs w:val="22"/>
          </w:rPr>
          <w:tab/>
        </w:r>
        <w:r w:rsidR="00052AF0" w:rsidRPr="002E2661">
          <w:rPr>
            <w:rStyle w:val="afff0"/>
            <w:noProof/>
          </w:rPr>
          <w:t>Ссылки на другие документы</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_Toc50027328 \h </w:instrText>
        </w:r>
        <w:r w:rsidR="00052AF0" w:rsidRPr="002E2661">
          <w:rPr>
            <w:noProof/>
            <w:webHidden/>
          </w:rPr>
        </w:r>
        <w:r w:rsidR="00052AF0" w:rsidRPr="002E2661">
          <w:rPr>
            <w:noProof/>
            <w:webHidden/>
          </w:rPr>
          <w:fldChar w:fldCharType="separate"/>
        </w:r>
        <w:r w:rsidR="001432BC">
          <w:rPr>
            <w:noProof/>
            <w:webHidden/>
          </w:rPr>
          <w:t>6</w:t>
        </w:r>
        <w:r w:rsidR="00052AF0" w:rsidRPr="002E2661">
          <w:rPr>
            <w:noProof/>
            <w:webHidden/>
          </w:rPr>
          <w:fldChar w:fldCharType="end"/>
        </w:r>
      </w:hyperlink>
    </w:p>
    <w:p w14:paraId="26E35F1F" w14:textId="2F3E1EB1" w:rsidR="00052AF0" w:rsidRPr="002E2661" w:rsidRDefault="00B33E50">
      <w:pPr>
        <w:pStyle w:val="19"/>
        <w:rPr>
          <w:rFonts w:asciiTheme="minorHAnsi" w:eastAsiaTheme="minorEastAsia" w:hAnsiTheme="minorHAnsi" w:cstheme="minorBidi"/>
          <w:bCs w:val="0"/>
          <w:noProof/>
          <w:sz w:val="22"/>
          <w:szCs w:val="22"/>
        </w:rPr>
      </w:pPr>
      <w:hyperlink w:anchor="_Toc50027329" w:history="1">
        <w:r w:rsidR="00052AF0" w:rsidRPr="002E2661">
          <w:rPr>
            <w:rStyle w:val="afff0"/>
            <w:noProof/>
          </w:rPr>
          <w:t>2</w:t>
        </w:r>
        <w:r w:rsidR="00052AF0" w:rsidRPr="002E2661">
          <w:rPr>
            <w:rFonts w:asciiTheme="minorHAnsi" w:eastAsiaTheme="minorEastAsia" w:hAnsiTheme="minorHAnsi" w:cstheme="minorBidi"/>
            <w:bCs w:val="0"/>
            <w:noProof/>
            <w:sz w:val="22"/>
            <w:szCs w:val="22"/>
          </w:rPr>
          <w:tab/>
        </w:r>
        <w:r w:rsidR="00052AF0" w:rsidRPr="002E2661">
          <w:rPr>
            <w:rStyle w:val="afff0"/>
            <w:noProof/>
          </w:rPr>
          <w:t>ОПИСАНИЕ СРЕДЫ РАЗРАБОТКИ</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_Toc50027329 \h </w:instrText>
        </w:r>
        <w:r w:rsidR="00052AF0" w:rsidRPr="002E2661">
          <w:rPr>
            <w:noProof/>
            <w:webHidden/>
          </w:rPr>
        </w:r>
        <w:r w:rsidR="00052AF0" w:rsidRPr="002E2661">
          <w:rPr>
            <w:noProof/>
            <w:webHidden/>
          </w:rPr>
          <w:fldChar w:fldCharType="separate"/>
        </w:r>
        <w:r w:rsidR="001432BC">
          <w:rPr>
            <w:noProof/>
            <w:webHidden/>
          </w:rPr>
          <w:t>8</w:t>
        </w:r>
        <w:r w:rsidR="00052AF0" w:rsidRPr="002E2661">
          <w:rPr>
            <w:noProof/>
            <w:webHidden/>
          </w:rPr>
          <w:fldChar w:fldCharType="end"/>
        </w:r>
      </w:hyperlink>
    </w:p>
    <w:p w14:paraId="7BC4ED44" w14:textId="221957F7" w:rsidR="00052AF0" w:rsidRPr="002E2661" w:rsidRDefault="00B33E50">
      <w:pPr>
        <w:pStyle w:val="19"/>
        <w:rPr>
          <w:rFonts w:asciiTheme="minorHAnsi" w:eastAsiaTheme="minorEastAsia" w:hAnsiTheme="minorHAnsi" w:cstheme="minorBidi"/>
          <w:bCs w:val="0"/>
          <w:noProof/>
          <w:sz w:val="22"/>
          <w:szCs w:val="22"/>
        </w:rPr>
      </w:pPr>
      <w:hyperlink w:anchor="_Toc50027330" w:history="1">
        <w:r w:rsidR="00052AF0" w:rsidRPr="002E2661">
          <w:rPr>
            <w:rStyle w:val="afff0"/>
            <w:noProof/>
          </w:rPr>
          <w:t>3</w:t>
        </w:r>
        <w:r w:rsidR="00052AF0" w:rsidRPr="002E2661">
          <w:rPr>
            <w:rFonts w:asciiTheme="minorHAnsi" w:eastAsiaTheme="minorEastAsia" w:hAnsiTheme="minorHAnsi" w:cstheme="minorBidi"/>
            <w:bCs w:val="0"/>
            <w:noProof/>
            <w:sz w:val="22"/>
            <w:szCs w:val="22"/>
          </w:rPr>
          <w:tab/>
        </w:r>
        <w:r w:rsidR="00052AF0" w:rsidRPr="002E2661">
          <w:rPr>
            <w:rStyle w:val="afff0"/>
            <w:noProof/>
          </w:rPr>
          <w:t>ФУНКЦИОНАЛЬНОЕ НАЗНАЧЕНИЕ ПРОГРАММНОГО ОБЕСПЕЧЕНИЯ</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_Toc50027330 \h </w:instrText>
        </w:r>
        <w:r w:rsidR="00052AF0" w:rsidRPr="002E2661">
          <w:rPr>
            <w:noProof/>
            <w:webHidden/>
          </w:rPr>
        </w:r>
        <w:r w:rsidR="00052AF0" w:rsidRPr="002E2661">
          <w:rPr>
            <w:noProof/>
            <w:webHidden/>
          </w:rPr>
          <w:fldChar w:fldCharType="separate"/>
        </w:r>
        <w:r w:rsidR="001432BC">
          <w:rPr>
            <w:noProof/>
            <w:webHidden/>
          </w:rPr>
          <w:t>9</w:t>
        </w:r>
        <w:r w:rsidR="00052AF0" w:rsidRPr="002E2661">
          <w:rPr>
            <w:noProof/>
            <w:webHidden/>
          </w:rPr>
          <w:fldChar w:fldCharType="end"/>
        </w:r>
      </w:hyperlink>
    </w:p>
    <w:p w14:paraId="4CCF5512" w14:textId="447C69C0" w:rsidR="00052AF0" w:rsidRPr="002E2661" w:rsidRDefault="00B33E50">
      <w:pPr>
        <w:pStyle w:val="19"/>
        <w:rPr>
          <w:rFonts w:asciiTheme="minorHAnsi" w:eastAsiaTheme="minorEastAsia" w:hAnsiTheme="minorHAnsi" w:cstheme="minorBidi"/>
          <w:bCs w:val="0"/>
          <w:noProof/>
          <w:sz w:val="22"/>
          <w:szCs w:val="22"/>
        </w:rPr>
      </w:pPr>
      <w:hyperlink w:anchor="_Toc50027331" w:history="1">
        <w:r w:rsidR="00052AF0" w:rsidRPr="002E2661">
          <w:rPr>
            <w:rStyle w:val="afff0"/>
            <w:noProof/>
          </w:rPr>
          <w:t>4</w:t>
        </w:r>
        <w:r w:rsidR="00052AF0" w:rsidRPr="002E2661">
          <w:rPr>
            <w:rFonts w:asciiTheme="minorHAnsi" w:eastAsiaTheme="minorEastAsia" w:hAnsiTheme="minorHAnsi" w:cstheme="minorBidi"/>
            <w:bCs w:val="0"/>
            <w:noProof/>
            <w:sz w:val="22"/>
            <w:szCs w:val="22"/>
          </w:rPr>
          <w:tab/>
        </w:r>
        <w:r w:rsidR="00052AF0" w:rsidRPr="002E2661">
          <w:rPr>
            <w:rStyle w:val="afff0"/>
            <w:noProof/>
          </w:rPr>
          <w:t>ТРЕБОВАНИЯ К РЕАЛИЗАЦИИ КОМПОНЕНТОВ</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_Toc50027331 \h </w:instrText>
        </w:r>
        <w:r w:rsidR="00052AF0" w:rsidRPr="002E2661">
          <w:rPr>
            <w:noProof/>
            <w:webHidden/>
          </w:rPr>
        </w:r>
        <w:r w:rsidR="00052AF0" w:rsidRPr="002E2661">
          <w:rPr>
            <w:noProof/>
            <w:webHidden/>
          </w:rPr>
          <w:fldChar w:fldCharType="separate"/>
        </w:r>
        <w:r w:rsidR="001432BC">
          <w:rPr>
            <w:noProof/>
            <w:webHidden/>
          </w:rPr>
          <w:t>10</w:t>
        </w:r>
        <w:r w:rsidR="00052AF0" w:rsidRPr="002E2661">
          <w:rPr>
            <w:noProof/>
            <w:webHidden/>
          </w:rPr>
          <w:fldChar w:fldCharType="end"/>
        </w:r>
      </w:hyperlink>
    </w:p>
    <w:p w14:paraId="48FF67AF" w14:textId="1BBC75CA" w:rsidR="00052AF0" w:rsidRPr="002E2661" w:rsidRDefault="00B33E50">
      <w:pPr>
        <w:pStyle w:val="28"/>
        <w:rPr>
          <w:rFonts w:asciiTheme="minorHAnsi" w:eastAsiaTheme="minorEastAsia" w:hAnsiTheme="minorHAnsi" w:cstheme="minorBidi"/>
          <w:iCs w:val="0"/>
          <w:noProof/>
          <w:sz w:val="22"/>
          <w:szCs w:val="22"/>
        </w:rPr>
      </w:pPr>
      <w:hyperlink w:anchor="_Toc50027332" w:history="1">
        <w:r w:rsidR="00052AF0" w:rsidRPr="002E2661">
          <w:rPr>
            <w:rStyle w:val="afff0"/>
            <w:noProof/>
          </w:rPr>
          <w:t>4.1</w:t>
        </w:r>
        <w:r w:rsidR="00052AF0" w:rsidRPr="002E2661">
          <w:rPr>
            <w:rFonts w:asciiTheme="minorHAnsi" w:eastAsiaTheme="minorEastAsia" w:hAnsiTheme="minorHAnsi" w:cstheme="minorBidi"/>
            <w:iCs w:val="0"/>
            <w:noProof/>
            <w:sz w:val="22"/>
            <w:szCs w:val="22"/>
          </w:rPr>
          <w:tab/>
        </w:r>
        <w:r w:rsidR="00052AF0" w:rsidRPr="002E2661">
          <w:rPr>
            <w:rStyle w:val="afff0"/>
            <w:noProof/>
          </w:rPr>
          <w:t>Уровень управления потоками и режимами</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_Toc50027332 \h </w:instrText>
        </w:r>
        <w:r w:rsidR="00052AF0" w:rsidRPr="002E2661">
          <w:rPr>
            <w:noProof/>
            <w:webHidden/>
          </w:rPr>
        </w:r>
        <w:r w:rsidR="00052AF0" w:rsidRPr="002E2661">
          <w:rPr>
            <w:noProof/>
            <w:webHidden/>
          </w:rPr>
          <w:fldChar w:fldCharType="separate"/>
        </w:r>
        <w:r w:rsidR="001432BC">
          <w:rPr>
            <w:noProof/>
            <w:webHidden/>
          </w:rPr>
          <w:t>10</w:t>
        </w:r>
        <w:r w:rsidR="00052AF0" w:rsidRPr="002E2661">
          <w:rPr>
            <w:noProof/>
            <w:webHidden/>
          </w:rPr>
          <w:fldChar w:fldCharType="end"/>
        </w:r>
      </w:hyperlink>
    </w:p>
    <w:p w14:paraId="09397DBE" w14:textId="12C412A0" w:rsidR="00052AF0" w:rsidRPr="002E2661" w:rsidRDefault="00B33E50" w:rsidP="00052AF0">
      <w:pPr>
        <w:pStyle w:val="35"/>
        <w:rPr>
          <w:rFonts w:asciiTheme="minorHAnsi" w:eastAsiaTheme="minorEastAsia" w:hAnsiTheme="minorHAnsi" w:cstheme="minorBidi"/>
          <w:sz w:val="22"/>
          <w:szCs w:val="22"/>
        </w:rPr>
      </w:pPr>
      <w:hyperlink w:anchor="_Toc50027333" w:history="1">
        <w:r w:rsidR="00052AF0" w:rsidRPr="002E2661">
          <w:rPr>
            <w:rStyle w:val="afff0"/>
          </w:rPr>
          <w:t>4.1.1</w:t>
        </w:r>
        <w:r w:rsidR="00052AF0" w:rsidRPr="002E2661">
          <w:rPr>
            <w:rFonts w:asciiTheme="minorHAnsi" w:eastAsiaTheme="minorEastAsia" w:hAnsiTheme="minorHAnsi" w:cstheme="minorBidi"/>
            <w:sz w:val="22"/>
            <w:szCs w:val="22"/>
          </w:rPr>
          <w:tab/>
        </w:r>
        <w:r w:rsidR="00052AF0" w:rsidRPr="002E2661">
          <w:rPr>
            <w:rStyle w:val="afff0"/>
          </w:rPr>
          <w:t>Компонент Main</w:t>
        </w:r>
        <w:r w:rsidR="00052AF0" w:rsidRPr="002E2661">
          <w:rPr>
            <w:webHidden/>
          </w:rPr>
          <w:tab/>
        </w:r>
        <w:r w:rsidR="00052AF0" w:rsidRPr="002E2661">
          <w:rPr>
            <w:webHidden/>
          </w:rPr>
          <w:fldChar w:fldCharType="begin"/>
        </w:r>
        <w:r w:rsidR="00052AF0" w:rsidRPr="002E2661">
          <w:rPr>
            <w:webHidden/>
          </w:rPr>
          <w:instrText xml:space="preserve"> PAGEREF _Toc50027333 \h </w:instrText>
        </w:r>
        <w:r w:rsidR="00052AF0" w:rsidRPr="002E2661">
          <w:rPr>
            <w:webHidden/>
          </w:rPr>
        </w:r>
        <w:r w:rsidR="00052AF0" w:rsidRPr="002E2661">
          <w:rPr>
            <w:webHidden/>
          </w:rPr>
          <w:fldChar w:fldCharType="separate"/>
        </w:r>
        <w:r w:rsidR="001432BC">
          <w:rPr>
            <w:webHidden/>
          </w:rPr>
          <w:t>10</w:t>
        </w:r>
        <w:r w:rsidR="00052AF0" w:rsidRPr="002E2661">
          <w:rPr>
            <w:webHidden/>
          </w:rPr>
          <w:fldChar w:fldCharType="end"/>
        </w:r>
      </w:hyperlink>
    </w:p>
    <w:p w14:paraId="7D999B57" w14:textId="570D01D6" w:rsidR="00052AF0" w:rsidRPr="002E2661" w:rsidRDefault="00B33E50">
      <w:pPr>
        <w:pStyle w:val="28"/>
        <w:rPr>
          <w:rFonts w:asciiTheme="minorHAnsi" w:eastAsiaTheme="minorEastAsia" w:hAnsiTheme="minorHAnsi" w:cstheme="minorBidi"/>
          <w:iCs w:val="0"/>
          <w:noProof/>
          <w:sz w:val="22"/>
          <w:szCs w:val="22"/>
        </w:rPr>
      </w:pPr>
      <w:hyperlink w:anchor="_Toc50027334" w:history="1">
        <w:r w:rsidR="00052AF0" w:rsidRPr="002E2661">
          <w:rPr>
            <w:rStyle w:val="afff0"/>
            <w:noProof/>
          </w:rPr>
          <w:t>4.2</w:t>
        </w:r>
        <w:r w:rsidR="00052AF0" w:rsidRPr="002E2661">
          <w:rPr>
            <w:rFonts w:asciiTheme="minorHAnsi" w:eastAsiaTheme="minorEastAsia" w:hAnsiTheme="minorHAnsi" w:cstheme="minorBidi"/>
            <w:iCs w:val="0"/>
            <w:noProof/>
            <w:sz w:val="22"/>
            <w:szCs w:val="22"/>
          </w:rPr>
          <w:tab/>
        </w:r>
        <w:r w:rsidR="00052AF0" w:rsidRPr="002E2661">
          <w:rPr>
            <w:rStyle w:val="afff0"/>
            <w:noProof/>
          </w:rPr>
          <w:t>Уровень режимов</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_Toc50027334 \h </w:instrText>
        </w:r>
        <w:r w:rsidR="00052AF0" w:rsidRPr="002E2661">
          <w:rPr>
            <w:noProof/>
            <w:webHidden/>
          </w:rPr>
        </w:r>
        <w:r w:rsidR="00052AF0" w:rsidRPr="002E2661">
          <w:rPr>
            <w:noProof/>
            <w:webHidden/>
          </w:rPr>
          <w:fldChar w:fldCharType="separate"/>
        </w:r>
        <w:r w:rsidR="001432BC">
          <w:rPr>
            <w:noProof/>
            <w:webHidden/>
          </w:rPr>
          <w:t>27</w:t>
        </w:r>
        <w:r w:rsidR="00052AF0" w:rsidRPr="002E2661">
          <w:rPr>
            <w:noProof/>
            <w:webHidden/>
          </w:rPr>
          <w:fldChar w:fldCharType="end"/>
        </w:r>
      </w:hyperlink>
    </w:p>
    <w:p w14:paraId="08E95717" w14:textId="59B631DD" w:rsidR="00052AF0" w:rsidRPr="002E2661" w:rsidRDefault="00B33E50" w:rsidP="00052AF0">
      <w:pPr>
        <w:pStyle w:val="35"/>
        <w:rPr>
          <w:rFonts w:asciiTheme="minorHAnsi" w:eastAsiaTheme="minorEastAsia" w:hAnsiTheme="minorHAnsi" w:cstheme="minorBidi"/>
          <w:sz w:val="22"/>
          <w:szCs w:val="22"/>
        </w:rPr>
      </w:pPr>
      <w:hyperlink w:anchor="_Toc50027335" w:history="1">
        <w:r w:rsidR="00052AF0" w:rsidRPr="002E2661">
          <w:rPr>
            <w:rStyle w:val="afff0"/>
          </w:rPr>
          <w:t>4.2.1</w:t>
        </w:r>
        <w:r w:rsidR="00052AF0" w:rsidRPr="002E2661">
          <w:rPr>
            <w:rFonts w:asciiTheme="minorHAnsi" w:eastAsiaTheme="minorEastAsia" w:hAnsiTheme="minorHAnsi" w:cstheme="minorBidi"/>
            <w:sz w:val="22"/>
            <w:szCs w:val="22"/>
          </w:rPr>
          <w:tab/>
        </w:r>
        <w:r w:rsidR="00052AF0" w:rsidRPr="002E2661">
          <w:rPr>
            <w:rStyle w:val="afff0"/>
          </w:rPr>
          <w:t>Компонент Fsm</w:t>
        </w:r>
        <w:r w:rsidR="00052AF0" w:rsidRPr="002E2661">
          <w:rPr>
            <w:webHidden/>
          </w:rPr>
          <w:tab/>
        </w:r>
        <w:r w:rsidR="00052AF0" w:rsidRPr="002E2661">
          <w:rPr>
            <w:webHidden/>
          </w:rPr>
          <w:fldChar w:fldCharType="begin"/>
        </w:r>
        <w:r w:rsidR="00052AF0" w:rsidRPr="002E2661">
          <w:rPr>
            <w:webHidden/>
          </w:rPr>
          <w:instrText xml:space="preserve"> PAGEREF _Toc50027335 \h </w:instrText>
        </w:r>
        <w:r w:rsidR="00052AF0" w:rsidRPr="002E2661">
          <w:rPr>
            <w:webHidden/>
          </w:rPr>
        </w:r>
        <w:r w:rsidR="00052AF0" w:rsidRPr="002E2661">
          <w:rPr>
            <w:webHidden/>
          </w:rPr>
          <w:fldChar w:fldCharType="separate"/>
        </w:r>
        <w:r w:rsidR="001432BC">
          <w:rPr>
            <w:webHidden/>
          </w:rPr>
          <w:t>27</w:t>
        </w:r>
        <w:r w:rsidR="00052AF0" w:rsidRPr="002E2661">
          <w:rPr>
            <w:webHidden/>
          </w:rPr>
          <w:fldChar w:fldCharType="end"/>
        </w:r>
      </w:hyperlink>
    </w:p>
    <w:p w14:paraId="7ABEB1D8" w14:textId="5351BA4F" w:rsidR="00052AF0" w:rsidRPr="002E2661" w:rsidRDefault="00B33E50" w:rsidP="00052AF0">
      <w:pPr>
        <w:pStyle w:val="35"/>
        <w:rPr>
          <w:rFonts w:asciiTheme="minorHAnsi" w:eastAsiaTheme="minorEastAsia" w:hAnsiTheme="minorHAnsi" w:cstheme="minorBidi"/>
          <w:sz w:val="22"/>
          <w:szCs w:val="22"/>
        </w:rPr>
      </w:pPr>
      <w:hyperlink w:anchor="_Toc50027336" w:history="1">
        <w:r w:rsidR="00052AF0" w:rsidRPr="002E2661">
          <w:rPr>
            <w:rStyle w:val="afff0"/>
          </w:rPr>
          <w:t>4.2.2</w:t>
        </w:r>
        <w:r w:rsidR="00052AF0" w:rsidRPr="002E2661">
          <w:rPr>
            <w:rFonts w:asciiTheme="minorHAnsi" w:eastAsiaTheme="minorEastAsia" w:hAnsiTheme="minorHAnsi" w:cstheme="minorBidi"/>
            <w:sz w:val="22"/>
            <w:szCs w:val="22"/>
          </w:rPr>
          <w:tab/>
        </w:r>
        <w:r w:rsidR="00052AF0" w:rsidRPr="002E2661">
          <w:rPr>
            <w:rStyle w:val="afff0"/>
          </w:rPr>
          <w:t>Компонент FsmStates</w:t>
        </w:r>
        <w:r w:rsidR="00052AF0" w:rsidRPr="002E2661">
          <w:rPr>
            <w:webHidden/>
          </w:rPr>
          <w:tab/>
        </w:r>
        <w:r w:rsidR="00052AF0" w:rsidRPr="002E2661">
          <w:rPr>
            <w:webHidden/>
          </w:rPr>
          <w:fldChar w:fldCharType="begin"/>
        </w:r>
        <w:r w:rsidR="00052AF0" w:rsidRPr="002E2661">
          <w:rPr>
            <w:webHidden/>
          </w:rPr>
          <w:instrText xml:space="preserve"> PAGEREF _Toc50027336 \h </w:instrText>
        </w:r>
        <w:r w:rsidR="00052AF0" w:rsidRPr="002E2661">
          <w:rPr>
            <w:webHidden/>
          </w:rPr>
        </w:r>
        <w:r w:rsidR="00052AF0" w:rsidRPr="002E2661">
          <w:rPr>
            <w:webHidden/>
          </w:rPr>
          <w:fldChar w:fldCharType="separate"/>
        </w:r>
        <w:r w:rsidR="001432BC">
          <w:rPr>
            <w:webHidden/>
          </w:rPr>
          <w:t>30</w:t>
        </w:r>
        <w:r w:rsidR="00052AF0" w:rsidRPr="002E2661">
          <w:rPr>
            <w:webHidden/>
          </w:rPr>
          <w:fldChar w:fldCharType="end"/>
        </w:r>
      </w:hyperlink>
    </w:p>
    <w:p w14:paraId="00B996EC" w14:textId="239706BD" w:rsidR="00052AF0" w:rsidRPr="002E2661" w:rsidRDefault="00B33E50">
      <w:pPr>
        <w:pStyle w:val="28"/>
        <w:rPr>
          <w:rFonts w:asciiTheme="minorHAnsi" w:eastAsiaTheme="minorEastAsia" w:hAnsiTheme="minorHAnsi" w:cstheme="minorBidi"/>
          <w:iCs w:val="0"/>
          <w:noProof/>
          <w:sz w:val="22"/>
          <w:szCs w:val="22"/>
        </w:rPr>
      </w:pPr>
      <w:hyperlink w:anchor="_Toc50027337" w:history="1">
        <w:r w:rsidR="00052AF0" w:rsidRPr="002E2661">
          <w:rPr>
            <w:rStyle w:val="afff0"/>
            <w:noProof/>
          </w:rPr>
          <w:t>4.3</w:t>
        </w:r>
        <w:r w:rsidR="00052AF0" w:rsidRPr="002E2661">
          <w:rPr>
            <w:rFonts w:asciiTheme="minorHAnsi" w:eastAsiaTheme="minorEastAsia" w:hAnsiTheme="minorHAnsi" w:cstheme="minorBidi"/>
            <w:iCs w:val="0"/>
            <w:noProof/>
            <w:sz w:val="22"/>
            <w:szCs w:val="22"/>
          </w:rPr>
          <w:tab/>
        </w:r>
        <w:r w:rsidR="00052AF0" w:rsidRPr="002E2661">
          <w:rPr>
            <w:rStyle w:val="afff0"/>
            <w:noProof/>
          </w:rPr>
          <w:t>Уровень компонентов</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_Toc50027337 \h </w:instrText>
        </w:r>
        <w:r w:rsidR="00052AF0" w:rsidRPr="002E2661">
          <w:rPr>
            <w:noProof/>
            <w:webHidden/>
          </w:rPr>
        </w:r>
        <w:r w:rsidR="00052AF0" w:rsidRPr="002E2661">
          <w:rPr>
            <w:noProof/>
            <w:webHidden/>
          </w:rPr>
          <w:fldChar w:fldCharType="separate"/>
        </w:r>
        <w:r w:rsidR="001432BC">
          <w:rPr>
            <w:noProof/>
            <w:webHidden/>
          </w:rPr>
          <w:t>40</w:t>
        </w:r>
        <w:r w:rsidR="00052AF0" w:rsidRPr="002E2661">
          <w:rPr>
            <w:noProof/>
            <w:webHidden/>
          </w:rPr>
          <w:fldChar w:fldCharType="end"/>
        </w:r>
      </w:hyperlink>
    </w:p>
    <w:p w14:paraId="6ADF7B21" w14:textId="7F120F84" w:rsidR="00052AF0" w:rsidRPr="002E2661" w:rsidRDefault="00B33E50" w:rsidP="00052AF0">
      <w:pPr>
        <w:pStyle w:val="35"/>
        <w:rPr>
          <w:rFonts w:asciiTheme="minorHAnsi" w:eastAsiaTheme="minorEastAsia" w:hAnsiTheme="minorHAnsi" w:cstheme="minorBidi"/>
          <w:sz w:val="22"/>
          <w:szCs w:val="22"/>
        </w:rPr>
      </w:pPr>
      <w:hyperlink w:anchor="_Toc50027338" w:history="1">
        <w:r w:rsidR="00052AF0" w:rsidRPr="002E2661">
          <w:rPr>
            <w:rStyle w:val="afff0"/>
          </w:rPr>
          <w:t>4.3.1</w:t>
        </w:r>
        <w:r w:rsidR="00052AF0" w:rsidRPr="002E2661">
          <w:rPr>
            <w:rFonts w:asciiTheme="minorHAnsi" w:eastAsiaTheme="minorEastAsia" w:hAnsiTheme="minorHAnsi" w:cstheme="minorBidi"/>
            <w:sz w:val="22"/>
            <w:szCs w:val="22"/>
          </w:rPr>
          <w:tab/>
        </w:r>
        <w:r w:rsidR="00052AF0" w:rsidRPr="002E2661">
          <w:rPr>
            <w:rStyle w:val="afff0"/>
          </w:rPr>
          <w:t>Компонент ActivityManager</w:t>
        </w:r>
        <w:r w:rsidR="00052AF0" w:rsidRPr="002E2661">
          <w:rPr>
            <w:webHidden/>
          </w:rPr>
          <w:tab/>
        </w:r>
        <w:r w:rsidR="00052AF0" w:rsidRPr="002E2661">
          <w:rPr>
            <w:webHidden/>
          </w:rPr>
          <w:fldChar w:fldCharType="begin"/>
        </w:r>
        <w:r w:rsidR="00052AF0" w:rsidRPr="002E2661">
          <w:rPr>
            <w:webHidden/>
          </w:rPr>
          <w:instrText xml:space="preserve"> PAGEREF _Toc50027338 \h </w:instrText>
        </w:r>
        <w:r w:rsidR="00052AF0" w:rsidRPr="002E2661">
          <w:rPr>
            <w:webHidden/>
          </w:rPr>
        </w:r>
        <w:r w:rsidR="00052AF0" w:rsidRPr="002E2661">
          <w:rPr>
            <w:webHidden/>
          </w:rPr>
          <w:fldChar w:fldCharType="separate"/>
        </w:r>
        <w:r w:rsidR="001432BC">
          <w:rPr>
            <w:webHidden/>
          </w:rPr>
          <w:t>40</w:t>
        </w:r>
        <w:r w:rsidR="00052AF0" w:rsidRPr="002E2661">
          <w:rPr>
            <w:webHidden/>
          </w:rPr>
          <w:fldChar w:fldCharType="end"/>
        </w:r>
      </w:hyperlink>
    </w:p>
    <w:p w14:paraId="1A837EF4" w14:textId="200BB259" w:rsidR="00052AF0" w:rsidRPr="002E2661" w:rsidRDefault="00B33E50" w:rsidP="00052AF0">
      <w:pPr>
        <w:pStyle w:val="35"/>
        <w:rPr>
          <w:rFonts w:asciiTheme="minorHAnsi" w:eastAsiaTheme="minorEastAsia" w:hAnsiTheme="minorHAnsi" w:cstheme="minorBidi"/>
          <w:sz w:val="22"/>
          <w:szCs w:val="22"/>
        </w:rPr>
      </w:pPr>
      <w:hyperlink w:anchor="_Toc50027339" w:history="1">
        <w:r w:rsidR="00052AF0" w:rsidRPr="002E2661">
          <w:rPr>
            <w:rStyle w:val="afff0"/>
          </w:rPr>
          <w:t>4.3.2</w:t>
        </w:r>
        <w:r w:rsidR="00052AF0" w:rsidRPr="002E2661">
          <w:rPr>
            <w:rFonts w:asciiTheme="minorHAnsi" w:eastAsiaTheme="minorEastAsia" w:hAnsiTheme="minorHAnsi" w:cstheme="minorBidi"/>
            <w:sz w:val="22"/>
            <w:szCs w:val="22"/>
          </w:rPr>
          <w:tab/>
        </w:r>
        <w:r w:rsidR="00052AF0" w:rsidRPr="002E2661">
          <w:rPr>
            <w:rStyle w:val="afff0"/>
          </w:rPr>
          <w:t>Компоненты AnalogInput, AnalogMeasurement</w:t>
        </w:r>
        <w:r w:rsidR="00052AF0" w:rsidRPr="002E2661">
          <w:rPr>
            <w:webHidden/>
          </w:rPr>
          <w:tab/>
        </w:r>
        <w:r w:rsidR="00052AF0" w:rsidRPr="002E2661">
          <w:rPr>
            <w:webHidden/>
          </w:rPr>
          <w:fldChar w:fldCharType="begin"/>
        </w:r>
        <w:r w:rsidR="00052AF0" w:rsidRPr="002E2661">
          <w:rPr>
            <w:webHidden/>
          </w:rPr>
          <w:instrText xml:space="preserve"> PAGEREF _Toc50027339 \h </w:instrText>
        </w:r>
        <w:r w:rsidR="00052AF0" w:rsidRPr="002E2661">
          <w:rPr>
            <w:webHidden/>
          </w:rPr>
        </w:r>
        <w:r w:rsidR="00052AF0" w:rsidRPr="002E2661">
          <w:rPr>
            <w:webHidden/>
          </w:rPr>
          <w:fldChar w:fldCharType="separate"/>
        </w:r>
        <w:r w:rsidR="001432BC">
          <w:rPr>
            <w:webHidden/>
          </w:rPr>
          <w:t>56</w:t>
        </w:r>
        <w:r w:rsidR="00052AF0" w:rsidRPr="002E2661">
          <w:rPr>
            <w:webHidden/>
          </w:rPr>
          <w:fldChar w:fldCharType="end"/>
        </w:r>
      </w:hyperlink>
    </w:p>
    <w:p w14:paraId="41AA0D1D" w14:textId="6D08416B" w:rsidR="00052AF0" w:rsidRPr="002E2661" w:rsidRDefault="00B33E50" w:rsidP="00052AF0">
      <w:pPr>
        <w:pStyle w:val="35"/>
        <w:rPr>
          <w:rFonts w:asciiTheme="minorHAnsi" w:eastAsiaTheme="minorEastAsia" w:hAnsiTheme="minorHAnsi" w:cstheme="minorBidi"/>
          <w:sz w:val="22"/>
          <w:szCs w:val="22"/>
        </w:rPr>
      </w:pPr>
      <w:hyperlink w:anchor="_Toc50027340" w:history="1">
        <w:r w:rsidR="00052AF0" w:rsidRPr="002E2661">
          <w:rPr>
            <w:rStyle w:val="afff0"/>
          </w:rPr>
          <w:t>4.3.3</w:t>
        </w:r>
        <w:r w:rsidR="00052AF0" w:rsidRPr="002E2661">
          <w:rPr>
            <w:rFonts w:asciiTheme="minorHAnsi" w:eastAsiaTheme="minorEastAsia" w:hAnsiTheme="minorHAnsi" w:cstheme="minorBidi"/>
            <w:sz w:val="22"/>
            <w:szCs w:val="22"/>
          </w:rPr>
          <w:tab/>
        </w:r>
        <w:r w:rsidR="00052AF0" w:rsidRPr="002E2661">
          <w:rPr>
            <w:rStyle w:val="afff0"/>
          </w:rPr>
          <w:t>Компонент BinIn</w:t>
        </w:r>
        <w:r w:rsidR="00052AF0" w:rsidRPr="002E2661">
          <w:rPr>
            <w:webHidden/>
          </w:rPr>
          <w:tab/>
        </w:r>
        <w:r w:rsidR="00052AF0" w:rsidRPr="002E2661">
          <w:rPr>
            <w:webHidden/>
          </w:rPr>
          <w:fldChar w:fldCharType="begin"/>
        </w:r>
        <w:r w:rsidR="00052AF0" w:rsidRPr="002E2661">
          <w:rPr>
            <w:webHidden/>
          </w:rPr>
          <w:instrText xml:space="preserve"> PAGEREF _Toc50027340 \h </w:instrText>
        </w:r>
        <w:r w:rsidR="00052AF0" w:rsidRPr="002E2661">
          <w:rPr>
            <w:webHidden/>
          </w:rPr>
        </w:r>
        <w:r w:rsidR="00052AF0" w:rsidRPr="002E2661">
          <w:rPr>
            <w:webHidden/>
          </w:rPr>
          <w:fldChar w:fldCharType="separate"/>
        </w:r>
        <w:r w:rsidR="001432BC">
          <w:rPr>
            <w:webHidden/>
          </w:rPr>
          <w:t>66</w:t>
        </w:r>
        <w:r w:rsidR="00052AF0" w:rsidRPr="002E2661">
          <w:rPr>
            <w:webHidden/>
          </w:rPr>
          <w:fldChar w:fldCharType="end"/>
        </w:r>
      </w:hyperlink>
    </w:p>
    <w:p w14:paraId="33C5ED66" w14:textId="72BB2311" w:rsidR="00052AF0" w:rsidRPr="002E2661" w:rsidRDefault="00B33E50" w:rsidP="00052AF0">
      <w:pPr>
        <w:pStyle w:val="35"/>
        <w:rPr>
          <w:rFonts w:asciiTheme="minorHAnsi" w:eastAsiaTheme="minorEastAsia" w:hAnsiTheme="minorHAnsi" w:cstheme="minorBidi"/>
          <w:sz w:val="22"/>
          <w:szCs w:val="22"/>
        </w:rPr>
      </w:pPr>
      <w:hyperlink w:anchor="_Toc50027341" w:history="1">
        <w:r w:rsidR="00052AF0" w:rsidRPr="002E2661">
          <w:rPr>
            <w:rStyle w:val="afff0"/>
          </w:rPr>
          <w:t>4.3.4</w:t>
        </w:r>
        <w:r w:rsidR="00052AF0" w:rsidRPr="002E2661">
          <w:rPr>
            <w:rFonts w:asciiTheme="minorHAnsi" w:eastAsiaTheme="minorEastAsia" w:hAnsiTheme="minorHAnsi" w:cstheme="minorBidi"/>
            <w:sz w:val="22"/>
            <w:szCs w:val="22"/>
          </w:rPr>
          <w:tab/>
        </w:r>
        <w:r w:rsidR="00052AF0" w:rsidRPr="002E2661">
          <w:rPr>
            <w:rStyle w:val="afff0"/>
          </w:rPr>
          <w:t>Компонент BlackBox</w:t>
        </w:r>
        <w:r w:rsidR="00052AF0" w:rsidRPr="002E2661">
          <w:rPr>
            <w:webHidden/>
          </w:rPr>
          <w:tab/>
        </w:r>
        <w:r w:rsidR="00052AF0" w:rsidRPr="002E2661">
          <w:rPr>
            <w:webHidden/>
          </w:rPr>
          <w:fldChar w:fldCharType="begin"/>
        </w:r>
        <w:r w:rsidR="00052AF0" w:rsidRPr="002E2661">
          <w:rPr>
            <w:webHidden/>
          </w:rPr>
          <w:instrText xml:space="preserve"> PAGEREF _Toc50027341 \h </w:instrText>
        </w:r>
        <w:r w:rsidR="00052AF0" w:rsidRPr="002E2661">
          <w:rPr>
            <w:webHidden/>
          </w:rPr>
        </w:r>
        <w:r w:rsidR="00052AF0" w:rsidRPr="002E2661">
          <w:rPr>
            <w:webHidden/>
          </w:rPr>
          <w:fldChar w:fldCharType="separate"/>
        </w:r>
        <w:r w:rsidR="001432BC">
          <w:rPr>
            <w:webHidden/>
          </w:rPr>
          <w:t>73</w:t>
        </w:r>
        <w:r w:rsidR="00052AF0" w:rsidRPr="002E2661">
          <w:rPr>
            <w:webHidden/>
          </w:rPr>
          <w:fldChar w:fldCharType="end"/>
        </w:r>
      </w:hyperlink>
    </w:p>
    <w:p w14:paraId="4B31300E" w14:textId="15E4D94E" w:rsidR="00052AF0" w:rsidRPr="002E2661" w:rsidRDefault="00B33E50" w:rsidP="00052AF0">
      <w:pPr>
        <w:pStyle w:val="35"/>
        <w:rPr>
          <w:rFonts w:asciiTheme="minorHAnsi" w:eastAsiaTheme="minorEastAsia" w:hAnsiTheme="minorHAnsi" w:cstheme="minorBidi"/>
          <w:sz w:val="22"/>
          <w:szCs w:val="22"/>
        </w:rPr>
      </w:pPr>
      <w:hyperlink w:anchor="_Toc50027342" w:history="1">
        <w:r w:rsidR="00052AF0" w:rsidRPr="002E2661">
          <w:rPr>
            <w:rStyle w:val="afff0"/>
          </w:rPr>
          <w:t>4.3.5</w:t>
        </w:r>
        <w:r w:rsidR="00052AF0" w:rsidRPr="002E2661">
          <w:rPr>
            <w:rFonts w:asciiTheme="minorHAnsi" w:eastAsiaTheme="minorEastAsia" w:hAnsiTheme="minorHAnsi" w:cstheme="minorBidi"/>
            <w:sz w:val="22"/>
            <w:szCs w:val="22"/>
          </w:rPr>
          <w:tab/>
        </w:r>
        <w:r w:rsidR="00052AF0" w:rsidRPr="002E2661">
          <w:rPr>
            <w:rStyle w:val="afff0"/>
          </w:rPr>
          <w:t>Компонент CheckSupply</w:t>
        </w:r>
        <w:r w:rsidR="00052AF0" w:rsidRPr="002E2661">
          <w:rPr>
            <w:webHidden/>
          </w:rPr>
          <w:tab/>
        </w:r>
        <w:r w:rsidR="00052AF0" w:rsidRPr="002E2661">
          <w:rPr>
            <w:webHidden/>
          </w:rPr>
          <w:fldChar w:fldCharType="begin"/>
        </w:r>
        <w:r w:rsidR="00052AF0" w:rsidRPr="002E2661">
          <w:rPr>
            <w:webHidden/>
          </w:rPr>
          <w:instrText xml:space="preserve"> PAGEREF _Toc50027342 \h </w:instrText>
        </w:r>
        <w:r w:rsidR="00052AF0" w:rsidRPr="002E2661">
          <w:rPr>
            <w:webHidden/>
          </w:rPr>
        </w:r>
        <w:r w:rsidR="00052AF0" w:rsidRPr="002E2661">
          <w:rPr>
            <w:webHidden/>
          </w:rPr>
          <w:fldChar w:fldCharType="separate"/>
        </w:r>
        <w:r w:rsidR="001432BC">
          <w:rPr>
            <w:webHidden/>
          </w:rPr>
          <w:t>74</w:t>
        </w:r>
        <w:r w:rsidR="00052AF0" w:rsidRPr="002E2661">
          <w:rPr>
            <w:webHidden/>
          </w:rPr>
          <w:fldChar w:fldCharType="end"/>
        </w:r>
      </w:hyperlink>
    </w:p>
    <w:p w14:paraId="390D664C" w14:textId="1C9D80BF" w:rsidR="00052AF0" w:rsidRPr="002E2661" w:rsidRDefault="00B33E50" w:rsidP="00052AF0">
      <w:pPr>
        <w:pStyle w:val="35"/>
        <w:rPr>
          <w:rFonts w:asciiTheme="minorHAnsi" w:eastAsiaTheme="minorEastAsia" w:hAnsiTheme="minorHAnsi" w:cstheme="minorBidi"/>
          <w:sz w:val="22"/>
          <w:szCs w:val="22"/>
        </w:rPr>
      </w:pPr>
      <w:hyperlink w:anchor="_Toc50027343" w:history="1">
        <w:r w:rsidR="00052AF0" w:rsidRPr="002E2661">
          <w:rPr>
            <w:rStyle w:val="afff0"/>
          </w:rPr>
          <w:t>4.3.6</w:t>
        </w:r>
        <w:r w:rsidR="00052AF0" w:rsidRPr="002E2661">
          <w:rPr>
            <w:rFonts w:asciiTheme="minorHAnsi" w:eastAsiaTheme="minorEastAsia" w:hAnsiTheme="minorHAnsi" w:cstheme="minorBidi"/>
            <w:sz w:val="22"/>
            <w:szCs w:val="22"/>
          </w:rPr>
          <w:tab/>
        </w:r>
        <w:r w:rsidR="00052AF0" w:rsidRPr="002E2661">
          <w:rPr>
            <w:rStyle w:val="afff0"/>
          </w:rPr>
          <w:t>Компонент ConfigMK</w:t>
        </w:r>
        <w:r w:rsidR="00052AF0" w:rsidRPr="002E2661">
          <w:rPr>
            <w:webHidden/>
          </w:rPr>
          <w:tab/>
        </w:r>
        <w:r w:rsidR="00052AF0" w:rsidRPr="002E2661">
          <w:rPr>
            <w:webHidden/>
          </w:rPr>
          <w:fldChar w:fldCharType="begin"/>
        </w:r>
        <w:r w:rsidR="00052AF0" w:rsidRPr="002E2661">
          <w:rPr>
            <w:webHidden/>
          </w:rPr>
          <w:instrText xml:space="preserve"> PAGEREF _Toc50027343 \h </w:instrText>
        </w:r>
        <w:r w:rsidR="00052AF0" w:rsidRPr="002E2661">
          <w:rPr>
            <w:webHidden/>
          </w:rPr>
        </w:r>
        <w:r w:rsidR="00052AF0" w:rsidRPr="002E2661">
          <w:rPr>
            <w:webHidden/>
          </w:rPr>
          <w:fldChar w:fldCharType="separate"/>
        </w:r>
        <w:r w:rsidR="001432BC">
          <w:rPr>
            <w:webHidden/>
          </w:rPr>
          <w:t>76</w:t>
        </w:r>
        <w:r w:rsidR="00052AF0" w:rsidRPr="002E2661">
          <w:rPr>
            <w:webHidden/>
          </w:rPr>
          <w:fldChar w:fldCharType="end"/>
        </w:r>
      </w:hyperlink>
    </w:p>
    <w:p w14:paraId="521A49F3" w14:textId="5DADF59D" w:rsidR="00052AF0" w:rsidRPr="002E2661" w:rsidRDefault="00B33E50" w:rsidP="00052AF0">
      <w:pPr>
        <w:pStyle w:val="35"/>
        <w:rPr>
          <w:rFonts w:asciiTheme="minorHAnsi" w:eastAsiaTheme="minorEastAsia" w:hAnsiTheme="minorHAnsi" w:cstheme="minorBidi"/>
          <w:sz w:val="22"/>
          <w:szCs w:val="22"/>
        </w:rPr>
      </w:pPr>
      <w:hyperlink w:anchor="_Toc50027344" w:history="1">
        <w:r w:rsidR="00052AF0" w:rsidRPr="002E2661">
          <w:rPr>
            <w:rStyle w:val="afff0"/>
          </w:rPr>
          <w:t>4.3.7</w:t>
        </w:r>
        <w:r w:rsidR="00052AF0" w:rsidRPr="002E2661">
          <w:rPr>
            <w:rFonts w:asciiTheme="minorHAnsi" w:eastAsiaTheme="minorEastAsia" w:hAnsiTheme="minorHAnsi" w:cstheme="minorBidi"/>
            <w:sz w:val="22"/>
            <w:szCs w:val="22"/>
          </w:rPr>
          <w:tab/>
        </w:r>
        <w:r w:rsidR="00052AF0" w:rsidRPr="002E2661">
          <w:rPr>
            <w:rStyle w:val="afff0"/>
          </w:rPr>
          <w:t>Компонент DebugTools</w:t>
        </w:r>
        <w:r w:rsidR="00052AF0" w:rsidRPr="002E2661">
          <w:rPr>
            <w:webHidden/>
          </w:rPr>
          <w:tab/>
        </w:r>
        <w:r w:rsidR="00052AF0" w:rsidRPr="002E2661">
          <w:rPr>
            <w:webHidden/>
          </w:rPr>
          <w:fldChar w:fldCharType="begin"/>
        </w:r>
        <w:r w:rsidR="00052AF0" w:rsidRPr="002E2661">
          <w:rPr>
            <w:webHidden/>
          </w:rPr>
          <w:instrText xml:space="preserve"> PAGEREF _Toc50027344 \h </w:instrText>
        </w:r>
        <w:r w:rsidR="00052AF0" w:rsidRPr="002E2661">
          <w:rPr>
            <w:webHidden/>
          </w:rPr>
        </w:r>
        <w:r w:rsidR="00052AF0" w:rsidRPr="002E2661">
          <w:rPr>
            <w:webHidden/>
          </w:rPr>
          <w:fldChar w:fldCharType="separate"/>
        </w:r>
        <w:r w:rsidR="001432BC">
          <w:rPr>
            <w:webHidden/>
          </w:rPr>
          <w:t>77</w:t>
        </w:r>
        <w:r w:rsidR="00052AF0" w:rsidRPr="002E2661">
          <w:rPr>
            <w:webHidden/>
          </w:rPr>
          <w:fldChar w:fldCharType="end"/>
        </w:r>
      </w:hyperlink>
    </w:p>
    <w:p w14:paraId="5593CF09" w14:textId="28B90AE5" w:rsidR="00052AF0" w:rsidRPr="002E2661" w:rsidRDefault="00B33E50" w:rsidP="00052AF0">
      <w:pPr>
        <w:pStyle w:val="35"/>
        <w:rPr>
          <w:rFonts w:asciiTheme="minorHAnsi" w:eastAsiaTheme="minorEastAsia" w:hAnsiTheme="minorHAnsi" w:cstheme="minorBidi"/>
          <w:sz w:val="22"/>
          <w:szCs w:val="22"/>
        </w:rPr>
      </w:pPr>
      <w:hyperlink w:anchor="_Toc50027345" w:history="1">
        <w:r w:rsidR="00052AF0" w:rsidRPr="002E2661">
          <w:rPr>
            <w:rStyle w:val="afff0"/>
          </w:rPr>
          <w:t>4.3.8</w:t>
        </w:r>
        <w:r w:rsidR="00052AF0" w:rsidRPr="002E2661">
          <w:rPr>
            <w:rFonts w:asciiTheme="minorHAnsi" w:eastAsiaTheme="minorEastAsia" w:hAnsiTheme="minorHAnsi" w:cstheme="minorBidi"/>
            <w:sz w:val="22"/>
            <w:szCs w:val="22"/>
          </w:rPr>
          <w:tab/>
        </w:r>
        <w:r w:rsidR="00052AF0" w:rsidRPr="002E2661">
          <w:rPr>
            <w:rStyle w:val="afff0"/>
          </w:rPr>
          <w:t>Компонент DeviceAddress</w:t>
        </w:r>
        <w:r w:rsidR="00052AF0" w:rsidRPr="002E2661">
          <w:rPr>
            <w:webHidden/>
          </w:rPr>
          <w:tab/>
        </w:r>
        <w:r w:rsidR="00052AF0" w:rsidRPr="002E2661">
          <w:rPr>
            <w:webHidden/>
          </w:rPr>
          <w:fldChar w:fldCharType="begin"/>
        </w:r>
        <w:r w:rsidR="00052AF0" w:rsidRPr="002E2661">
          <w:rPr>
            <w:webHidden/>
          </w:rPr>
          <w:instrText xml:space="preserve"> PAGEREF _Toc50027345 \h </w:instrText>
        </w:r>
        <w:r w:rsidR="00052AF0" w:rsidRPr="002E2661">
          <w:rPr>
            <w:webHidden/>
          </w:rPr>
        </w:r>
        <w:r w:rsidR="00052AF0" w:rsidRPr="002E2661">
          <w:rPr>
            <w:webHidden/>
          </w:rPr>
          <w:fldChar w:fldCharType="separate"/>
        </w:r>
        <w:r w:rsidR="001432BC">
          <w:rPr>
            <w:webHidden/>
          </w:rPr>
          <w:t>78</w:t>
        </w:r>
        <w:r w:rsidR="00052AF0" w:rsidRPr="002E2661">
          <w:rPr>
            <w:webHidden/>
          </w:rPr>
          <w:fldChar w:fldCharType="end"/>
        </w:r>
      </w:hyperlink>
    </w:p>
    <w:p w14:paraId="227A6B5B" w14:textId="0651C830" w:rsidR="00052AF0" w:rsidRPr="002E2661" w:rsidRDefault="00B33E50" w:rsidP="00052AF0">
      <w:pPr>
        <w:pStyle w:val="35"/>
        <w:rPr>
          <w:rFonts w:asciiTheme="minorHAnsi" w:eastAsiaTheme="minorEastAsia" w:hAnsiTheme="minorHAnsi" w:cstheme="minorBidi"/>
          <w:sz w:val="22"/>
          <w:szCs w:val="22"/>
        </w:rPr>
      </w:pPr>
      <w:hyperlink w:anchor="_Toc50027346" w:history="1">
        <w:r w:rsidR="00052AF0" w:rsidRPr="002E2661">
          <w:rPr>
            <w:rStyle w:val="afff0"/>
          </w:rPr>
          <w:t>4.3.9</w:t>
        </w:r>
        <w:r w:rsidR="00052AF0" w:rsidRPr="002E2661">
          <w:rPr>
            <w:rFonts w:asciiTheme="minorHAnsi" w:eastAsiaTheme="minorEastAsia" w:hAnsiTheme="minorHAnsi" w:cstheme="minorBidi"/>
            <w:sz w:val="22"/>
            <w:szCs w:val="22"/>
          </w:rPr>
          <w:tab/>
        </w:r>
        <w:r w:rsidR="00052AF0" w:rsidRPr="002E2661">
          <w:rPr>
            <w:rStyle w:val="afff0"/>
          </w:rPr>
          <w:t>Компонент Eeprom</w:t>
        </w:r>
        <w:r w:rsidR="00052AF0" w:rsidRPr="002E2661">
          <w:rPr>
            <w:webHidden/>
          </w:rPr>
          <w:tab/>
        </w:r>
        <w:r w:rsidR="00052AF0" w:rsidRPr="002E2661">
          <w:rPr>
            <w:webHidden/>
          </w:rPr>
          <w:fldChar w:fldCharType="begin"/>
        </w:r>
        <w:r w:rsidR="00052AF0" w:rsidRPr="002E2661">
          <w:rPr>
            <w:webHidden/>
          </w:rPr>
          <w:instrText xml:space="preserve"> PAGEREF _Toc50027346 \h </w:instrText>
        </w:r>
        <w:r w:rsidR="00052AF0" w:rsidRPr="002E2661">
          <w:rPr>
            <w:webHidden/>
          </w:rPr>
        </w:r>
        <w:r w:rsidR="00052AF0" w:rsidRPr="002E2661">
          <w:rPr>
            <w:webHidden/>
          </w:rPr>
          <w:fldChar w:fldCharType="separate"/>
        </w:r>
        <w:r w:rsidR="001432BC">
          <w:rPr>
            <w:webHidden/>
          </w:rPr>
          <w:t>82</w:t>
        </w:r>
        <w:r w:rsidR="00052AF0" w:rsidRPr="002E2661">
          <w:rPr>
            <w:webHidden/>
          </w:rPr>
          <w:fldChar w:fldCharType="end"/>
        </w:r>
      </w:hyperlink>
    </w:p>
    <w:p w14:paraId="4D7548CA" w14:textId="72F4CC20" w:rsidR="00052AF0" w:rsidRPr="002E2661" w:rsidRDefault="00B33E50" w:rsidP="00052AF0">
      <w:pPr>
        <w:pStyle w:val="35"/>
        <w:rPr>
          <w:rFonts w:asciiTheme="minorHAnsi" w:eastAsiaTheme="minorEastAsia" w:hAnsiTheme="minorHAnsi" w:cstheme="minorBidi"/>
          <w:sz w:val="22"/>
          <w:szCs w:val="22"/>
        </w:rPr>
      </w:pPr>
      <w:hyperlink w:anchor="_Toc50027347" w:history="1">
        <w:r w:rsidR="00052AF0" w:rsidRPr="002E2661">
          <w:rPr>
            <w:rStyle w:val="afff0"/>
          </w:rPr>
          <w:t>4.3.10</w:t>
        </w:r>
        <w:r w:rsidR="00052AF0" w:rsidRPr="002E2661">
          <w:rPr>
            <w:rFonts w:asciiTheme="minorHAnsi" w:eastAsiaTheme="minorEastAsia" w:hAnsiTheme="minorHAnsi" w:cstheme="minorBidi"/>
            <w:sz w:val="22"/>
            <w:szCs w:val="22"/>
          </w:rPr>
          <w:tab/>
        </w:r>
        <w:r w:rsidR="00052AF0" w:rsidRPr="002E2661">
          <w:rPr>
            <w:rStyle w:val="afff0"/>
          </w:rPr>
          <w:t>Компонент HysteresisFilter</w:t>
        </w:r>
        <w:r w:rsidR="00052AF0" w:rsidRPr="002E2661">
          <w:rPr>
            <w:webHidden/>
          </w:rPr>
          <w:tab/>
        </w:r>
        <w:r w:rsidR="00052AF0" w:rsidRPr="002E2661">
          <w:rPr>
            <w:webHidden/>
          </w:rPr>
          <w:fldChar w:fldCharType="begin"/>
        </w:r>
        <w:r w:rsidR="00052AF0" w:rsidRPr="002E2661">
          <w:rPr>
            <w:webHidden/>
          </w:rPr>
          <w:instrText xml:space="preserve"> PAGEREF _Toc50027347 \h </w:instrText>
        </w:r>
        <w:r w:rsidR="00052AF0" w:rsidRPr="002E2661">
          <w:rPr>
            <w:webHidden/>
          </w:rPr>
        </w:r>
        <w:r w:rsidR="00052AF0" w:rsidRPr="002E2661">
          <w:rPr>
            <w:webHidden/>
          </w:rPr>
          <w:fldChar w:fldCharType="separate"/>
        </w:r>
        <w:r w:rsidR="001432BC">
          <w:rPr>
            <w:webHidden/>
          </w:rPr>
          <w:t>83</w:t>
        </w:r>
        <w:r w:rsidR="00052AF0" w:rsidRPr="002E2661">
          <w:rPr>
            <w:webHidden/>
          </w:rPr>
          <w:fldChar w:fldCharType="end"/>
        </w:r>
      </w:hyperlink>
    </w:p>
    <w:p w14:paraId="27765935" w14:textId="46813728" w:rsidR="00052AF0" w:rsidRPr="002E2661" w:rsidRDefault="00B33E50" w:rsidP="00052AF0">
      <w:pPr>
        <w:pStyle w:val="35"/>
        <w:rPr>
          <w:rFonts w:asciiTheme="minorHAnsi" w:eastAsiaTheme="minorEastAsia" w:hAnsiTheme="minorHAnsi" w:cstheme="minorBidi"/>
          <w:sz w:val="22"/>
          <w:szCs w:val="22"/>
        </w:rPr>
      </w:pPr>
      <w:hyperlink w:anchor="_Toc50027348" w:history="1">
        <w:r w:rsidR="00052AF0" w:rsidRPr="002E2661">
          <w:rPr>
            <w:rStyle w:val="afff0"/>
          </w:rPr>
          <w:t>4.3.11</w:t>
        </w:r>
        <w:r w:rsidR="00052AF0" w:rsidRPr="002E2661">
          <w:rPr>
            <w:rFonts w:asciiTheme="minorHAnsi" w:eastAsiaTheme="minorEastAsia" w:hAnsiTheme="minorHAnsi" w:cstheme="minorBidi"/>
            <w:sz w:val="22"/>
            <w:szCs w:val="22"/>
          </w:rPr>
          <w:tab/>
        </w:r>
        <w:r w:rsidR="00052AF0" w:rsidRPr="002E2661">
          <w:rPr>
            <w:rStyle w:val="afff0"/>
          </w:rPr>
          <w:t>Компонент Indication</w:t>
        </w:r>
        <w:r w:rsidR="00052AF0" w:rsidRPr="002E2661">
          <w:rPr>
            <w:webHidden/>
          </w:rPr>
          <w:tab/>
        </w:r>
        <w:r w:rsidR="00052AF0" w:rsidRPr="002E2661">
          <w:rPr>
            <w:webHidden/>
          </w:rPr>
          <w:fldChar w:fldCharType="begin"/>
        </w:r>
        <w:r w:rsidR="00052AF0" w:rsidRPr="002E2661">
          <w:rPr>
            <w:webHidden/>
          </w:rPr>
          <w:instrText xml:space="preserve"> PAGEREF _Toc50027348 \h </w:instrText>
        </w:r>
        <w:r w:rsidR="00052AF0" w:rsidRPr="002E2661">
          <w:rPr>
            <w:webHidden/>
          </w:rPr>
        </w:r>
        <w:r w:rsidR="00052AF0" w:rsidRPr="002E2661">
          <w:rPr>
            <w:webHidden/>
          </w:rPr>
          <w:fldChar w:fldCharType="separate"/>
        </w:r>
        <w:r w:rsidR="001432BC">
          <w:rPr>
            <w:webHidden/>
          </w:rPr>
          <w:t>84</w:t>
        </w:r>
        <w:r w:rsidR="00052AF0" w:rsidRPr="002E2661">
          <w:rPr>
            <w:webHidden/>
          </w:rPr>
          <w:fldChar w:fldCharType="end"/>
        </w:r>
      </w:hyperlink>
    </w:p>
    <w:p w14:paraId="02490858" w14:textId="09267D43" w:rsidR="00052AF0" w:rsidRPr="002E2661" w:rsidRDefault="00B33E50" w:rsidP="00052AF0">
      <w:pPr>
        <w:pStyle w:val="35"/>
        <w:rPr>
          <w:rFonts w:asciiTheme="minorHAnsi" w:eastAsiaTheme="minorEastAsia" w:hAnsiTheme="minorHAnsi" w:cstheme="minorBidi"/>
          <w:sz w:val="22"/>
          <w:szCs w:val="22"/>
        </w:rPr>
      </w:pPr>
      <w:hyperlink w:anchor="_Toc50027349" w:history="1">
        <w:r w:rsidR="00052AF0" w:rsidRPr="002E2661">
          <w:rPr>
            <w:rStyle w:val="afff0"/>
          </w:rPr>
          <w:t>4.3.12</w:t>
        </w:r>
        <w:r w:rsidR="00052AF0" w:rsidRPr="002E2661">
          <w:rPr>
            <w:rFonts w:asciiTheme="minorHAnsi" w:eastAsiaTheme="minorEastAsia" w:hAnsiTheme="minorHAnsi" w:cstheme="minorBidi"/>
            <w:sz w:val="22"/>
            <w:szCs w:val="22"/>
          </w:rPr>
          <w:tab/>
        </w:r>
        <w:r w:rsidR="00052AF0" w:rsidRPr="002E2661">
          <w:rPr>
            <w:rStyle w:val="afff0"/>
          </w:rPr>
          <w:t>Компонент Initial</w:t>
        </w:r>
        <w:r w:rsidR="00052AF0" w:rsidRPr="002E2661">
          <w:rPr>
            <w:webHidden/>
          </w:rPr>
          <w:tab/>
        </w:r>
        <w:r w:rsidR="00052AF0" w:rsidRPr="002E2661">
          <w:rPr>
            <w:webHidden/>
          </w:rPr>
          <w:fldChar w:fldCharType="begin"/>
        </w:r>
        <w:r w:rsidR="00052AF0" w:rsidRPr="002E2661">
          <w:rPr>
            <w:webHidden/>
          </w:rPr>
          <w:instrText xml:space="preserve"> PAGEREF _Toc50027349 \h </w:instrText>
        </w:r>
        <w:r w:rsidR="00052AF0" w:rsidRPr="002E2661">
          <w:rPr>
            <w:webHidden/>
          </w:rPr>
        </w:r>
        <w:r w:rsidR="00052AF0" w:rsidRPr="002E2661">
          <w:rPr>
            <w:webHidden/>
          </w:rPr>
          <w:fldChar w:fldCharType="separate"/>
        </w:r>
        <w:r w:rsidR="001432BC">
          <w:rPr>
            <w:webHidden/>
          </w:rPr>
          <w:t>87</w:t>
        </w:r>
        <w:r w:rsidR="00052AF0" w:rsidRPr="002E2661">
          <w:rPr>
            <w:webHidden/>
          </w:rPr>
          <w:fldChar w:fldCharType="end"/>
        </w:r>
      </w:hyperlink>
    </w:p>
    <w:p w14:paraId="46D1D363" w14:textId="2FA789F8" w:rsidR="00052AF0" w:rsidRPr="002E2661" w:rsidRDefault="00B33E50" w:rsidP="00052AF0">
      <w:pPr>
        <w:pStyle w:val="35"/>
        <w:rPr>
          <w:rFonts w:asciiTheme="minorHAnsi" w:eastAsiaTheme="minorEastAsia" w:hAnsiTheme="minorHAnsi" w:cstheme="minorBidi"/>
          <w:sz w:val="22"/>
          <w:szCs w:val="22"/>
        </w:rPr>
      </w:pPr>
      <w:hyperlink w:anchor="_Toc50027350" w:history="1">
        <w:r w:rsidR="00052AF0" w:rsidRPr="002E2661">
          <w:rPr>
            <w:rStyle w:val="afff0"/>
          </w:rPr>
          <w:t>4.3.13</w:t>
        </w:r>
        <w:r w:rsidR="00052AF0" w:rsidRPr="002E2661">
          <w:rPr>
            <w:rFonts w:asciiTheme="minorHAnsi" w:eastAsiaTheme="minorEastAsia" w:hAnsiTheme="minorHAnsi" w:cstheme="minorBidi"/>
            <w:sz w:val="22"/>
            <w:szCs w:val="22"/>
          </w:rPr>
          <w:tab/>
        </w:r>
        <w:r w:rsidR="00052AF0" w:rsidRPr="002E2661">
          <w:rPr>
            <w:rStyle w:val="afff0"/>
          </w:rPr>
          <w:t>Компонент IntegrCtrl</w:t>
        </w:r>
        <w:r w:rsidR="00052AF0" w:rsidRPr="002E2661">
          <w:rPr>
            <w:webHidden/>
          </w:rPr>
          <w:tab/>
        </w:r>
        <w:r w:rsidR="00052AF0" w:rsidRPr="002E2661">
          <w:rPr>
            <w:webHidden/>
          </w:rPr>
          <w:fldChar w:fldCharType="begin"/>
        </w:r>
        <w:r w:rsidR="00052AF0" w:rsidRPr="002E2661">
          <w:rPr>
            <w:webHidden/>
          </w:rPr>
          <w:instrText xml:space="preserve"> PAGEREF _Toc50027350 \h </w:instrText>
        </w:r>
        <w:r w:rsidR="00052AF0" w:rsidRPr="002E2661">
          <w:rPr>
            <w:webHidden/>
          </w:rPr>
        </w:r>
        <w:r w:rsidR="00052AF0" w:rsidRPr="002E2661">
          <w:rPr>
            <w:webHidden/>
          </w:rPr>
          <w:fldChar w:fldCharType="separate"/>
        </w:r>
        <w:r w:rsidR="001432BC">
          <w:rPr>
            <w:webHidden/>
          </w:rPr>
          <w:t>90</w:t>
        </w:r>
        <w:r w:rsidR="00052AF0" w:rsidRPr="002E2661">
          <w:rPr>
            <w:webHidden/>
          </w:rPr>
          <w:fldChar w:fldCharType="end"/>
        </w:r>
      </w:hyperlink>
    </w:p>
    <w:p w14:paraId="7AA75860" w14:textId="387AC1A5" w:rsidR="00052AF0" w:rsidRPr="002E2661" w:rsidRDefault="00B33E50" w:rsidP="00052AF0">
      <w:pPr>
        <w:pStyle w:val="35"/>
        <w:rPr>
          <w:rFonts w:asciiTheme="minorHAnsi" w:eastAsiaTheme="minorEastAsia" w:hAnsiTheme="minorHAnsi" w:cstheme="minorBidi"/>
          <w:sz w:val="22"/>
          <w:szCs w:val="22"/>
        </w:rPr>
      </w:pPr>
      <w:hyperlink w:anchor="_Toc50027351" w:history="1">
        <w:r w:rsidR="00052AF0" w:rsidRPr="002E2661">
          <w:rPr>
            <w:rStyle w:val="afff0"/>
          </w:rPr>
          <w:t>4.3.14</w:t>
        </w:r>
        <w:r w:rsidR="00052AF0" w:rsidRPr="002E2661">
          <w:rPr>
            <w:rFonts w:asciiTheme="minorHAnsi" w:eastAsiaTheme="minorEastAsia" w:hAnsiTheme="minorHAnsi" w:cstheme="minorBidi"/>
            <w:sz w:val="22"/>
            <w:szCs w:val="22"/>
          </w:rPr>
          <w:tab/>
        </w:r>
        <w:r w:rsidR="00052AF0" w:rsidRPr="002E2661">
          <w:rPr>
            <w:rStyle w:val="afff0"/>
          </w:rPr>
          <w:t>Компонент InterChannel</w:t>
        </w:r>
        <w:r w:rsidR="00052AF0" w:rsidRPr="002E2661">
          <w:rPr>
            <w:webHidden/>
          </w:rPr>
          <w:tab/>
        </w:r>
        <w:r w:rsidR="00052AF0" w:rsidRPr="002E2661">
          <w:rPr>
            <w:webHidden/>
          </w:rPr>
          <w:fldChar w:fldCharType="begin"/>
        </w:r>
        <w:r w:rsidR="00052AF0" w:rsidRPr="002E2661">
          <w:rPr>
            <w:webHidden/>
          </w:rPr>
          <w:instrText xml:space="preserve"> PAGEREF _Toc50027351 \h </w:instrText>
        </w:r>
        <w:r w:rsidR="00052AF0" w:rsidRPr="002E2661">
          <w:rPr>
            <w:webHidden/>
          </w:rPr>
        </w:r>
        <w:r w:rsidR="00052AF0" w:rsidRPr="002E2661">
          <w:rPr>
            <w:webHidden/>
          </w:rPr>
          <w:fldChar w:fldCharType="separate"/>
        </w:r>
        <w:r w:rsidR="001432BC">
          <w:rPr>
            <w:webHidden/>
          </w:rPr>
          <w:t>95</w:t>
        </w:r>
        <w:r w:rsidR="00052AF0" w:rsidRPr="002E2661">
          <w:rPr>
            <w:webHidden/>
          </w:rPr>
          <w:fldChar w:fldCharType="end"/>
        </w:r>
      </w:hyperlink>
    </w:p>
    <w:p w14:paraId="00F662CD" w14:textId="04C0CBFA" w:rsidR="00052AF0" w:rsidRPr="002E2661" w:rsidRDefault="00B33E50" w:rsidP="00052AF0">
      <w:pPr>
        <w:pStyle w:val="35"/>
        <w:rPr>
          <w:rFonts w:asciiTheme="minorHAnsi" w:eastAsiaTheme="minorEastAsia" w:hAnsiTheme="minorHAnsi" w:cstheme="minorBidi"/>
          <w:sz w:val="22"/>
          <w:szCs w:val="22"/>
        </w:rPr>
      </w:pPr>
      <w:hyperlink w:anchor="_Toc50027352" w:history="1">
        <w:r w:rsidR="00052AF0" w:rsidRPr="002E2661">
          <w:rPr>
            <w:rStyle w:val="afff0"/>
          </w:rPr>
          <w:t>4.3.15</w:t>
        </w:r>
        <w:r w:rsidR="00052AF0" w:rsidRPr="002E2661">
          <w:rPr>
            <w:rFonts w:asciiTheme="minorHAnsi" w:eastAsiaTheme="minorEastAsia" w:hAnsiTheme="minorHAnsi" w:cstheme="minorBidi"/>
            <w:sz w:val="22"/>
            <w:szCs w:val="22"/>
          </w:rPr>
          <w:tab/>
        </w:r>
        <w:r w:rsidR="00052AF0" w:rsidRPr="002E2661">
          <w:rPr>
            <w:rStyle w:val="afff0"/>
          </w:rPr>
          <w:t>Компонент ModeProtection</w:t>
        </w:r>
        <w:r w:rsidR="00052AF0" w:rsidRPr="002E2661">
          <w:rPr>
            <w:webHidden/>
          </w:rPr>
          <w:tab/>
        </w:r>
        <w:r w:rsidR="00052AF0" w:rsidRPr="002E2661">
          <w:rPr>
            <w:webHidden/>
          </w:rPr>
          <w:fldChar w:fldCharType="begin"/>
        </w:r>
        <w:r w:rsidR="00052AF0" w:rsidRPr="002E2661">
          <w:rPr>
            <w:webHidden/>
          </w:rPr>
          <w:instrText xml:space="preserve"> PAGEREF _Toc50027352 \h </w:instrText>
        </w:r>
        <w:r w:rsidR="00052AF0" w:rsidRPr="002E2661">
          <w:rPr>
            <w:webHidden/>
          </w:rPr>
        </w:r>
        <w:r w:rsidR="00052AF0" w:rsidRPr="002E2661">
          <w:rPr>
            <w:webHidden/>
          </w:rPr>
          <w:fldChar w:fldCharType="separate"/>
        </w:r>
        <w:r w:rsidR="001432BC">
          <w:rPr>
            <w:webHidden/>
          </w:rPr>
          <w:t>134</w:t>
        </w:r>
        <w:r w:rsidR="00052AF0" w:rsidRPr="002E2661">
          <w:rPr>
            <w:webHidden/>
          </w:rPr>
          <w:fldChar w:fldCharType="end"/>
        </w:r>
      </w:hyperlink>
    </w:p>
    <w:p w14:paraId="0738F2C5" w14:textId="752AB603" w:rsidR="00052AF0" w:rsidRPr="002E2661" w:rsidRDefault="00B33E50" w:rsidP="00052AF0">
      <w:pPr>
        <w:pStyle w:val="35"/>
        <w:rPr>
          <w:rFonts w:asciiTheme="minorHAnsi" w:eastAsiaTheme="minorEastAsia" w:hAnsiTheme="minorHAnsi" w:cstheme="minorBidi"/>
          <w:sz w:val="22"/>
          <w:szCs w:val="22"/>
        </w:rPr>
      </w:pPr>
      <w:hyperlink w:anchor="_Toc50027353" w:history="1">
        <w:r w:rsidR="00052AF0" w:rsidRPr="002E2661">
          <w:rPr>
            <w:rStyle w:val="afff0"/>
          </w:rPr>
          <w:t>4.3.16</w:t>
        </w:r>
        <w:r w:rsidR="00052AF0" w:rsidRPr="002E2661">
          <w:rPr>
            <w:rFonts w:asciiTheme="minorHAnsi" w:eastAsiaTheme="minorEastAsia" w:hAnsiTheme="minorHAnsi" w:cstheme="minorBidi"/>
            <w:sz w:val="22"/>
            <w:szCs w:val="22"/>
          </w:rPr>
          <w:tab/>
        </w:r>
        <w:r w:rsidR="00052AF0" w:rsidRPr="002E2661">
          <w:rPr>
            <w:rStyle w:val="afff0"/>
          </w:rPr>
          <w:t>Компонент OverloadDet</w:t>
        </w:r>
        <w:r w:rsidR="00052AF0" w:rsidRPr="002E2661">
          <w:rPr>
            <w:webHidden/>
          </w:rPr>
          <w:tab/>
        </w:r>
        <w:r w:rsidR="00052AF0" w:rsidRPr="002E2661">
          <w:rPr>
            <w:webHidden/>
          </w:rPr>
          <w:fldChar w:fldCharType="begin"/>
        </w:r>
        <w:r w:rsidR="00052AF0" w:rsidRPr="002E2661">
          <w:rPr>
            <w:webHidden/>
          </w:rPr>
          <w:instrText xml:space="preserve"> PAGEREF _Toc50027353 \h </w:instrText>
        </w:r>
        <w:r w:rsidR="00052AF0" w:rsidRPr="002E2661">
          <w:rPr>
            <w:webHidden/>
          </w:rPr>
        </w:r>
        <w:r w:rsidR="00052AF0" w:rsidRPr="002E2661">
          <w:rPr>
            <w:webHidden/>
          </w:rPr>
          <w:fldChar w:fldCharType="separate"/>
        </w:r>
        <w:r w:rsidR="001432BC">
          <w:rPr>
            <w:webHidden/>
          </w:rPr>
          <w:t>138</w:t>
        </w:r>
        <w:r w:rsidR="00052AF0" w:rsidRPr="002E2661">
          <w:rPr>
            <w:webHidden/>
          </w:rPr>
          <w:fldChar w:fldCharType="end"/>
        </w:r>
      </w:hyperlink>
    </w:p>
    <w:p w14:paraId="2EC62E0F" w14:textId="3BC360B9" w:rsidR="00052AF0" w:rsidRPr="002E2661" w:rsidRDefault="00B33E50" w:rsidP="00052AF0">
      <w:pPr>
        <w:pStyle w:val="35"/>
        <w:rPr>
          <w:rFonts w:asciiTheme="minorHAnsi" w:eastAsiaTheme="minorEastAsia" w:hAnsiTheme="minorHAnsi" w:cstheme="minorBidi"/>
          <w:sz w:val="22"/>
          <w:szCs w:val="22"/>
        </w:rPr>
      </w:pPr>
      <w:hyperlink w:anchor="_Toc50027354" w:history="1">
        <w:r w:rsidR="00052AF0" w:rsidRPr="002E2661">
          <w:rPr>
            <w:rStyle w:val="afff0"/>
          </w:rPr>
          <w:t>4.3.17</w:t>
        </w:r>
        <w:r w:rsidR="00052AF0" w:rsidRPr="002E2661">
          <w:rPr>
            <w:rFonts w:asciiTheme="minorHAnsi" w:eastAsiaTheme="minorEastAsia" w:hAnsiTheme="minorHAnsi" w:cstheme="minorBidi"/>
            <w:sz w:val="22"/>
            <w:szCs w:val="22"/>
          </w:rPr>
          <w:tab/>
        </w:r>
        <w:r w:rsidR="00052AF0" w:rsidRPr="002E2661">
          <w:rPr>
            <w:rStyle w:val="afff0"/>
          </w:rPr>
          <w:t>Компонент PositionDet</w:t>
        </w:r>
        <w:r w:rsidR="00052AF0" w:rsidRPr="002E2661">
          <w:rPr>
            <w:webHidden/>
          </w:rPr>
          <w:tab/>
        </w:r>
        <w:r w:rsidR="00052AF0" w:rsidRPr="002E2661">
          <w:rPr>
            <w:webHidden/>
          </w:rPr>
          <w:fldChar w:fldCharType="begin"/>
        </w:r>
        <w:r w:rsidR="00052AF0" w:rsidRPr="002E2661">
          <w:rPr>
            <w:webHidden/>
          </w:rPr>
          <w:instrText xml:space="preserve"> PAGEREF _Toc50027354 \h </w:instrText>
        </w:r>
        <w:r w:rsidR="00052AF0" w:rsidRPr="002E2661">
          <w:rPr>
            <w:webHidden/>
          </w:rPr>
        </w:r>
        <w:r w:rsidR="00052AF0" w:rsidRPr="002E2661">
          <w:rPr>
            <w:webHidden/>
          </w:rPr>
          <w:fldChar w:fldCharType="separate"/>
        </w:r>
        <w:r w:rsidR="001432BC">
          <w:rPr>
            <w:webHidden/>
          </w:rPr>
          <w:t>141</w:t>
        </w:r>
        <w:r w:rsidR="00052AF0" w:rsidRPr="002E2661">
          <w:rPr>
            <w:webHidden/>
          </w:rPr>
          <w:fldChar w:fldCharType="end"/>
        </w:r>
      </w:hyperlink>
    </w:p>
    <w:p w14:paraId="03E1C72A" w14:textId="470A315F" w:rsidR="00052AF0" w:rsidRPr="002E2661" w:rsidRDefault="00B33E50" w:rsidP="00052AF0">
      <w:pPr>
        <w:pStyle w:val="35"/>
        <w:rPr>
          <w:rFonts w:asciiTheme="minorHAnsi" w:eastAsiaTheme="minorEastAsia" w:hAnsiTheme="minorHAnsi" w:cstheme="minorBidi"/>
          <w:sz w:val="22"/>
          <w:szCs w:val="22"/>
        </w:rPr>
      </w:pPr>
      <w:hyperlink w:anchor="_Toc50027355" w:history="1">
        <w:r w:rsidR="00052AF0" w:rsidRPr="002E2661">
          <w:rPr>
            <w:rStyle w:val="afff0"/>
          </w:rPr>
          <w:t>4.3.18</w:t>
        </w:r>
        <w:r w:rsidR="00052AF0" w:rsidRPr="002E2661">
          <w:rPr>
            <w:rFonts w:asciiTheme="minorHAnsi" w:eastAsiaTheme="minorEastAsia" w:hAnsiTheme="minorHAnsi" w:cstheme="minorBidi"/>
            <w:sz w:val="22"/>
            <w:szCs w:val="22"/>
          </w:rPr>
          <w:tab/>
        </w:r>
        <w:r w:rsidR="00052AF0" w:rsidRPr="002E2661">
          <w:rPr>
            <w:rStyle w:val="afff0"/>
          </w:rPr>
          <w:t>Компонент RelayCtrl</w:t>
        </w:r>
        <w:r w:rsidR="00052AF0" w:rsidRPr="002E2661">
          <w:rPr>
            <w:webHidden/>
          </w:rPr>
          <w:tab/>
        </w:r>
        <w:r w:rsidR="00052AF0" w:rsidRPr="002E2661">
          <w:rPr>
            <w:webHidden/>
          </w:rPr>
          <w:fldChar w:fldCharType="begin"/>
        </w:r>
        <w:r w:rsidR="00052AF0" w:rsidRPr="002E2661">
          <w:rPr>
            <w:webHidden/>
          </w:rPr>
          <w:instrText xml:space="preserve"> PAGEREF _Toc50027355 \h </w:instrText>
        </w:r>
        <w:r w:rsidR="00052AF0" w:rsidRPr="002E2661">
          <w:rPr>
            <w:webHidden/>
          </w:rPr>
        </w:r>
        <w:r w:rsidR="00052AF0" w:rsidRPr="002E2661">
          <w:rPr>
            <w:webHidden/>
          </w:rPr>
          <w:fldChar w:fldCharType="separate"/>
        </w:r>
        <w:r w:rsidR="001432BC">
          <w:rPr>
            <w:webHidden/>
          </w:rPr>
          <w:t>145</w:t>
        </w:r>
        <w:r w:rsidR="00052AF0" w:rsidRPr="002E2661">
          <w:rPr>
            <w:webHidden/>
          </w:rPr>
          <w:fldChar w:fldCharType="end"/>
        </w:r>
      </w:hyperlink>
    </w:p>
    <w:p w14:paraId="07A23997" w14:textId="582025CF" w:rsidR="00052AF0" w:rsidRPr="002E2661" w:rsidRDefault="00B33E50" w:rsidP="00052AF0">
      <w:pPr>
        <w:pStyle w:val="35"/>
        <w:rPr>
          <w:rFonts w:asciiTheme="minorHAnsi" w:eastAsiaTheme="minorEastAsia" w:hAnsiTheme="minorHAnsi" w:cstheme="minorBidi"/>
          <w:sz w:val="22"/>
          <w:szCs w:val="22"/>
        </w:rPr>
      </w:pPr>
      <w:hyperlink w:anchor="_Toc50027356" w:history="1">
        <w:r w:rsidR="00052AF0" w:rsidRPr="002E2661">
          <w:rPr>
            <w:rStyle w:val="afff0"/>
          </w:rPr>
          <w:t>4.3.19</w:t>
        </w:r>
        <w:r w:rsidR="00052AF0" w:rsidRPr="002E2661">
          <w:rPr>
            <w:rFonts w:asciiTheme="minorHAnsi" w:eastAsiaTheme="minorEastAsia" w:hAnsiTheme="minorHAnsi" w:cstheme="minorBidi"/>
            <w:sz w:val="22"/>
            <w:szCs w:val="22"/>
          </w:rPr>
          <w:tab/>
        </w:r>
        <w:r w:rsidR="00052AF0" w:rsidRPr="002E2661">
          <w:rPr>
            <w:rStyle w:val="afff0"/>
          </w:rPr>
          <w:t>Компонент RS422</w:t>
        </w:r>
        <w:r w:rsidR="00052AF0" w:rsidRPr="002E2661">
          <w:rPr>
            <w:webHidden/>
          </w:rPr>
          <w:tab/>
        </w:r>
        <w:r w:rsidR="00052AF0" w:rsidRPr="002E2661">
          <w:rPr>
            <w:webHidden/>
          </w:rPr>
          <w:fldChar w:fldCharType="begin"/>
        </w:r>
        <w:r w:rsidR="00052AF0" w:rsidRPr="002E2661">
          <w:rPr>
            <w:webHidden/>
          </w:rPr>
          <w:instrText xml:space="preserve"> PAGEREF _Toc50027356 \h </w:instrText>
        </w:r>
        <w:r w:rsidR="00052AF0" w:rsidRPr="002E2661">
          <w:rPr>
            <w:webHidden/>
          </w:rPr>
        </w:r>
        <w:r w:rsidR="00052AF0" w:rsidRPr="002E2661">
          <w:rPr>
            <w:webHidden/>
          </w:rPr>
          <w:fldChar w:fldCharType="separate"/>
        </w:r>
        <w:r w:rsidR="001432BC">
          <w:rPr>
            <w:webHidden/>
          </w:rPr>
          <w:t>149</w:t>
        </w:r>
        <w:r w:rsidR="00052AF0" w:rsidRPr="002E2661">
          <w:rPr>
            <w:webHidden/>
          </w:rPr>
          <w:fldChar w:fldCharType="end"/>
        </w:r>
      </w:hyperlink>
    </w:p>
    <w:p w14:paraId="75880ED6" w14:textId="09242D94" w:rsidR="00052AF0" w:rsidRPr="002E2661" w:rsidRDefault="00B33E50" w:rsidP="00052AF0">
      <w:pPr>
        <w:pStyle w:val="35"/>
        <w:rPr>
          <w:rFonts w:asciiTheme="minorHAnsi" w:eastAsiaTheme="minorEastAsia" w:hAnsiTheme="minorHAnsi" w:cstheme="minorBidi"/>
          <w:sz w:val="22"/>
          <w:szCs w:val="22"/>
        </w:rPr>
      </w:pPr>
      <w:hyperlink w:anchor="_Toc50027357" w:history="1">
        <w:r w:rsidR="00052AF0" w:rsidRPr="002E2661">
          <w:rPr>
            <w:rStyle w:val="afff0"/>
          </w:rPr>
          <w:t>4.3.20</w:t>
        </w:r>
        <w:r w:rsidR="00052AF0" w:rsidRPr="002E2661">
          <w:rPr>
            <w:rFonts w:asciiTheme="minorHAnsi" w:eastAsiaTheme="minorEastAsia" w:hAnsiTheme="minorHAnsi" w:cstheme="minorBidi"/>
            <w:sz w:val="22"/>
            <w:szCs w:val="22"/>
          </w:rPr>
          <w:tab/>
        </w:r>
        <w:r w:rsidR="00052AF0" w:rsidRPr="002E2661">
          <w:rPr>
            <w:rStyle w:val="afff0"/>
          </w:rPr>
          <w:t>Компонент SafetyPowerControl</w:t>
        </w:r>
        <w:r w:rsidR="00052AF0" w:rsidRPr="002E2661">
          <w:rPr>
            <w:webHidden/>
          </w:rPr>
          <w:tab/>
        </w:r>
        <w:r w:rsidR="00052AF0" w:rsidRPr="002E2661">
          <w:rPr>
            <w:webHidden/>
          </w:rPr>
          <w:fldChar w:fldCharType="begin"/>
        </w:r>
        <w:r w:rsidR="00052AF0" w:rsidRPr="002E2661">
          <w:rPr>
            <w:webHidden/>
          </w:rPr>
          <w:instrText xml:space="preserve"> PAGEREF _Toc50027357 \h </w:instrText>
        </w:r>
        <w:r w:rsidR="00052AF0" w:rsidRPr="002E2661">
          <w:rPr>
            <w:webHidden/>
          </w:rPr>
        </w:r>
        <w:r w:rsidR="00052AF0" w:rsidRPr="002E2661">
          <w:rPr>
            <w:webHidden/>
          </w:rPr>
          <w:fldChar w:fldCharType="separate"/>
        </w:r>
        <w:r w:rsidR="001432BC">
          <w:rPr>
            <w:webHidden/>
          </w:rPr>
          <w:t>164</w:t>
        </w:r>
        <w:r w:rsidR="00052AF0" w:rsidRPr="002E2661">
          <w:rPr>
            <w:webHidden/>
          </w:rPr>
          <w:fldChar w:fldCharType="end"/>
        </w:r>
      </w:hyperlink>
    </w:p>
    <w:p w14:paraId="7FAE1A0B" w14:textId="19E4ECE8" w:rsidR="00052AF0" w:rsidRPr="002E2661" w:rsidRDefault="00B33E50" w:rsidP="00052AF0">
      <w:pPr>
        <w:pStyle w:val="35"/>
        <w:rPr>
          <w:rFonts w:asciiTheme="minorHAnsi" w:eastAsiaTheme="minorEastAsia" w:hAnsiTheme="minorHAnsi" w:cstheme="minorBidi"/>
          <w:sz w:val="22"/>
          <w:szCs w:val="22"/>
        </w:rPr>
      </w:pPr>
      <w:hyperlink w:anchor="_Toc50027358" w:history="1">
        <w:r w:rsidR="00052AF0" w:rsidRPr="002E2661">
          <w:rPr>
            <w:rStyle w:val="afff0"/>
          </w:rPr>
          <w:t>4.3.21</w:t>
        </w:r>
        <w:r w:rsidR="00052AF0" w:rsidRPr="002E2661">
          <w:rPr>
            <w:rFonts w:asciiTheme="minorHAnsi" w:eastAsiaTheme="minorEastAsia" w:hAnsiTheme="minorHAnsi" w:cstheme="minorBidi"/>
            <w:sz w:val="22"/>
            <w:szCs w:val="22"/>
          </w:rPr>
          <w:tab/>
        </w:r>
        <w:r w:rsidR="00052AF0" w:rsidRPr="002E2661">
          <w:rPr>
            <w:rStyle w:val="afff0"/>
          </w:rPr>
          <w:t>Компонент ShuntShift</w:t>
        </w:r>
        <w:r w:rsidR="00052AF0" w:rsidRPr="002E2661">
          <w:rPr>
            <w:webHidden/>
          </w:rPr>
          <w:tab/>
        </w:r>
        <w:r w:rsidR="00052AF0" w:rsidRPr="002E2661">
          <w:rPr>
            <w:webHidden/>
          </w:rPr>
          <w:fldChar w:fldCharType="begin"/>
        </w:r>
        <w:r w:rsidR="00052AF0" w:rsidRPr="002E2661">
          <w:rPr>
            <w:webHidden/>
          </w:rPr>
          <w:instrText xml:space="preserve"> PAGEREF _Toc50027358 \h </w:instrText>
        </w:r>
        <w:r w:rsidR="00052AF0" w:rsidRPr="002E2661">
          <w:rPr>
            <w:webHidden/>
          </w:rPr>
        </w:r>
        <w:r w:rsidR="00052AF0" w:rsidRPr="002E2661">
          <w:rPr>
            <w:webHidden/>
          </w:rPr>
          <w:fldChar w:fldCharType="separate"/>
        </w:r>
        <w:r w:rsidR="001432BC">
          <w:rPr>
            <w:webHidden/>
          </w:rPr>
          <w:t>167</w:t>
        </w:r>
        <w:r w:rsidR="00052AF0" w:rsidRPr="002E2661">
          <w:rPr>
            <w:webHidden/>
          </w:rPr>
          <w:fldChar w:fldCharType="end"/>
        </w:r>
      </w:hyperlink>
    </w:p>
    <w:p w14:paraId="552A089D" w14:textId="718CF0D6" w:rsidR="00052AF0" w:rsidRPr="002E2661" w:rsidRDefault="00B33E50">
      <w:pPr>
        <w:pStyle w:val="28"/>
        <w:rPr>
          <w:rFonts w:asciiTheme="minorHAnsi" w:eastAsiaTheme="minorEastAsia" w:hAnsiTheme="minorHAnsi" w:cstheme="minorBidi"/>
          <w:iCs w:val="0"/>
          <w:noProof/>
          <w:sz w:val="22"/>
          <w:szCs w:val="22"/>
        </w:rPr>
      </w:pPr>
      <w:hyperlink w:anchor="_Toc50027359" w:history="1">
        <w:r w:rsidR="00052AF0" w:rsidRPr="002E2661">
          <w:rPr>
            <w:rStyle w:val="afff0"/>
            <w:noProof/>
          </w:rPr>
          <w:t>4.4</w:t>
        </w:r>
        <w:r w:rsidR="00052AF0" w:rsidRPr="002E2661">
          <w:rPr>
            <w:rFonts w:asciiTheme="minorHAnsi" w:eastAsiaTheme="minorEastAsia" w:hAnsiTheme="minorHAnsi" w:cstheme="minorBidi"/>
            <w:iCs w:val="0"/>
            <w:noProof/>
            <w:sz w:val="22"/>
            <w:szCs w:val="22"/>
          </w:rPr>
          <w:tab/>
        </w:r>
        <w:r w:rsidR="00052AF0" w:rsidRPr="002E2661">
          <w:rPr>
            <w:rStyle w:val="afff0"/>
            <w:noProof/>
          </w:rPr>
          <w:t>Системные каталоги</w:t>
        </w:r>
        <w:r w:rsidR="00052AF0" w:rsidRPr="002E2661">
          <w:rPr>
            <w:noProof/>
            <w:webHidden/>
          </w:rPr>
          <w:tab/>
        </w:r>
        <w:r w:rsidR="00052AF0" w:rsidRPr="002E2661">
          <w:rPr>
            <w:noProof/>
            <w:webHidden/>
          </w:rPr>
          <w:fldChar w:fldCharType="begin"/>
        </w:r>
        <w:r w:rsidR="00052AF0" w:rsidRPr="002E2661">
          <w:rPr>
            <w:noProof/>
            <w:webHidden/>
          </w:rPr>
          <w:instrText xml:space="preserve"> PAGEREF _Toc50027359 \h </w:instrText>
        </w:r>
        <w:r w:rsidR="00052AF0" w:rsidRPr="002E2661">
          <w:rPr>
            <w:noProof/>
            <w:webHidden/>
          </w:rPr>
        </w:r>
        <w:r w:rsidR="00052AF0" w:rsidRPr="002E2661">
          <w:rPr>
            <w:noProof/>
            <w:webHidden/>
          </w:rPr>
          <w:fldChar w:fldCharType="separate"/>
        </w:r>
        <w:r w:rsidR="001432BC">
          <w:rPr>
            <w:noProof/>
            <w:webHidden/>
          </w:rPr>
          <w:t>171</w:t>
        </w:r>
        <w:r w:rsidR="00052AF0" w:rsidRPr="002E2661">
          <w:rPr>
            <w:noProof/>
            <w:webHidden/>
          </w:rPr>
          <w:fldChar w:fldCharType="end"/>
        </w:r>
      </w:hyperlink>
    </w:p>
    <w:p w14:paraId="4899492C" w14:textId="6E50C548" w:rsidR="00052AF0" w:rsidRPr="002E2661" w:rsidRDefault="00B33E50" w:rsidP="00052AF0">
      <w:pPr>
        <w:pStyle w:val="35"/>
        <w:rPr>
          <w:rFonts w:asciiTheme="minorHAnsi" w:eastAsiaTheme="minorEastAsia" w:hAnsiTheme="minorHAnsi" w:cstheme="minorBidi"/>
          <w:sz w:val="22"/>
          <w:szCs w:val="22"/>
        </w:rPr>
      </w:pPr>
      <w:hyperlink w:anchor="_Toc50027360" w:history="1">
        <w:r w:rsidR="00052AF0" w:rsidRPr="002E2661">
          <w:rPr>
            <w:rStyle w:val="afff0"/>
          </w:rPr>
          <w:t>4.4.1</w:t>
        </w:r>
        <w:r w:rsidR="00052AF0" w:rsidRPr="002E2661">
          <w:rPr>
            <w:rFonts w:asciiTheme="minorHAnsi" w:eastAsiaTheme="minorEastAsia" w:hAnsiTheme="minorHAnsi" w:cstheme="minorBidi"/>
            <w:sz w:val="22"/>
            <w:szCs w:val="22"/>
          </w:rPr>
          <w:tab/>
        </w:r>
        <w:r w:rsidR="00052AF0" w:rsidRPr="002E2661">
          <w:rPr>
            <w:rStyle w:val="afff0"/>
          </w:rPr>
          <w:t>drv</w:t>
        </w:r>
        <w:r w:rsidR="00052AF0" w:rsidRPr="002E2661">
          <w:rPr>
            <w:webHidden/>
          </w:rPr>
          <w:tab/>
        </w:r>
        <w:r w:rsidR="00052AF0" w:rsidRPr="002E2661">
          <w:rPr>
            <w:webHidden/>
          </w:rPr>
          <w:fldChar w:fldCharType="begin"/>
        </w:r>
        <w:r w:rsidR="00052AF0" w:rsidRPr="002E2661">
          <w:rPr>
            <w:webHidden/>
          </w:rPr>
          <w:instrText xml:space="preserve"> PAGEREF _Toc50027360 \h </w:instrText>
        </w:r>
        <w:r w:rsidR="00052AF0" w:rsidRPr="002E2661">
          <w:rPr>
            <w:webHidden/>
          </w:rPr>
        </w:r>
        <w:r w:rsidR="00052AF0" w:rsidRPr="002E2661">
          <w:rPr>
            <w:webHidden/>
          </w:rPr>
          <w:fldChar w:fldCharType="separate"/>
        </w:r>
        <w:r w:rsidR="001432BC">
          <w:rPr>
            <w:webHidden/>
          </w:rPr>
          <w:t>172</w:t>
        </w:r>
        <w:r w:rsidR="00052AF0" w:rsidRPr="002E2661">
          <w:rPr>
            <w:webHidden/>
          </w:rPr>
          <w:fldChar w:fldCharType="end"/>
        </w:r>
      </w:hyperlink>
    </w:p>
    <w:p w14:paraId="3B990A88" w14:textId="3282E22C" w:rsidR="00052AF0" w:rsidRPr="002E2661" w:rsidRDefault="00B33E50" w:rsidP="00052AF0">
      <w:pPr>
        <w:pStyle w:val="35"/>
        <w:rPr>
          <w:rFonts w:asciiTheme="minorHAnsi" w:eastAsiaTheme="minorEastAsia" w:hAnsiTheme="minorHAnsi" w:cstheme="minorBidi"/>
          <w:sz w:val="22"/>
          <w:szCs w:val="22"/>
        </w:rPr>
      </w:pPr>
      <w:hyperlink w:anchor="_Toc50027361" w:history="1">
        <w:r w:rsidR="00052AF0" w:rsidRPr="002E2661">
          <w:rPr>
            <w:rStyle w:val="afff0"/>
          </w:rPr>
          <w:t>4.4.2</w:t>
        </w:r>
        <w:r w:rsidR="00052AF0" w:rsidRPr="002E2661">
          <w:rPr>
            <w:rFonts w:asciiTheme="minorHAnsi" w:eastAsiaTheme="minorEastAsia" w:hAnsiTheme="minorHAnsi" w:cstheme="minorBidi"/>
            <w:sz w:val="22"/>
            <w:szCs w:val="22"/>
          </w:rPr>
          <w:tab/>
        </w:r>
        <w:r w:rsidR="00052AF0" w:rsidRPr="002E2661">
          <w:rPr>
            <w:rStyle w:val="afff0"/>
          </w:rPr>
          <w:t>systems</w:t>
        </w:r>
        <w:r w:rsidR="00052AF0" w:rsidRPr="002E2661">
          <w:rPr>
            <w:webHidden/>
          </w:rPr>
          <w:tab/>
        </w:r>
        <w:r w:rsidR="00052AF0" w:rsidRPr="002E2661">
          <w:rPr>
            <w:webHidden/>
          </w:rPr>
          <w:fldChar w:fldCharType="begin"/>
        </w:r>
        <w:r w:rsidR="00052AF0" w:rsidRPr="002E2661">
          <w:rPr>
            <w:webHidden/>
          </w:rPr>
          <w:instrText xml:space="preserve"> PAGEREF _Toc50027361 \h </w:instrText>
        </w:r>
        <w:r w:rsidR="00052AF0" w:rsidRPr="002E2661">
          <w:rPr>
            <w:webHidden/>
          </w:rPr>
        </w:r>
        <w:r w:rsidR="00052AF0" w:rsidRPr="002E2661">
          <w:rPr>
            <w:webHidden/>
          </w:rPr>
          <w:fldChar w:fldCharType="separate"/>
        </w:r>
        <w:r w:rsidR="001432BC">
          <w:rPr>
            <w:webHidden/>
          </w:rPr>
          <w:t>197</w:t>
        </w:r>
        <w:r w:rsidR="00052AF0" w:rsidRPr="002E2661">
          <w:rPr>
            <w:webHidden/>
          </w:rPr>
          <w:fldChar w:fldCharType="end"/>
        </w:r>
      </w:hyperlink>
    </w:p>
    <w:p w14:paraId="7935CC4F" w14:textId="372AC2AB" w:rsidR="00052AF0" w:rsidRPr="002E2661" w:rsidRDefault="00B33E50" w:rsidP="00052AF0">
      <w:pPr>
        <w:pStyle w:val="35"/>
        <w:rPr>
          <w:rFonts w:asciiTheme="minorHAnsi" w:eastAsiaTheme="minorEastAsia" w:hAnsiTheme="minorHAnsi" w:cstheme="minorBidi"/>
          <w:sz w:val="22"/>
          <w:szCs w:val="22"/>
        </w:rPr>
      </w:pPr>
      <w:hyperlink w:anchor="_Toc50027362" w:history="1">
        <w:r w:rsidR="00052AF0" w:rsidRPr="002E2661">
          <w:rPr>
            <w:rStyle w:val="afff0"/>
          </w:rPr>
          <w:t>4.4.3</w:t>
        </w:r>
        <w:r w:rsidR="00052AF0" w:rsidRPr="002E2661">
          <w:rPr>
            <w:rFonts w:asciiTheme="minorHAnsi" w:eastAsiaTheme="minorEastAsia" w:hAnsiTheme="minorHAnsi" w:cstheme="minorBidi"/>
            <w:sz w:val="22"/>
            <w:szCs w:val="22"/>
          </w:rPr>
          <w:tab/>
        </w:r>
        <w:r w:rsidR="00052AF0" w:rsidRPr="002E2661">
          <w:rPr>
            <w:rStyle w:val="afff0"/>
          </w:rPr>
          <w:t>Testing</w:t>
        </w:r>
        <w:r w:rsidR="00052AF0" w:rsidRPr="002E2661">
          <w:rPr>
            <w:webHidden/>
          </w:rPr>
          <w:tab/>
        </w:r>
        <w:r w:rsidR="00052AF0" w:rsidRPr="002E2661">
          <w:rPr>
            <w:webHidden/>
          </w:rPr>
          <w:fldChar w:fldCharType="begin"/>
        </w:r>
        <w:r w:rsidR="00052AF0" w:rsidRPr="002E2661">
          <w:rPr>
            <w:webHidden/>
          </w:rPr>
          <w:instrText xml:space="preserve"> PAGEREF _Toc50027362 \h </w:instrText>
        </w:r>
        <w:r w:rsidR="00052AF0" w:rsidRPr="002E2661">
          <w:rPr>
            <w:webHidden/>
          </w:rPr>
        </w:r>
        <w:r w:rsidR="00052AF0" w:rsidRPr="002E2661">
          <w:rPr>
            <w:webHidden/>
          </w:rPr>
          <w:fldChar w:fldCharType="separate"/>
        </w:r>
        <w:r w:rsidR="001432BC">
          <w:rPr>
            <w:webHidden/>
          </w:rPr>
          <w:t>205</w:t>
        </w:r>
        <w:r w:rsidR="00052AF0" w:rsidRPr="002E2661">
          <w:rPr>
            <w:webHidden/>
          </w:rPr>
          <w:fldChar w:fldCharType="end"/>
        </w:r>
      </w:hyperlink>
    </w:p>
    <w:p w14:paraId="1FEBE8CA" w14:textId="4BD46E39" w:rsidR="00052AF0" w:rsidRPr="002E2661" w:rsidRDefault="00B33E50" w:rsidP="00052AF0">
      <w:pPr>
        <w:pStyle w:val="35"/>
        <w:rPr>
          <w:rFonts w:asciiTheme="minorHAnsi" w:eastAsiaTheme="minorEastAsia" w:hAnsiTheme="minorHAnsi" w:cstheme="minorBidi"/>
          <w:sz w:val="22"/>
          <w:szCs w:val="22"/>
        </w:rPr>
      </w:pPr>
      <w:hyperlink w:anchor="_Toc50027363" w:history="1">
        <w:r w:rsidR="00052AF0" w:rsidRPr="002E2661">
          <w:rPr>
            <w:rStyle w:val="afff0"/>
          </w:rPr>
          <w:t>4.4.4</w:t>
        </w:r>
        <w:r w:rsidR="00052AF0" w:rsidRPr="002E2661">
          <w:rPr>
            <w:rFonts w:asciiTheme="minorHAnsi" w:eastAsiaTheme="minorEastAsia" w:hAnsiTheme="minorHAnsi" w:cstheme="minorBidi"/>
            <w:sz w:val="22"/>
            <w:szCs w:val="22"/>
          </w:rPr>
          <w:tab/>
        </w:r>
        <w:r w:rsidR="00052AF0" w:rsidRPr="002E2661">
          <w:rPr>
            <w:rStyle w:val="afff0"/>
          </w:rPr>
          <w:t>Utility</w:t>
        </w:r>
        <w:r w:rsidR="00052AF0" w:rsidRPr="002E2661">
          <w:rPr>
            <w:webHidden/>
          </w:rPr>
          <w:tab/>
        </w:r>
        <w:r w:rsidR="00052AF0" w:rsidRPr="002E2661">
          <w:rPr>
            <w:webHidden/>
          </w:rPr>
          <w:fldChar w:fldCharType="begin"/>
        </w:r>
        <w:r w:rsidR="00052AF0" w:rsidRPr="002E2661">
          <w:rPr>
            <w:webHidden/>
          </w:rPr>
          <w:instrText xml:space="preserve"> PAGEREF _Toc50027363 \h </w:instrText>
        </w:r>
        <w:r w:rsidR="00052AF0" w:rsidRPr="002E2661">
          <w:rPr>
            <w:webHidden/>
          </w:rPr>
        </w:r>
        <w:r w:rsidR="00052AF0" w:rsidRPr="002E2661">
          <w:rPr>
            <w:webHidden/>
          </w:rPr>
          <w:fldChar w:fldCharType="separate"/>
        </w:r>
        <w:r w:rsidR="001432BC">
          <w:rPr>
            <w:webHidden/>
          </w:rPr>
          <w:t>207</w:t>
        </w:r>
        <w:r w:rsidR="00052AF0" w:rsidRPr="002E2661">
          <w:rPr>
            <w:webHidden/>
          </w:rPr>
          <w:fldChar w:fldCharType="end"/>
        </w:r>
      </w:hyperlink>
    </w:p>
    <w:p w14:paraId="5BEBB7CF" w14:textId="384E4B0D" w:rsidR="00687AFB" w:rsidRPr="002E2661" w:rsidRDefault="0019465E" w:rsidP="006A5643">
      <w:pPr>
        <w:ind w:firstLine="426"/>
        <w:rPr>
          <w:noProof w:val="0"/>
        </w:rPr>
      </w:pPr>
      <w:r w:rsidRPr="002E2661">
        <w:rPr>
          <w:rFonts w:ascii="Calibri" w:hAnsi="Calibri" w:cs="Calibri"/>
          <w:b/>
          <w:bCs/>
          <w:i/>
          <w:iCs/>
          <w:noProof w:val="0"/>
          <w:sz w:val="20"/>
        </w:rPr>
        <w:fldChar w:fldCharType="end"/>
      </w:r>
      <w:r w:rsidR="00687AFB" w:rsidRPr="002E2661">
        <w:rPr>
          <w:noProof w:val="0"/>
        </w:rPr>
        <w:br w:type="page"/>
      </w:r>
      <w:bookmarkStart w:id="5" w:name="Введение"/>
    </w:p>
    <w:p w14:paraId="7CF7632D" w14:textId="77777777" w:rsidR="00687AFB" w:rsidRPr="002E2661" w:rsidRDefault="00900E9C" w:rsidP="00D67A33">
      <w:pPr>
        <w:pStyle w:val="1"/>
        <w:tabs>
          <w:tab w:val="clear" w:pos="2410"/>
        </w:tabs>
        <w:spacing w:before="0" w:line="480" w:lineRule="auto"/>
        <w:ind w:firstLine="0"/>
        <w:jc w:val="center"/>
      </w:pPr>
      <w:bookmarkStart w:id="6" w:name="_Toc499296442"/>
      <w:bookmarkEnd w:id="5"/>
      <w:r w:rsidRPr="002E2661">
        <w:lastRenderedPageBreak/>
        <w:t> </w:t>
      </w:r>
      <w:bookmarkStart w:id="7" w:name="_Toc50027324"/>
      <w:r w:rsidRPr="002E2661">
        <w:t>ВВЕДЕНИЕ</w:t>
      </w:r>
      <w:bookmarkEnd w:id="6"/>
      <w:bookmarkEnd w:id="7"/>
    </w:p>
    <w:p w14:paraId="39A4B387" w14:textId="77777777" w:rsidR="00E66B61" w:rsidRPr="002E2661" w:rsidRDefault="00475729" w:rsidP="00370CE5">
      <w:pPr>
        <w:pStyle w:val="2"/>
        <w:tabs>
          <w:tab w:val="clear" w:pos="2410"/>
          <w:tab w:val="num" w:pos="1134"/>
        </w:tabs>
      </w:pPr>
      <w:bookmarkStart w:id="8" w:name="_Toc499296443"/>
      <w:bookmarkStart w:id="9" w:name="_Toc50027325"/>
      <w:r w:rsidRPr="002E2661">
        <w:t xml:space="preserve">Назначение </w:t>
      </w:r>
      <w:bookmarkEnd w:id="8"/>
      <w:r w:rsidR="006C4A1E" w:rsidRPr="002E2661">
        <w:t>документа</w:t>
      </w:r>
      <w:bookmarkEnd w:id="9"/>
    </w:p>
    <w:p w14:paraId="7E881762" w14:textId="77777777" w:rsidR="00B55828" w:rsidRPr="002E2661" w:rsidRDefault="002557C7" w:rsidP="00B55828">
      <w:pPr>
        <w:pStyle w:val="a4"/>
      </w:pPr>
      <w:bookmarkStart w:id="10" w:name="_Hlk499292463"/>
      <w:r w:rsidRPr="002E2661">
        <w:t>Настоящий документ регламентирует конкретные принципы реализации программного обеспечения</w:t>
      </w:r>
      <w:r w:rsidR="00370CE5" w:rsidRPr="002E2661">
        <w:t>.</w:t>
      </w:r>
    </w:p>
    <w:p w14:paraId="45F60688" w14:textId="77777777" w:rsidR="008F3139" w:rsidRPr="002E2661" w:rsidRDefault="008F3139" w:rsidP="00327CCA">
      <w:pPr>
        <w:pStyle w:val="a4"/>
        <w:rPr>
          <w:kern w:val="36"/>
        </w:rPr>
      </w:pPr>
      <w:r w:rsidRPr="002E2661">
        <w:t xml:space="preserve">Документ распространяется на объектный контроллер привода стрелки ОКПС-Е-К </w:t>
      </w:r>
      <w:r w:rsidR="00F070C0" w:rsidRPr="002E2661">
        <w:t xml:space="preserve">ЕИУС.465275.006.100 </w:t>
      </w:r>
      <w:r w:rsidRPr="002E2661">
        <w:t xml:space="preserve">(далее по тексту </w:t>
      </w:r>
      <w:r w:rsidR="001D27DD" w:rsidRPr="002E2661">
        <w:t>–</w:t>
      </w:r>
      <w:r w:rsidRPr="002E2661">
        <w:t xml:space="preserve"> </w:t>
      </w:r>
      <w:r w:rsidR="0060177F" w:rsidRPr="002E2661">
        <w:t xml:space="preserve">ОКПС-Е-К или </w:t>
      </w:r>
      <w:r w:rsidRPr="002E2661">
        <w:t>прибор)</w:t>
      </w:r>
      <w:r w:rsidR="00FC266E" w:rsidRPr="002E2661">
        <w:t>, предназначенный</w:t>
      </w:r>
      <w:r w:rsidRPr="002E2661">
        <w:t xml:space="preserve"> </w:t>
      </w:r>
      <w:r w:rsidRPr="002E2661">
        <w:rPr>
          <w:kern w:val="36"/>
        </w:rPr>
        <w:t xml:space="preserve">для управления стрелочным приводом путем формирования трехфазного напряжения для питания электродвигателей переменного тока в </w:t>
      </w:r>
      <w:r w:rsidR="00FC266E" w:rsidRPr="002E2661">
        <w:rPr>
          <w:kern w:val="36"/>
        </w:rPr>
        <w:t>девят</w:t>
      </w:r>
      <w:r w:rsidRPr="002E2661">
        <w:rPr>
          <w:kern w:val="36"/>
        </w:rPr>
        <w:t>и проводных схемах управления.</w:t>
      </w:r>
    </w:p>
    <w:p w14:paraId="0A657A08" w14:textId="77777777" w:rsidR="0060177F" w:rsidRPr="002E2661" w:rsidRDefault="0060177F" w:rsidP="008F3139">
      <w:pPr>
        <w:pStyle w:val="a4"/>
      </w:pPr>
      <w:r w:rsidRPr="002E2661">
        <w:t xml:space="preserve">ОКПС-Е-К входит в состав Аппаратуры управления и контроля стрелок АУКС-К ЕИУС.465275.006 и предназначен для применения в составе </w:t>
      </w:r>
      <w:r w:rsidR="00D46925" w:rsidRPr="002E2661">
        <w:t>М</w:t>
      </w:r>
      <w:r w:rsidRPr="002E2661">
        <w:t>икропроцессорной централизации стрелок и сигналов для метрополитена МПЦ</w:t>
      </w:r>
      <w:r w:rsidRPr="002E2661">
        <w:noBreakHyphen/>
        <w:t>СМ ЕИУС.468333.003.</w:t>
      </w:r>
    </w:p>
    <w:p w14:paraId="72074A96" w14:textId="77777777" w:rsidR="000541F7" w:rsidRPr="002E2661" w:rsidRDefault="000541F7" w:rsidP="000541F7">
      <w:pPr>
        <w:pStyle w:val="affffa"/>
      </w:pPr>
      <w:r w:rsidRPr="002E2661">
        <w:t>Этот документ:</w:t>
      </w:r>
    </w:p>
    <w:p w14:paraId="1CC559DA" w14:textId="77777777" w:rsidR="000541F7" w:rsidRPr="002E2661" w:rsidRDefault="000541F7" w:rsidP="00A01D15">
      <w:pPr>
        <w:pStyle w:val="a"/>
        <w:ind w:left="0" w:firstLine="709"/>
        <w:rPr>
          <w:lang w:val="ru-RU"/>
        </w:rPr>
      </w:pPr>
      <w:r w:rsidRPr="002E2661">
        <w:rPr>
          <w:lang w:val="ru-RU"/>
        </w:rPr>
        <w:t>определяет детальную архитектуру компонентов ПО прибора;</w:t>
      </w:r>
    </w:p>
    <w:p w14:paraId="5A14AF53" w14:textId="77777777" w:rsidR="000541F7" w:rsidRPr="002E2661" w:rsidRDefault="000541F7" w:rsidP="00A01D15">
      <w:pPr>
        <w:pStyle w:val="a"/>
        <w:ind w:left="0" w:firstLine="709"/>
        <w:rPr>
          <w:lang w:val="ru-RU"/>
        </w:rPr>
      </w:pPr>
      <w:r w:rsidRPr="002E2661">
        <w:rPr>
          <w:lang w:val="ru-RU"/>
        </w:rPr>
        <w:t>описывает основные алгоритмы компонентов;</w:t>
      </w:r>
    </w:p>
    <w:p w14:paraId="6696E6A8" w14:textId="77777777" w:rsidR="000541F7" w:rsidRPr="002E2661" w:rsidRDefault="000541F7" w:rsidP="00A01D15">
      <w:pPr>
        <w:pStyle w:val="a"/>
        <w:ind w:left="0" w:firstLine="709"/>
        <w:rPr>
          <w:lang w:val="ru-RU"/>
        </w:rPr>
      </w:pPr>
      <w:r w:rsidRPr="002E2661">
        <w:rPr>
          <w:lang w:val="ru-RU"/>
        </w:rPr>
        <w:t>соответствует функциональным требованиям к ПО;</w:t>
      </w:r>
    </w:p>
    <w:p w14:paraId="461B9D43" w14:textId="77777777" w:rsidR="000541F7" w:rsidRPr="002E2661" w:rsidRDefault="000541F7" w:rsidP="00A01D15">
      <w:pPr>
        <w:pStyle w:val="a"/>
        <w:ind w:left="0" w:firstLine="709"/>
        <w:rPr>
          <w:lang w:val="ru-RU"/>
        </w:rPr>
      </w:pPr>
      <w:r w:rsidRPr="002E2661">
        <w:rPr>
          <w:lang w:val="ru-RU"/>
        </w:rPr>
        <w:t>должен корректироваться при изменении аппаратной реализации, влияющей на алгоритмы ПО;</w:t>
      </w:r>
    </w:p>
    <w:p w14:paraId="2C6CF233" w14:textId="77777777" w:rsidR="000541F7" w:rsidRPr="002E2661" w:rsidRDefault="000541F7" w:rsidP="00A01D15">
      <w:pPr>
        <w:pStyle w:val="a"/>
        <w:ind w:left="0" w:firstLine="709"/>
        <w:rPr>
          <w:lang w:val="ru-RU"/>
        </w:rPr>
      </w:pPr>
      <w:r w:rsidRPr="002E2661">
        <w:rPr>
          <w:lang w:val="ru-RU"/>
        </w:rPr>
        <w:t>не предназначен для разработки поддерживающего ПО (ПО стендов регулировки, ПО стендов проверки, ПО средств отладки);</w:t>
      </w:r>
    </w:p>
    <w:p w14:paraId="6A9466B7" w14:textId="77777777" w:rsidR="000541F7" w:rsidRPr="002E2661" w:rsidRDefault="000541F7" w:rsidP="00A01D15">
      <w:pPr>
        <w:pStyle w:val="a"/>
        <w:ind w:left="0" w:firstLine="709"/>
        <w:rPr>
          <w:lang w:val="ru-RU"/>
        </w:rPr>
      </w:pPr>
      <w:r w:rsidRPr="002E2661">
        <w:rPr>
          <w:lang w:val="ru-RU"/>
        </w:rPr>
        <w:t>не предназначен для рассмотрения коммерческих вопросов.</w:t>
      </w:r>
    </w:p>
    <w:p w14:paraId="5A3572AA" w14:textId="77777777" w:rsidR="00FE21AB" w:rsidRPr="002E2661" w:rsidRDefault="00F22E26" w:rsidP="000541F7">
      <w:pPr>
        <w:pStyle w:val="2"/>
        <w:tabs>
          <w:tab w:val="clear" w:pos="2410"/>
          <w:tab w:val="num" w:pos="1276"/>
        </w:tabs>
        <w:spacing w:before="360"/>
        <w:rPr>
          <w:snapToGrid w:val="0"/>
        </w:rPr>
      </w:pPr>
      <w:bookmarkStart w:id="11" w:name="_Toc493079482"/>
      <w:bookmarkStart w:id="12" w:name="_Toc498608481"/>
      <w:bookmarkStart w:id="13" w:name="_Toc499296445"/>
      <w:bookmarkStart w:id="14" w:name="_Toc885388"/>
      <w:bookmarkStart w:id="15" w:name="_Toc493678739"/>
      <w:bookmarkStart w:id="16" w:name="_Toc519081707"/>
      <w:bookmarkStart w:id="17" w:name="_Toc50027326"/>
      <w:bookmarkEnd w:id="10"/>
      <w:r w:rsidRPr="002E2661">
        <w:t>Термины, определения и сокращения</w:t>
      </w:r>
      <w:bookmarkEnd w:id="11"/>
      <w:bookmarkEnd w:id="12"/>
      <w:bookmarkEnd w:id="13"/>
      <w:bookmarkEnd w:id="14"/>
      <w:bookmarkEnd w:id="15"/>
      <w:bookmarkEnd w:id="16"/>
      <w:bookmarkEnd w:id="17"/>
    </w:p>
    <w:p w14:paraId="4F7CCB15" w14:textId="77777777" w:rsidR="00FE21AB" w:rsidRPr="002E2661" w:rsidRDefault="000541F7" w:rsidP="00FE21AB">
      <w:pPr>
        <w:pStyle w:val="a4"/>
      </w:pPr>
      <w:r w:rsidRPr="002E2661">
        <w:t>Употребляемые в документе т</w:t>
      </w:r>
      <w:r w:rsidR="00FE21AB" w:rsidRPr="002E2661">
        <w:t xml:space="preserve">ермины, определения и </w:t>
      </w:r>
      <w:r w:rsidRPr="002E2661">
        <w:t>сокращения приведены</w:t>
      </w:r>
      <w:r w:rsidR="00333945" w:rsidRPr="002E2661">
        <w:t xml:space="preserve"> в документе </w:t>
      </w:r>
      <w:r w:rsidR="00FE21AB" w:rsidRPr="002E2661">
        <w:t>«Объектный контроллер привода стрелки ОКПС-Е-К.</w:t>
      </w:r>
      <w:r w:rsidR="00333945" w:rsidRPr="002E2661">
        <w:t xml:space="preserve"> Термины, определения и сокращения</w:t>
      </w:r>
      <w:r w:rsidR="00FE21AB" w:rsidRPr="002E2661">
        <w:t xml:space="preserve"> </w:t>
      </w:r>
      <w:r w:rsidR="007B033E" w:rsidRPr="002E2661">
        <w:t>ЕИУС.465275.006.100-01 99 01</w:t>
      </w:r>
      <w:r w:rsidR="00FE21AB" w:rsidRPr="002E2661">
        <w:t>».</w:t>
      </w:r>
    </w:p>
    <w:p w14:paraId="0187D0FB" w14:textId="77777777" w:rsidR="00923566" w:rsidRPr="002E2661" w:rsidRDefault="008A15CA" w:rsidP="000541F7">
      <w:pPr>
        <w:pStyle w:val="2"/>
        <w:tabs>
          <w:tab w:val="clear" w:pos="2410"/>
          <w:tab w:val="num" w:pos="1276"/>
        </w:tabs>
        <w:spacing w:before="360"/>
      </w:pPr>
      <w:bookmarkStart w:id="18" w:name="_Toc500514040"/>
      <w:bookmarkStart w:id="19" w:name="_Toc885391"/>
      <w:bookmarkStart w:id="20" w:name="_Toc50027327"/>
      <w:r w:rsidRPr="002E2661">
        <w:lastRenderedPageBreak/>
        <w:t>Рекомендации к ознакомлению</w:t>
      </w:r>
      <w:bookmarkEnd w:id="18"/>
      <w:bookmarkEnd w:id="19"/>
      <w:bookmarkEnd w:id="20"/>
    </w:p>
    <w:p w14:paraId="5268D352" w14:textId="77777777" w:rsidR="00BA57D0" w:rsidRPr="002E2661" w:rsidRDefault="00BA57D0" w:rsidP="00BA57D0">
      <w:pPr>
        <w:pStyle w:val="a4"/>
      </w:pPr>
      <w:bookmarkStart w:id="21" w:name="_Toc500514041"/>
      <w:r w:rsidRPr="002E2661">
        <w:t xml:space="preserve">Данный документ предоставляет дополнительную информацию для реализации конкретных компонентов, которая не отражена в </w:t>
      </w:r>
      <w:r w:rsidR="00971F08" w:rsidRPr="002E2661">
        <w:t xml:space="preserve">документах </w:t>
      </w:r>
      <w:r w:rsidRPr="002E2661">
        <w:t>«Объектный контроллер привода стрелки ОКПС-Е-К.</w:t>
      </w:r>
      <w:r w:rsidR="00971F08" w:rsidRPr="002E2661">
        <w:t xml:space="preserve"> Функциональные требования к программному обеспечению </w:t>
      </w:r>
      <w:r w:rsidR="00971F08" w:rsidRPr="002E2661">
        <w:rPr>
          <w:rFonts w:eastAsia="MS Mincho"/>
          <w:noProof/>
          <w:szCs w:val="24"/>
          <w:lang w:eastAsia="ru-RU"/>
        </w:rPr>
        <w:t>ЕИУС.465275.006.100</w:t>
      </w:r>
      <w:r w:rsidR="00971F08" w:rsidRPr="002E2661">
        <w:rPr>
          <w:szCs w:val="24"/>
        </w:rPr>
        <w:t>-01 96 01</w:t>
      </w:r>
      <w:r w:rsidRPr="002E2661">
        <w:t xml:space="preserve">» и «Объектный контроллер привода стрелки ОКПС-Е-К. </w:t>
      </w:r>
      <w:r w:rsidR="00971F08" w:rsidRPr="002E2661">
        <w:t>Архитектура программного обеспечения ЕИУС.465275.006.100-01 97 01</w:t>
      </w:r>
      <w:r w:rsidRPr="002E2661">
        <w:t>».</w:t>
      </w:r>
    </w:p>
    <w:p w14:paraId="1A7FDC17" w14:textId="77777777" w:rsidR="008054BE" w:rsidRPr="002E2661" w:rsidRDefault="00BA57D0" w:rsidP="00BA57D0">
      <w:pPr>
        <w:pStyle w:val="a4"/>
      </w:pPr>
      <w:r w:rsidRPr="002E2661">
        <w:t>При реализации ПО, кроме этого документа, необходимо использовать</w:t>
      </w:r>
      <w:r w:rsidR="008054BE" w:rsidRPr="002E2661">
        <w:t xml:space="preserve"> следующие документы:</w:t>
      </w:r>
    </w:p>
    <w:p w14:paraId="362B217E" w14:textId="77777777" w:rsidR="008054BE" w:rsidRPr="002E2661" w:rsidRDefault="008054BE" w:rsidP="00BA57D0">
      <w:pPr>
        <w:pStyle w:val="a4"/>
      </w:pPr>
      <w:r w:rsidRPr="002E2661">
        <w:t>–</w:t>
      </w:r>
      <w:r w:rsidR="00BA57D0" w:rsidRPr="002E2661">
        <w:t xml:space="preserve"> </w:t>
      </w:r>
      <w:r w:rsidRPr="002E2661">
        <w:t xml:space="preserve">«Объектный контроллер привода стрелки ОКПС-Е-К. Функциональные требования к программному обеспечению </w:t>
      </w:r>
      <w:r w:rsidRPr="002E2661">
        <w:rPr>
          <w:rFonts w:eastAsia="MS Mincho"/>
          <w:noProof/>
          <w:szCs w:val="24"/>
          <w:lang w:eastAsia="ru-RU"/>
        </w:rPr>
        <w:t>ЕИУС.465275.006.100</w:t>
      </w:r>
      <w:r w:rsidRPr="002E2661">
        <w:rPr>
          <w:szCs w:val="24"/>
        </w:rPr>
        <w:t>-01 96 01</w:t>
      </w:r>
      <w:r w:rsidRPr="002E2661">
        <w:t>»;</w:t>
      </w:r>
    </w:p>
    <w:p w14:paraId="2FB0AF06" w14:textId="77777777" w:rsidR="00BA57D0" w:rsidRPr="002E2661" w:rsidRDefault="008054BE" w:rsidP="00BA57D0">
      <w:pPr>
        <w:pStyle w:val="a4"/>
      </w:pPr>
      <w:r w:rsidRPr="002E2661">
        <w:t>– «Объектный контроллер привода стрелки ОКПС-Е-К. Архитектура программного обеспечения ЕИУС.465275.006.100-01 97 01»</w:t>
      </w:r>
    </w:p>
    <w:p w14:paraId="28374143" w14:textId="77777777" w:rsidR="00BA57D0" w:rsidRPr="002E2661" w:rsidRDefault="00BA57D0" w:rsidP="00BA57D0">
      <w:pPr>
        <w:pStyle w:val="a4"/>
      </w:pPr>
      <w:r w:rsidRPr="002E2661">
        <w:t xml:space="preserve">Описание функций, переменных, констант находиться в </w:t>
      </w:r>
      <w:r w:rsidR="008054BE" w:rsidRPr="002E2661">
        <w:t>документе</w:t>
      </w:r>
      <w:r w:rsidRPr="002E2661">
        <w:t xml:space="preserve"> «</w:t>
      </w:r>
      <w:bookmarkStart w:id="22" w:name="_Hlk47510901"/>
      <w:r w:rsidRPr="002E2661">
        <w:t>Объектный контроллер привода стрелки</w:t>
      </w:r>
      <w:r w:rsidR="00511700" w:rsidRPr="002E2661">
        <w:t xml:space="preserve"> </w:t>
      </w:r>
      <w:r w:rsidRPr="002E2661">
        <w:t xml:space="preserve">ОКПС-Е-К. </w:t>
      </w:r>
      <w:r w:rsidR="00511700" w:rsidRPr="002E2661">
        <w:t>Описание программного обеспечения ЕИУС.465275.006.100-01 </w:t>
      </w:r>
      <w:r w:rsidRPr="002E2661">
        <w:t>13</w:t>
      </w:r>
      <w:r w:rsidR="00511700" w:rsidRPr="002E2661">
        <w:t xml:space="preserve"> </w:t>
      </w:r>
      <w:r w:rsidRPr="002E2661">
        <w:t>01</w:t>
      </w:r>
      <w:bookmarkEnd w:id="22"/>
      <w:r w:rsidRPr="002E2661">
        <w:t xml:space="preserve">». В этом документе они приводятся в объеме, необходимом для проектирования работы компонента. Описание интерфейсных функций компонентов приведено в </w:t>
      </w:r>
      <w:r w:rsidR="00C76F9C" w:rsidRPr="002E2661">
        <w:t>документе</w:t>
      </w:r>
      <w:r w:rsidRPr="002E2661">
        <w:t xml:space="preserve"> «</w:t>
      </w:r>
      <w:r w:rsidR="00C76F9C" w:rsidRPr="002E2661">
        <w:t>Объектный контроллер привода стрелки ОКПС-Е-К. Архитектура программного обеспечения ЕИУС.465275.006.100-01 97 01</w:t>
      </w:r>
      <w:r w:rsidRPr="002E2661">
        <w:t>».</w:t>
      </w:r>
    </w:p>
    <w:p w14:paraId="6ACF7723" w14:textId="77777777" w:rsidR="00923566" w:rsidRPr="002E2661" w:rsidRDefault="0039659A" w:rsidP="00A447E0">
      <w:pPr>
        <w:pStyle w:val="2"/>
      </w:pPr>
      <w:bookmarkStart w:id="23" w:name="_Toc50027328"/>
      <w:r w:rsidRPr="002E2661">
        <w:t>Ссылки</w:t>
      </w:r>
      <w:bookmarkEnd w:id="21"/>
      <w:r w:rsidR="0084781C" w:rsidRPr="002E2661">
        <w:t xml:space="preserve"> на другие документы</w:t>
      </w:r>
      <w:bookmarkEnd w:id="23"/>
    </w:p>
    <w:p w14:paraId="341A64B7" w14:textId="77777777" w:rsidR="00BA57D0" w:rsidRPr="002E2661" w:rsidRDefault="0084781C" w:rsidP="005B7EF1">
      <w:pPr>
        <w:pStyle w:val="22"/>
        <w:tabs>
          <w:tab w:val="clear" w:pos="1560"/>
          <w:tab w:val="left" w:pos="1276"/>
        </w:tabs>
        <w:ind w:left="0" w:firstLine="709"/>
      </w:pPr>
      <w:bookmarkStart w:id="24" w:name="_Ref46403767"/>
      <w:bookmarkStart w:id="25" w:name="_Hlk510423663"/>
      <w:r w:rsidRPr="002E2661">
        <w:t>Микропроцессорной централизации стрелок и сигналов для метрополитена МПЦ</w:t>
      </w:r>
      <w:r w:rsidRPr="002E2661">
        <w:noBreakHyphen/>
        <w:t>СМ. Техническое задание</w:t>
      </w:r>
      <w:r w:rsidR="00BA57D0" w:rsidRPr="002E2661">
        <w:t>;</w:t>
      </w:r>
      <w:bookmarkEnd w:id="24"/>
    </w:p>
    <w:p w14:paraId="739682A4" w14:textId="77777777" w:rsidR="00BA57D0" w:rsidRPr="002E2661" w:rsidRDefault="0084781C" w:rsidP="005B7EF1">
      <w:pPr>
        <w:pStyle w:val="22"/>
        <w:tabs>
          <w:tab w:val="clear" w:pos="1560"/>
          <w:tab w:val="left" w:pos="1276"/>
        </w:tabs>
        <w:ind w:left="0" w:firstLine="709"/>
      </w:pPr>
      <w:r w:rsidRPr="002E2661">
        <w:t xml:space="preserve">Объектный контроллер привода стрелки ОКПС-Е-К. Функциональные требования к программному обеспечению </w:t>
      </w:r>
      <w:r w:rsidRPr="002E2661">
        <w:rPr>
          <w:rFonts w:eastAsia="MS Mincho"/>
          <w:szCs w:val="24"/>
        </w:rPr>
        <w:t>ЕИУС.465275.006.100</w:t>
      </w:r>
      <w:r w:rsidRPr="002E2661">
        <w:rPr>
          <w:szCs w:val="24"/>
        </w:rPr>
        <w:t>-01 96 01</w:t>
      </w:r>
      <w:r w:rsidR="00BA57D0" w:rsidRPr="002E2661">
        <w:t>;</w:t>
      </w:r>
    </w:p>
    <w:p w14:paraId="701EB653" w14:textId="77777777" w:rsidR="00BA57D0" w:rsidRPr="002E2661" w:rsidRDefault="0084781C" w:rsidP="005B7EF1">
      <w:pPr>
        <w:pStyle w:val="22"/>
        <w:tabs>
          <w:tab w:val="clear" w:pos="1560"/>
          <w:tab w:val="left" w:pos="1276"/>
        </w:tabs>
        <w:ind w:left="0" w:firstLine="709"/>
      </w:pPr>
      <w:bookmarkStart w:id="26" w:name="_Ref45798202"/>
      <w:r w:rsidRPr="002E2661">
        <w:t>Объектный контроллер привода стрелки ОКПС-Е-К. Архитектура программного обеспечения ЕИУС.465275.006.100-01 97 01</w:t>
      </w:r>
      <w:bookmarkEnd w:id="26"/>
      <w:r w:rsidR="005B7EF1" w:rsidRPr="002E2661">
        <w:t>;</w:t>
      </w:r>
    </w:p>
    <w:p w14:paraId="65458BF4" w14:textId="615F8C61" w:rsidR="005B7EF1" w:rsidRPr="002E2661" w:rsidRDefault="005B7EF1" w:rsidP="005B7EF1">
      <w:pPr>
        <w:pStyle w:val="22"/>
        <w:tabs>
          <w:tab w:val="clear" w:pos="1560"/>
          <w:tab w:val="left" w:pos="1276"/>
        </w:tabs>
        <w:ind w:left="0" w:firstLine="709"/>
      </w:pPr>
      <w:bookmarkStart w:id="27" w:name="_Hlk47527750"/>
      <w:r w:rsidRPr="002E2661">
        <w:lastRenderedPageBreak/>
        <w:t>Объектный контроллер привода стрелки ОКПС-Е-К. Схема электрическая принципиальная ЕИУС.465275.006.100Э</w:t>
      </w:r>
      <w:r w:rsidR="0003106E" w:rsidRPr="002E2661">
        <w:t>3</w:t>
      </w:r>
      <w:r w:rsidR="00D97A60" w:rsidRPr="002E2661">
        <w:t>;</w:t>
      </w:r>
    </w:p>
    <w:p w14:paraId="38170EF2" w14:textId="0DD5F32A" w:rsidR="005B7EF1" w:rsidRPr="002E2661" w:rsidRDefault="005B7EF1" w:rsidP="005B7EF1">
      <w:pPr>
        <w:pStyle w:val="22"/>
        <w:tabs>
          <w:tab w:val="clear" w:pos="1560"/>
          <w:tab w:val="left" w:pos="1276"/>
        </w:tabs>
        <w:ind w:left="0" w:firstLine="709"/>
        <w:rPr>
          <w:szCs w:val="20"/>
        </w:rPr>
      </w:pPr>
      <w:r w:rsidRPr="002E2661">
        <w:t xml:space="preserve"> Модуль генератора. Схема электрическая принципиальная ЕИУС.465275.006.120Э</w:t>
      </w:r>
      <w:r w:rsidR="0003106E" w:rsidRPr="002E2661">
        <w:t>3</w:t>
      </w:r>
      <w:r w:rsidR="00D97A60" w:rsidRPr="002E2661">
        <w:t>;</w:t>
      </w:r>
    </w:p>
    <w:p w14:paraId="1C460E53" w14:textId="255C0EBA" w:rsidR="006065F5" w:rsidRPr="002E2661" w:rsidRDefault="006065F5" w:rsidP="006065F5">
      <w:pPr>
        <w:pStyle w:val="22"/>
        <w:ind w:left="0" w:firstLine="709"/>
        <w:rPr>
          <w:szCs w:val="20"/>
        </w:rPr>
      </w:pPr>
      <w:commentRangeStart w:id="28"/>
      <w:r w:rsidRPr="002E2661">
        <w:rPr>
          <w:szCs w:val="20"/>
        </w:rPr>
        <w:t xml:space="preserve">Описание протокола обмена данными между концентратором связи нижнего уровня и объектными контроллерами при увязке с системой МПЦ Ebilock950 (редакция 45) (далее по тексту – </w:t>
      </w:r>
      <w:r w:rsidRPr="002E2661">
        <w:t>Протокол)</w:t>
      </w:r>
      <w:r w:rsidRPr="002E2661">
        <w:rPr>
          <w:szCs w:val="20"/>
        </w:rPr>
        <w:t xml:space="preserve">. </w:t>
      </w:r>
      <w:commentRangeEnd w:id="28"/>
      <w:r w:rsidR="00E96E51" w:rsidRPr="002E2661">
        <w:rPr>
          <w:rStyle w:val="aff9"/>
          <w:rFonts w:eastAsia="Times New Roman"/>
          <w:noProof/>
          <w:lang w:eastAsia="ru-RU"/>
        </w:rPr>
        <w:commentReference w:id="28"/>
      </w:r>
    </w:p>
    <w:bookmarkEnd w:id="27"/>
    <w:p w14:paraId="67A524B1" w14:textId="1C43AA1C" w:rsidR="0084781C" w:rsidRPr="00636E7E" w:rsidRDefault="00496C26" w:rsidP="005B7EF1">
      <w:pPr>
        <w:pStyle w:val="22"/>
        <w:tabs>
          <w:tab w:val="clear" w:pos="1560"/>
          <w:tab w:val="left" w:pos="1276"/>
        </w:tabs>
        <w:ind w:left="0" w:firstLine="709"/>
        <w:rPr>
          <w:lang w:val="en-US"/>
        </w:rPr>
      </w:pPr>
      <w:r w:rsidRPr="00636E7E">
        <w:rPr>
          <w:lang w:val="en-US"/>
        </w:rPr>
        <w:t>Unified Modeling Language Specification Version 2.5.</w:t>
      </w:r>
      <w:bookmarkEnd w:id="25"/>
      <w:r w:rsidR="00990F1C" w:rsidRPr="00636E7E">
        <w:rPr>
          <w:lang w:val="en-US"/>
        </w:rPr>
        <w:t xml:space="preserve"> URL: </w:t>
      </w:r>
      <w:hyperlink r:id="rId12" w:history="1">
        <w:r w:rsidR="00990F1C" w:rsidRPr="00636E7E">
          <w:rPr>
            <w:rStyle w:val="afff0"/>
            <w:lang w:val="en-US"/>
          </w:rPr>
          <w:t>https://www.omg.org/spec/UML/2.5/PDF</w:t>
        </w:r>
      </w:hyperlink>
      <w:r w:rsidR="00990F1C" w:rsidRPr="00636E7E">
        <w:rPr>
          <w:lang w:val="en-US"/>
        </w:rPr>
        <w:t xml:space="preserve"> </w:t>
      </w:r>
    </w:p>
    <w:p w14:paraId="457D7EC8" w14:textId="64A9D2DB" w:rsidR="00990F1C" w:rsidRPr="00636E7E" w:rsidRDefault="0084781C" w:rsidP="00E96E51">
      <w:pPr>
        <w:pStyle w:val="22"/>
        <w:tabs>
          <w:tab w:val="clear" w:pos="1560"/>
          <w:tab w:val="left" w:pos="1276"/>
        </w:tabs>
        <w:ind w:left="0" w:firstLine="709"/>
        <w:rPr>
          <w:lang w:val="en-US"/>
        </w:rPr>
      </w:pPr>
      <w:r w:rsidRPr="00636E7E">
        <w:rPr>
          <w:lang w:val="en-US"/>
        </w:rPr>
        <w:t>DS70580B</w:t>
      </w:r>
      <w:r w:rsidR="001F4DE7" w:rsidRPr="00636E7E">
        <w:rPr>
          <w:lang w:val="en-US"/>
        </w:rPr>
        <w:t> </w:t>
      </w:r>
      <w:r w:rsidRPr="00636E7E">
        <w:rPr>
          <w:lang w:val="en-US"/>
        </w:rPr>
        <w:t>Section</w:t>
      </w:r>
      <w:r w:rsidR="001F4DE7" w:rsidRPr="00636E7E">
        <w:rPr>
          <w:lang w:val="en-US"/>
        </w:rPr>
        <w:t> </w:t>
      </w:r>
      <w:r w:rsidRPr="00636E7E">
        <w:rPr>
          <w:lang w:val="en-US"/>
        </w:rPr>
        <w:t>07</w:t>
      </w:r>
      <w:r w:rsidR="001F4DE7" w:rsidRPr="00636E7E">
        <w:rPr>
          <w:lang w:val="en-US"/>
        </w:rPr>
        <w:t> </w:t>
      </w:r>
      <w:r w:rsidRPr="00636E7E">
        <w:rPr>
          <w:lang w:val="en-US"/>
        </w:rPr>
        <w:t>Oscillator</w:t>
      </w:r>
      <w:r w:rsidR="001F4DE7" w:rsidRPr="00636E7E">
        <w:rPr>
          <w:lang w:val="en-US"/>
        </w:rPr>
        <w:t>. </w:t>
      </w:r>
      <w:r w:rsidR="00990F1C" w:rsidRPr="00636E7E">
        <w:rPr>
          <w:lang w:val="en-US"/>
        </w:rPr>
        <w:t>URL:  </w:t>
      </w:r>
      <w:hyperlink r:id="rId13" w:history="1">
        <w:r w:rsidR="001F4DE7" w:rsidRPr="00636E7E">
          <w:rPr>
            <w:rStyle w:val="afff0"/>
            <w:lang w:val="en-US"/>
          </w:rPr>
          <w:t>https://www.yumpu.com/en/document/read/42183577/ds70580b-microchip-taiwan</w:t>
        </w:r>
      </w:hyperlink>
    </w:p>
    <w:p w14:paraId="7A758862" w14:textId="77777777" w:rsidR="001F4DE7" w:rsidRPr="00636E7E" w:rsidRDefault="001F4DE7" w:rsidP="001F4DE7">
      <w:pPr>
        <w:pStyle w:val="22"/>
        <w:numPr>
          <w:ilvl w:val="0"/>
          <w:numId w:val="0"/>
        </w:numPr>
        <w:tabs>
          <w:tab w:val="clear" w:pos="1560"/>
          <w:tab w:val="left" w:pos="1276"/>
        </w:tabs>
        <w:ind w:left="709"/>
        <w:rPr>
          <w:lang w:val="en-US"/>
        </w:rPr>
      </w:pPr>
    </w:p>
    <w:p w14:paraId="09FE0D9E" w14:textId="77777777" w:rsidR="007F5333" w:rsidRPr="002E2661" w:rsidRDefault="00FD7E48" w:rsidP="00D67A33">
      <w:pPr>
        <w:pStyle w:val="1"/>
        <w:tabs>
          <w:tab w:val="clear" w:pos="2410"/>
        </w:tabs>
        <w:spacing w:line="480" w:lineRule="auto"/>
        <w:ind w:firstLine="0"/>
        <w:jc w:val="center"/>
      </w:pPr>
      <w:r w:rsidRPr="00636E7E">
        <w:rPr>
          <w:lang w:val="en-US"/>
        </w:rPr>
        <w:lastRenderedPageBreak/>
        <w:t> </w:t>
      </w:r>
      <w:bookmarkStart w:id="29" w:name="_Toc50027329"/>
      <w:r w:rsidRPr="002E2661">
        <w:t>ОПИСАНИЕ СРЕДЫ РАЗРАБОТКИ</w:t>
      </w:r>
      <w:bookmarkEnd w:id="29"/>
    </w:p>
    <w:p w14:paraId="725D1D2B" w14:textId="77777777" w:rsidR="005B752F" w:rsidRPr="002E2661" w:rsidRDefault="005B752F" w:rsidP="001D27DD">
      <w:pPr>
        <w:pStyle w:val="a4"/>
      </w:pPr>
      <w:r w:rsidRPr="002E2661">
        <w:t>ПО написано на языке С</w:t>
      </w:r>
      <w:r w:rsidR="009A40B2" w:rsidRPr="002E2661">
        <w:t xml:space="preserve">, откомпилировано и </w:t>
      </w:r>
      <w:r w:rsidR="00F14D91" w:rsidRPr="002E2661">
        <w:t>скомпоновано</w:t>
      </w:r>
      <w:r w:rsidR="009A40B2" w:rsidRPr="002E2661">
        <w:t xml:space="preserve"> программными средствами пакета MPLAB X IDE v.5.15 фирмы </w:t>
      </w:r>
      <w:proofErr w:type="spellStart"/>
      <w:r w:rsidR="009A40B2" w:rsidRPr="002E2661">
        <w:t>Microchip</w:t>
      </w:r>
      <w:proofErr w:type="spellEnd"/>
      <w:r w:rsidR="009A40B2" w:rsidRPr="002E2661">
        <w:t>. Использован компилятор XC16 версии 1.33.</w:t>
      </w:r>
    </w:p>
    <w:p w14:paraId="7934F25A" w14:textId="77777777" w:rsidR="009A40B2" w:rsidRPr="002E2661" w:rsidRDefault="00FD7E48" w:rsidP="00D67A33">
      <w:pPr>
        <w:pStyle w:val="1"/>
        <w:tabs>
          <w:tab w:val="clear" w:pos="2410"/>
        </w:tabs>
        <w:spacing w:after="240"/>
        <w:ind w:firstLine="0"/>
        <w:jc w:val="center"/>
      </w:pPr>
      <w:r w:rsidRPr="002E2661">
        <w:lastRenderedPageBreak/>
        <w:t> </w:t>
      </w:r>
      <w:bookmarkStart w:id="30" w:name="_Toc50027330"/>
      <w:r w:rsidRPr="002E2661">
        <w:t>ФУНКЦИОНАЛЬНОЕ НАЗНАЧЕНИЕ ПРОГРАММНОГО ОБЕСПЕЧЕНИЯ</w:t>
      </w:r>
      <w:bookmarkEnd w:id="30"/>
    </w:p>
    <w:p w14:paraId="7F427116" w14:textId="77777777" w:rsidR="009A40B2" w:rsidRPr="002E2661" w:rsidRDefault="009A40B2" w:rsidP="001D27DD">
      <w:pPr>
        <w:pStyle w:val="affffff9"/>
      </w:pPr>
      <w:r w:rsidRPr="002E2661">
        <w:t xml:space="preserve">ПО прибора выполняет следующие </w:t>
      </w:r>
      <w:r w:rsidR="00CA749E" w:rsidRPr="002E2661">
        <w:t xml:space="preserve">основные </w:t>
      </w:r>
      <w:r w:rsidRPr="002E2661">
        <w:t>функции:</w:t>
      </w:r>
    </w:p>
    <w:p w14:paraId="32F945B7" w14:textId="77777777" w:rsidR="009A40B2" w:rsidRPr="002E2661" w:rsidRDefault="009A40B2" w:rsidP="00837965">
      <w:pPr>
        <w:pStyle w:val="a"/>
        <w:ind w:left="0" w:firstLine="709"/>
        <w:rPr>
          <w:lang w:val="ru-RU"/>
        </w:rPr>
      </w:pPr>
      <w:r w:rsidRPr="002E2661">
        <w:rPr>
          <w:lang w:val="ru-RU"/>
        </w:rPr>
        <w:t>обмен информацией с УС по интерфейсу RS-422;</w:t>
      </w:r>
    </w:p>
    <w:p w14:paraId="1FF4468A" w14:textId="77777777" w:rsidR="009A40B2" w:rsidRPr="002E2661" w:rsidRDefault="009A40B2" w:rsidP="00837965">
      <w:pPr>
        <w:pStyle w:val="a"/>
        <w:ind w:left="0" w:firstLine="709"/>
        <w:rPr>
          <w:lang w:val="ru-RU"/>
        </w:rPr>
      </w:pPr>
      <w:r w:rsidRPr="002E2661">
        <w:rPr>
          <w:lang w:val="ru-RU"/>
        </w:rPr>
        <w:t xml:space="preserve">формирование трёхфазного питающего напряжения для </w:t>
      </w:r>
      <w:r w:rsidR="00CA749E" w:rsidRPr="002E2661">
        <w:rPr>
          <w:lang w:val="ru-RU"/>
        </w:rPr>
        <w:t>электро</w:t>
      </w:r>
      <w:r w:rsidRPr="002E2661">
        <w:rPr>
          <w:lang w:val="ru-RU"/>
        </w:rPr>
        <w:t>двигателя стрелочного привода с чередованием фаз, согласно заданному направлению перевода</w:t>
      </w:r>
      <w:r w:rsidR="00CA749E" w:rsidRPr="002E2661">
        <w:rPr>
          <w:lang w:val="ru-RU"/>
        </w:rPr>
        <w:t xml:space="preserve"> в приказе от УС</w:t>
      </w:r>
      <w:r w:rsidRPr="002E2661">
        <w:rPr>
          <w:lang w:val="ru-RU"/>
        </w:rPr>
        <w:t>;</w:t>
      </w:r>
    </w:p>
    <w:p w14:paraId="7942D36D" w14:textId="77777777" w:rsidR="009A40B2" w:rsidRPr="002E2661" w:rsidRDefault="009A40B2" w:rsidP="00837965">
      <w:pPr>
        <w:pStyle w:val="a"/>
        <w:ind w:left="0" w:firstLine="709"/>
        <w:rPr>
          <w:lang w:val="ru-RU"/>
        </w:rPr>
      </w:pPr>
      <w:r w:rsidRPr="002E2661">
        <w:rPr>
          <w:lang w:val="ru-RU"/>
        </w:rPr>
        <w:t>контроль тока по каждой из фаз электродвигателя и выдача его значения в УС;</w:t>
      </w:r>
    </w:p>
    <w:p w14:paraId="13B5FEC0" w14:textId="77777777" w:rsidR="009A40B2" w:rsidRPr="002E2661" w:rsidRDefault="009A40B2" w:rsidP="00837965">
      <w:pPr>
        <w:pStyle w:val="a"/>
        <w:ind w:left="0" w:firstLine="709"/>
        <w:rPr>
          <w:lang w:val="ru-RU"/>
        </w:rPr>
      </w:pPr>
      <w:r w:rsidRPr="002E2661">
        <w:rPr>
          <w:lang w:val="ru-RU"/>
        </w:rPr>
        <w:t xml:space="preserve">контроль обрыва и перегрузки </w:t>
      </w:r>
      <w:r w:rsidR="00CA749E" w:rsidRPr="002E2661">
        <w:rPr>
          <w:lang w:val="ru-RU"/>
        </w:rPr>
        <w:t>по каждой из фаз электродвигателя и выдача информации об этом в УС;</w:t>
      </w:r>
    </w:p>
    <w:p w14:paraId="47FAD2DB" w14:textId="77777777" w:rsidR="009A40B2" w:rsidRPr="002E2661" w:rsidRDefault="00CA749E" w:rsidP="00837965">
      <w:pPr>
        <w:pStyle w:val="a"/>
        <w:ind w:left="0" w:firstLine="709"/>
        <w:rPr>
          <w:lang w:val="ru-RU"/>
        </w:rPr>
      </w:pPr>
      <w:r w:rsidRPr="002E2661">
        <w:rPr>
          <w:lang w:val="ru-RU"/>
        </w:rPr>
        <w:t xml:space="preserve">периодический </w:t>
      </w:r>
      <w:r w:rsidR="009A40B2" w:rsidRPr="002E2661">
        <w:rPr>
          <w:lang w:val="ru-RU"/>
        </w:rPr>
        <w:t>контроль состояния питающего фидера и обмоток электродвигателя при отсутствии перевода;</w:t>
      </w:r>
    </w:p>
    <w:p w14:paraId="7C7803DB" w14:textId="77777777" w:rsidR="00CA749E" w:rsidRPr="002E2661" w:rsidRDefault="00CA749E" w:rsidP="00837965">
      <w:pPr>
        <w:pStyle w:val="a"/>
        <w:ind w:left="0" w:firstLine="709"/>
        <w:rPr>
          <w:lang w:val="ru-RU"/>
        </w:rPr>
      </w:pPr>
      <w:r w:rsidRPr="002E2661">
        <w:rPr>
          <w:lang w:val="ru-RU"/>
        </w:rPr>
        <w:t>формирование сигнала контрольного генератора для определения положения фактического стрелки;</w:t>
      </w:r>
    </w:p>
    <w:p w14:paraId="2338E2C5" w14:textId="77777777" w:rsidR="00CA749E" w:rsidRPr="002E2661" w:rsidRDefault="00CA749E" w:rsidP="00837965">
      <w:pPr>
        <w:pStyle w:val="a"/>
        <w:ind w:left="0" w:firstLine="709"/>
        <w:rPr>
          <w:lang w:val="ru-RU"/>
        </w:rPr>
      </w:pPr>
      <w:r w:rsidRPr="002E2661">
        <w:rPr>
          <w:lang w:val="ru-RU"/>
        </w:rPr>
        <w:t>приём сигналов от датчика положения стрелки и выдачу в УС текущем положении стрелки;</w:t>
      </w:r>
    </w:p>
    <w:p w14:paraId="58605CEE" w14:textId="77777777" w:rsidR="00CA749E" w:rsidRPr="002E2661" w:rsidRDefault="00CA749E" w:rsidP="00837965">
      <w:pPr>
        <w:pStyle w:val="a"/>
        <w:ind w:left="0" w:firstLine="709"/>
        <w:rPr>
          <w:lang w:val="ru-RU"/>
        </w:rPr>
      </w:pPr>
      <w:r w:rsidRPr="002E2661">
        <w:rPr>
          <w:lang w:val="ru-RU"/>
        </w:rPr>
        <w:t>обеспечивает индикацию на передней панели прибора;</w:t>
      </w:r>
    </w:p>
    <w:p w14:paraId="03DA0D9A" w14:textId="77777777" w:rsidR="00CA749E" w:rsidRPr="002E2661" w:rsidRDefault="00CA749E" w:rsidP="00837965">
      <w:pPr>
        <w:pStyle w:val="a"/>
        <w:ind w:left="0" w:firstLine="709"/>
        <w:rPr>
          <w:lang w:val="ru-RU"/>
        </w:rPr>
      </w:pPr>
      <w:r w:rsidRPr="002E2661">
        <w:rPr>
          <w:lang w:val="ru-RU"/>
        </w:rPr>
        <w:t>автоматическое переключение на резервный прибор;</w:t>
      </w:r>
    </w:p>
    <w:p w14:paraId="5F487914" w14:textId="77777777" w:rsidR="00CA749E" w:rsidRPr="002E2661" w:rsidRDefault="00CA749E" w:rsidP="00837965">
      <w:pPr>
        <w:pStyle w:val="a"/>
        <w:ind w:left="0" w:firstLine="709"/>
        <w:rPr>
          <w:lang w:val="ru-RU"/>
        </w:rPr>
      </w:pPr>
      <w:r w:rsidRPr="002E2661">
        <w:rPr>
          <w:lang w:val="ru-RU"/>
        </w:rPr>
        <w:t>контроль работоспособности узлов прибора и переход в 3С в случае обнаружения неисправности.</w:t>
      </w:r>
    </w:p>
    <w:p w14:paraId="7A59CD94" w14:textId="77777777" w:rsidR="005B752F" w:rsidRPr="002E2661" w:rsidRDefault="00FD7E48" w:rsidP="00D67A33">
      <w:pPr>
        <w:pStyle w:val="1"/>
        <w:tabs>
          <w:tab w:val="clear" w:pos="2410"/>
        </w:tabs>
        <w:spacing w:line="480" w:lineRule="auto"/>
        <w:ind w:firstLine="0"/>
        <w:jc w:val="center"/>
      </w:pPr>
      <w:r w:rsidRPr="002E2661">
        <w:lastRenderedPageBreak/>
        <w:t> </w:t>
      </w:r>
      <w:bookmarkStart w:id="31" w:name="_Toc50027331"/>
      <w:r w:rsidR="00A0790C" w:rsidRPr="002E2661">
        <w:t xml:space="preserve">ТРЕБОВАНИЯ К </w:t>
      </w:r>
      <w:r w:rsidRPr="002E2661">
        <w:t>РЕАЛИЗАЦИИ КОМПОНЕНТОВ</w:t>
      </w:r>
      <w:bookmarkEnd w:id="31"/>
    </w:p>
    <w:p w14:paraId="62309462" w14:textId="77777777" w:rsidR="00D25008" w:rsidRPr="002E2661" w:rsidRDefault="00D25008" w:rsidP="008B07F9">
      <w:pPr>
        <w:pStyle w:val="affc"/>
        <w:numPr>
          <w:ilvl w:val="1"/>
          <w:numId w:val="9"/>
        </w:numPr>
        <w:shd w:val="clear" w:color="auto" w:fill="FFFFFF"/>
        <w:tabs>
          <w:tab w:val="left" w:pos="1418"/>
        </w:tabs>
        <w:spacing w:line="360" w:lineRule="auto"/>
        <w:contextualSpacing w:val="0"/>
        <w:jc w:val="both"/>
        <w:outlineLvl w:val="2"/>
        <w:rPr>
          <w:rFonts w:eastAsia="Calibri"/>
          <w:vanish/>
          <w:color w:val="000000"/>
          <w:sz w:val="2"/>
          <w:szCs w:val="2"/>
        </w:rPr>
      </w:pPr>
      <w:bookmarkStart w:id="32" w:name="_Toc499819310"/>
      <w:bookmarkEnd w:id="32"/>
    </w:p>
    <w:p w14:paraId="7CB969E9" w14:textId="77777777" w:rsidR="00EA1583" w:rsidRPr="002E2661" w:rsidRDefault="00EA1583" w:rsidP="00A447E0">
      <w:pPr>
        <w:pStyle w:val="2"/>
      </w:pPr>
      <w:bookmarkStart w:id="33" w:name="_Toc50027332"/>
      <w:bookmarkStart w:id="34" w:name="_Toc307486135"/>
      <w:bookmarkStart w:id="35" w:name="_Toc307554453"/>
      <w:bookmarkStart w:id="36" w:name="_Toc307571352"/>
      <w:bookmarkStart w:id="37" w:name="_Toc307571484"/>
      <w:bookmarkStart w:id="38" w:name="_Toc307824895"/>
      <w:r w:rsidRPr="002E2661">
        <w:t>Уровень управления потоками</w:t>
      </w:r>
      <w:r w:rsidR="00747915" w:rsidRPr="002E2661">
        <w:t xml:space="preserve"> и режимами</w:t>
      </w:r>
      <w:bookmarkEnd w:id="33"/>
    </w:p>
    <w:p w14:paraId="70210894" w14:textId="77777777" w:rsidR="00046B96" w:rsidRPr="002E2661" w:rsidRDefault="00046B96" w:rsidP="001D27DD">
      <w:pPr>
        <w:pStyle w:val="a4"/>
      </w:pPr>
      <w:r w:rsidRPr="002E2661">
        <w:t>В ПО прибора реализовано четыре потока управления</w:t>
      </w:r>
      <w:r w:rsidR="00747915" w:rsidRPr="002E2661">
        <w:t xml:space="preserve"> (см. раздел</w:t>
      </w:r>
      <w:r w:rsidR="00747915" w:rsidRPr="002E2661">
        <w:rPr>
          <w:color w:val="000000" w:themeColor="text1"/>
        </w:rPr>
        <w:t> 4</w:t>
      </w:r>
      <w:r w:rsidR="00747915" w:rsidRPr="002E2661">
        <w:t xml:space="preserve"> </w:t>
      </w:r>
      <w:r w:rsidR="00525054" w:rsidRPr="002E2661">
        <w:t>«</w:t>
      </w:r>
      <w:r w:rsidR="00747915" w:rsidRPr="002E2661">
        <w:t>Потоки управления</w:t>
      </w:r>
      <w:r w:rsidR="00525054" w:rsidRPr="002E2661">
        <w:t>»</w:t>
      </w:r>
      <w:r w:rsidR="00747915" w:rsidRPr="002E2661">
        <w:t xml:space="preserve"> документа «</w:t>
      </w:r>
      <w:r w:rsidR="00525054" w:rsidRPr="002E2661">
        <w:t>Объектный контроллер привода стрелки ОКПС-Е-К. Архитектура программного обеспечения ЕИУС.465275.006.100-01 97 01</w:t>
      </w:r>
      <w:r w:rsidR="00747915" w:rsidRPr="002E2661">
        <w:t>»).</w:t>
      </w:r>
    </w:p>
    <w:p w14:paraId="3E52F633" w14:textId="77777777" w:rsidR="00CA59D2" w:rsidRPr="002E2661" w:rsidRDefault="005B752F" w:rsidP="00747915">
      <w:pPr>
        <w:pStyle w:val="3"/>
        <w:rPr>
          <w:lang w:val="ru-RU"/>
        </w:rPr>
      </w:pPr>
      <w:bookmarkStart w:id="39" w:name="_Toc50027333"/>
      <w:bookmarkEnd w:id="34"/>
      <w:bookmarkEnd w:id="35"/>
      <w:bookmarkEnd w:id="36"/>
      <w:bookmarkEnd w:id="37"/>
      <w:bookmarkEnd w:id="38"/>
      <w:r w:rsidRPr="002E2661">
        <w:rPr>
          <w:lang w:val="ru-RU"/>
        </w:rPr>
        <w:t xml:space="preserve">Компонент </w:t>
      </w:r>
      <w:proofErr w:type="spellStart"/>
      <w:r w:rsidR="008A15CA" w:rsidRPr="002E2661">
        <w:rPr>
          <w:lang w:val="ru-RU"/>
        </w:rPr>
        <w:t>Main</w:t>
      </w:r>
      <w:bookmarkEnd w:id="39"/>
      <w:proofErr w:type="spellEnd"/>
    </w:p>
    <w:p w14:paraId="0FBBD3AE" w14:textId="77777777" w:rsidR="00CA59D2" w:rsidRPr="002E2661" w:rsidRDefault="00CA59D2" w:rsidP="00747915">
      <w:pPr>
        <w:pStyle w:val="40"/>
      </w:pPr>
      <w:r w:rsidRPr="002E2661">
        <w:t>Назначение</w:t>
      </w:r>
    </w:p>
    <w:p w14:paraId="33B462D3" w14:textId="77777777" w:rsidR="00E0519F" w:rsidRPr="002E2661" w:rsidRDefault="00E0519F" w:rsidP="00E0519F">
      <w:pPr>
        <w:pStyle w:val="a4"/>
      </w:pPr>
      <w:r w:rsidRPr="002E2661">
        <w:t>Управление главным потоком</w:t>
      </w:r>
      <w:r w:rsidR="002B0FDF" w:rsidRPr="002E2661">
        <w:t xml:space="preserve"> (ГП)</w:t>
      </w:r>
      <w:r w:rsidRPr="002E2661">
        <w:t xml:space="preserve">, </w:t>
      </w:r>
      <w:r w:rsidR="002B0FDF" w:rsidRPr="002E2661">
        <w:t xml:space="preserve">потоком </w:t>
      </w:r>
      <w:r w:rsidRPr="002E2661">
        <w:t>временной синхрони</w:t>
      </w:r>
      <w:r w:rsidR="002B0FDF" w:rsidRPr="002E2661">
        <w:t>зации (ПВС)</w:t>
      </w:r>
      <w:r w:rsidR="007C6F9F" w:rsidRPr="002E2661">
        <w:t xml:space="preserve">, </w:t>
      </w:r>
      <w:r w:rsidRPr="002E2661">
        <w:t>потоком синхронизации данных</w:t>
      </w:r>
      <w:r w:rsidR="002B0FDF" w:rsidRPr="002E2661">
        <w:t xml:space="preserve"> (ПСД)</w:t>
      </w:r>
      <w:r w:rsidR="007C6F9F" w:rsidRPr="002E2661">
        <w:t xml:space="preserve"> и потоком неиспользуемых прерываний.</w:t>
      </w:r>
    </w:p>
    <w:p w14:paraId="2A3FFD5D" w14:textId="77777777" w:rsidR="00BE11F6" w:rsidRPr="002E2661" w:rsidRDefault="00BE11F6" w:rsidP="00747915">
      <w:pPr>
        <w:pStyle w:val="40"/>
      </w:pPr>
      <w:r w:rsidRPr="002E2661">
        <w:t>Состав</w:t>
      </w:r>
    </w:p>
    <w:p w14:paraId="73E7A1EA" w14:textId="77777777" w:rsidR="00E0519F" w:rsidRPr="002E2661" w:rsidRDefault="00E0519F" w:rsidP="00E0519F">
      <w:pPr>
        <w:pStyle w:val="a4"/>
      </w:pPr>
      <w:r w:rsidRPr="002E2661">
        <w:t>В состав компонента входят следующие модули:</w:t>
      </w:r>
    </w:p>
    <w:p w14:paraId="183B72A4" w14:textId="77777777" w:rsidR="00E0519F" w:rsidRPr="002E2661" w:rsidRDefault="00E0519F" w:rsidP="00837965">
      <w:pPr>
        <w:pStyle w:val="a"/>
        <w:ind w:left="0" w:firstLine="709"/>
        <w:rPr>
          <w:lang w:val="ru-RU"/>
        </w:rPr>
      </w:pPr>
      <w:proofErr w:type="spellStart"/>
      <w:r w:rsidRPr="002E2661">
        <w:rPr>
          <w:i/>
          <w:iCs/>
          <w:lang w:val="ru-RU"/>
        </w:rPr>
        <w:t>ControlSystem</w:t>
      </w:r>
      <w:proofErr w:type="spellEnd"/>
      <w:r w:rsidRPr="002E2661">
        <w:rPr>
          <w:lang w:val="ru-RU"/>
        </w:rPr>
        <w:t xml:space="preserve"> – </w:t>
      </w:r>
      <w:r w:rsidR="0030797A" w:rsidRPr="002E2661">
        <w:rPr>
          <w:lang w:val="ru-RU"/>
        </w:rPr>
        <w:t>управление работой прибора</w:t>
      </w:r>
      <w:r w:rsidRPr="002E2661">
        <w:rPr>
          <w:lang w:val="ru-RU"/>
        </w:rPr>
        <w:t>;</w:t>
      </w:r>
    </w:p>
    <w:p w14:paraId="3BA9AEF5" w14:textId="77777777" w:rsidR="00FA5C7A" w:rsidRPr="002E2661" w:rsidRDefault="00FA5C7A" w:rsidP="00837965">
      <w:pPr>
        <w:pStyle w:val="a"/>
        <w:ind w:left="0" w:firstLine="709"/>
        <w:rPr>
          <w:lang w:val="ru-RU"/>
        </w:rPr>
      </w:pPr>
      <w:proofErr w:type="spellStart"/>
      <w:r w:rsidRPr="002E2661">
        <w:rPr>
          <w:i/>
          <w:iCs/>
          <w:lang w:val="ru-RU"/>
        </w:rPr>
        <w:t>InterruptsHandler</w:t>
      </w:r>
      <w:r w:rsidR="00A00E44" w:rsidRPr="002E2661">
        <w:rPr>
          <w:i/>
          <w:iCs/>
          <w:lang w:val="ru-RU"/>
        </w:rPr>
        <w:t>s</w:t>
      </w:r>
      <w:proofErr w:type="spellEnd"/>
      <w:r w:rsidRPr="002E2661">
        <w:rPr>
          <w:lang w:val="ru-RU"/>
        </w:rPr>
        <w:t xml:space="preserve"> – управление ПВС, обработчики всех прерываний;</w:t>
      </w:r>
    </w:p>
    <w:p w14:paraId="77A9BB60" w14:textId="77777777" w:rsidR="00FA5C7A" w:rsidRPr="002E2661" w:rsidRDefault="00B83FAA" w:rsidP="00837965">
      <w:pPr>
        <w:pStyle w:val="a"/>
        <w:ind w:left="0" w:firstLine="709"/>
        <w:rPr>
          <w:lang w:val="ru-RU"/>
        </w:rPr>
      </w:pPr>
      <w:proofErr w:type="spellStart"/>
      <w:r w:rsidRPr="002E2661">
        <w:rPr>
          <w:i/>
          <w:iCs/>
          <w:lang w:val="ru-RU"/>
        </w:rPr>
        <w:t>M</w:t>
      </w:r>
      <w:r w:rsidR="00FA5C7A" w:rsidRPr="002E2661">
        <w:rPr>
          <w:i/>
          <w:iCs/>
          <w:lang w:val="ru-RU"/>
        </w:rPr>
        <w:t>ain</w:t>
      </w:r>
      <w:proofErr w:type="spellEnd"/>
      <w:r w:rsidR="00FA5C7A" w:rsidRPr="002E2661">
        <w:rPr>
          <w:lang w:val="ru-RU"/>
        </w:rPr>
        <w:t xml:space="preserve"> – </w:t>
      </w:r>
      <w:bookmarkStart w:id="40" w:name="_Hlk506898894"/>
      <w:r w:rsidR="00FA5C7A" w:rsidRPr="002E2661">
        <w:rPr>
          <w:lang w:val="ru-RU"/>
        </w:rPr>
        <w:t>управление ГП;</w:t>
      </w:r>
      <w:bookmarkEnd w:id="40"/>
    </w:p>
    <w:p w14:paraId="458651ED" w14:textId="77777777" w:rsidR="00E0519F" w:rsidRPr="002E2661" w:rsidRDefault="009D4075" w:rsidP="00837965">
      <w:pPr>
        <w:pStyle w:val="a"/>
        <w:ind w:left="0" w:firstLine="709"/>
        <w:rPr>
          <w:lang w:val="ru-RU"/>
        </w:rPr>
      </w:pPr>
      <w:proofErr w:type="spellStart"/>
      <w:r w:rsidRPr="002E2661">
        <w:rPr>
          <w:i/>
          <w:iCs/>
          <w:lang w:val="ru-RU"/>
        </w:rPr>
        <w:t>U</w:t>
      </w:r>
      <w:r w:rsidR="00E0519F" w:rsidRPr="002E2661">
        <w:rPr>
          <w:i/>
          <w:iCs/>
          <w:lang w:val="ru-RU"/>
        </w:rPr>
        <w:t>nused</w:t>
      </w:r>
      <w:r w:rsidRPr="002E2661">
        <w:rPr>
          <w:i/>
          <w:iCs/>
          <w:lang w:val="ru-RU"/>
        </w:rPr>
        <w:t>I</w:t>
      </w:r>
      <w:r w:rsidR="00E0519F" w:rsidRPr="002E2661">
        <w:rPr>
          <w:i/>
          <w:iCs/>
          <w:lang w:val="ru-RU"/>
        </w:rPr>
        <w:t>nterrupt</w:t>
      </w:r>
      <w:r w:rsidRPr="002E2661">
        <w:rPr>
          <w:i/>
          <w:iCs/>
          <w:lang w:val="ru-RU"/>
        </w:rPr>
        <w:t>s</w:t>
      </w:r>
      <w:proofErr w:type="spellEnd"/>
      <w:r w:rsidR="00E0519F" w:rsidRPr="002E2661">
        <w:rPr>
          <w:lang w:val="ru-RU"/>
        </w:rPr>
        <w:t xml:space="preserve"> – </w:t>
      </w:r>
      <w:r w:rsidR="000E50B2" w:rsidRPr="002E2661">
        <w:rPr>
          <w:lang w:val="ru-RU"/>
        </w:rPr>
        <w:t>обработка всех неиспользованных прерываний</w:t>
      </w:r>
      <w:r w:rsidR="00FA5C7A" w:rsidRPr="002E2661">
        <w:rPr>
          <w:lang w:val="ru-RU"/>
        </w:rPr>
        <w:t>, управление потоком неиспользуемых прерываний</w:t>
      </w:r>
      <w:r w:rsidR="00CF651D" w:rsidRPr="002E2661">
        <w:rPr>
          <w:lang w:val="ru-RU"/>
        </w:rPr>
        <w:t>;</w:t>
      </w:r>
    </w:p>
    <w:p w14:paraId="4D01DB45" w14:textId="77777777" w:rsidR="006D0E2A" w:rsidRPr="002E2661" w:rsidRDefault="006D0E2A" w:rsidP="00747915">
      <w:pPr>
        <w:pStyle w:val="40"/>
      </w:pPr>
      <w:r w:rsidRPr="002E2661">
        <w:t>Описание</w:t>
      </w:r>
    </w:p>
    <w:p w14:paraId="5B45CEAA" w14:textId="77777777" w:rsidR="00E0519F" w:rsidRPr="002E2661" w:rsidRDefault="0030797A" w:rsidP="00E0519F">
      <w:pPr>
        <w:pStyle w:val="a4"/>
      </w:pPr>
      <w:r w:rsidRPr="002E2661">
        <w:t>Модуль</w:t>
      </w:r>
      <w:r w:rsidR="00556311" w:rsidRPr="002E2661">
        <w:t xml:space="preserve"> </w:t>
      </w:r>
      <w:proofErr w:type="spellStart"/>
      <w:r w:rsidR="00556311" w:rsidRPr="002E2661">
        <w:rPr>
          <w:rStyle w:val="affffff7"/>
        </w:rPr>
        <w:t>M</w:t>
      </w:r>
      <w:r w:rsidR="00E0519F" w:rsidRPr="002E2661">
        <w:rPr>
          <w:rStyle w:val="affffff7"/>
        </w:rPr>
        <w:t>ain</w:t>
      </w:r>
      <w:proofErr w:type="spellEnd"/>
      <w:r w:rsidR="00E0519F" w:rsidRPr="002E2661">
        <w:t xml:space="preserve"> осуществляет:</w:t>
      </w:r>
    </w:p>
    <w:p w14:paraId="20163F7A" w14:textId="77777777" w:rsidR="00E0519F" w:rsidRPr="002E2661" w:rsidRDefault="00E0519F" w:rsidP="00D4482A">
      <w:pPr>
        <w:pStyle w:val="a0"/>
        <w:rPr>
          <w:lang w:val="ru-RU"/>
        </w:rPr>
      </w:pPr>
      <w:r w:rsidRPr="002E2661">
        <w:rPr>
          <w:lang w:val="ru-RU"/>
        </w:rPr>
        <w:t>инициализацию всех компонент</w:t>
      </w:r>
      <w:r w:rsidR="00C12BE3" w:rsidRPr="002E2661">
        <w:rPr>
          <w:lang w:val="ru-RU"/>
        </w:rPr>
        <w:t>ов</w:t>
      </w:r>
      <w:r w:rsidRPr="002E2661">
        <w:rPr>
          <w:lang w:val="ru-RU"/>
        </w:rPr>
        <w:t>;</w:t>
      </w:r>
    </w:p>
    <w:p w14:paraId="108DFE7E" w14:textId="77777777" w:rsidR="00E0519F" w:rsidRPr="002E2661" w:rsidRDefault="00525054" w:rsidP="00D4482A">
      <w:pPr>
        <w:pStyle w:val="a0"/>
        <w:rPr>
          <w:lang w:val="ru-RU"/>
        </w:rPr>
      </w:pPr>
      <w:r w:rsidRPr="002E2661">
        <w:rPr>
          <w:lang w:val="ru-RU"/>
        </w:rPr>
        <w:t> </w:t>
      </w:r>
      <w:r w:rsidR="00E0519F" w:rsidRPr="002E2661">
        <w:rPr>
          <w:lang w:val="ru-RU"/>
        </w:rPr>
        <w:t xml:space="preserve">управление </w:t>
      </w:r>
      <w:r w:rsidR="007C6F9F" w:rsidRPr="002E2661">
        <w:rPr>
          <w:lang w:val="ru-RU"/>
        </w:rPr>
        <w:t>ГП</w:t>
      </w:r>
      <w:r w:rsidR="00E0519F" w:rsidRPr="002E2661">
        <w:rPr>
          <w:lang w:val="ru-RU"/>
        </w:rPr>
        <w:t xml:space="preserve"> в фоновом режиме путем вызова диспетчера режимов – функции </w:t>
      </w:r>
      <w:proofErr w:type="spellStart"/>
      <w:r w:rsidR="00E0519F" w:rsidRPr="002E2661">
        <w:rPr>
          <w:rStyle w:val="affffff3"/>
          <w:b w:val="0"/>
          <w:bCs/>
          <w:lang w:val="ru-RU"/>
        </w:rPr>
        <w:t>Sheduler_</w:t>
      </w:r>
      <w:proofErr w:type="gramStart"/>
      <w:r w:rsidR="00E0519F" w:rsidRPr="002E2661">
        <w:rPr>
          <w:rStyle w:val="affffff3"/>
          <w:b w:val="0"/>
          <w:bCs/>
          <w:lang w:val="ru-RU"/>
        </w:rPr>
        <w:t>run</w:t>
      </w:r>
      <w:proofErr w:type="spellEnd"/>
      <w:r w:rsidR="00E0519F" w:rsidRPr="002E2661">
        <w:rPr>
          <w:rStyle w:val="affffff3"/>
          <w:b w:val="0"/>
          <w:bCs/>
          <w:lang w:val="ru-RU"/>
        </w:rPr>
        <w:t>(</w:t>
      </w:r>
      <w:proofErr w:type="gramEnd"/>
      <w:r w:rsidR="00E0519F" w:rsidRPr="002E2661">
        <w:rPr>
          <w:rStyle w:val="affffff3"/>
          <w:b w:val="0"/>
          <w:bCs/>
          <w:lang w:val="ru-RU"/>
        </w:rPr>
        <w:t>);</w:t>
      </w:r>
    </w:p>
    <w:p w14:paraId="3268F314" w14:textId="77777777" w:rsidR="00E0519F" w:rsidRPr="002E2661" w:rsidRDefault="00525054" w:rsidP="00D4482A">
      <w:pPr>
        <w:pStyle w:val="a0"/>
        <w:rPr>
          <w:lang w:val="ru-RU"/>
        </w:rPr>
      </w:pPr>
      <w:r w:rsidRPr="002E2661">
        <w:rPr>
          <w:lang w:val="ru-RU"/>
        </w:rPr>
        <w:t> </w:t>
      </w:r>
      <w:r w:rsidR="00E0519F" w:rsidRPr="002E2661">
        <w:rPr>
          <w:lang w:val="ru-RU"/>
        </w:rPr>
        <w:t xml:space="preserve">управление </w:t>
      </w:r>
      <w:r w:rsidR="007C6F9F" w:rsidRPr="002E2661">
        <w:rPr>
          <w:lang w:val="ru-RU"/>
        </w:rPr>
        <w:t>ПВС</w:t>
      </w:r>
      <w:r w:rsidR="00E0519F" w:rsidRPr="002E2661">
        <w:rPr>
          <w:lang w:val="ru-RU"/>
        </w:rPr>
        <w:t xml:space="preserve"> путем обработки прерываний главного таймера и по изменению уровня сигнала временной синхронизации;</w:t>
      </w:r>
    </w:p>
    <w:p w14:paraId="7F420ECB" w14:textId="77777777" w:rsidR="00E0519F" w:rsidRPr="002E2661" w:rsidRDefault="00E0519F" w:rsidP="00D4482A">
      <w:pPr>
        <w:pStyle w:val="a0"/>
        <w:rPr>
          <w:lang w:val="ru-RU"/>
        </w:rPr>
      </w:pPr>
      <w:r w:rsidRPr="002E2661">
        <w:rPr>
          <w:lang w:val="ru-RU"/>
        </w:rPr>
        <w:t>контроль времени выполнения цикла главного потока – 1 мс;</w:t>
      </w:r>
    </w:p>
    <w:p w14:paraId="243E7B5B" w14:textId="77777777" w:rsidR="00E0519F" w:rsidRPr="002E2661" w:rsidRDefault="00E0519F" w:rsidP="00D4482A">
      <w:pPr>
        <w:pStyle w:val="a0"/>
        <w:rPr>
          <w:lang w:val="ru-RU"/>
        </w:rPr>
      </w:pPr>
      <w:r w:rsidRPr="002E2661">
        <w:rPr>
          <w:lang w:val="ru-RU"/>
        </w:rPr>
        <w:t xml:space="preserve">счет системного времени – </w:t>
      </w:r>
      <w:proofErr w:type="spellStart"/>
      <w:proofErr w:type="gramStart"/>
      <w:r w:rsidRPr="002E2661">
        <w:rPr>
          <w:b/>
          <w:bCs/>
          <w:i/>
          <w:iCs/>
          <w:lang w:val="ru-RU"/>
        </w:rPr>
        <w:t>cTimeWork</w:t>
      </w:r>
      <w:proofErr w:type="spellEnd"/>
      <w:r w:rsidRPr="002E2661">
        <w:rPr>
          <w:b/>
          <w:bCs/>
          <w:i/>
          <w:iCs/>
          <w:lang w:val="ru-RU"/>
        </w:rPr>
        <w:t>(</w:t>
      </w:r>
      <w:proofErr w:type="gramEnd"/>
      <w:r w:rsidRPr="002E2661">
        <w:rPr>
          <w:b/>
          <w:bCs/>
          <w:i/>
          <w:iCs/>
          <w:lang w:val="ru-RU"/>
        </w:rPr>
        <w:t>);</w:t>
      </w:r>
    </w:p>
    <w:p w14:paraId="0C0F2469" w14:textId="77777777" w:rsidR="00E0519F" w:rsidRPr="002E2661" w:rsidRDefault="00E0519F" w:rsidP="00D4482A">
      <w:pPr>
        <w:pStyle w:val="a0"/>
        <w:rPr>
          <w:lang w:val="ru-RU"/>
        </w:rPr>
      </w:pPr>
      <w:r w:rsidRPr="002E2661">
        <w:rPr>
          <w:lang w:val="ru-RU"/>
        </w:rPr>
        <w:lastRenderedPageBreak/>
        <w:t xml:space="preserve">сброс сторожевого таймера – </w:t>
      </w:r>
      <w:proofErr w:type="spellStart"/>
      <w:proofErr w:type="gramStart"/>
      <w:r w:rsidRPr="002E2661">
        <w:rPr>
          <w:rStyle w:val="affffff3"/>
          <w:lang w:val="ru-RU"/>
        </w:rPr>
        <w:t>ClrWdt</w:t>
      </w:r>
      <w:proofErr w:type="spellEnd"/>
      <w:r w:rsidRPr="002E2661">
        <w:rPr>
          <w:rStyle w:val="affffff3"/>
          <w:lang w:val="ru-RU"/>
        </w:rPr>
        <w:t>(</w:t>
      </w:r>
      <w:proofErr w:type="gramEnd"/>
      <w:r w:rsidRPr="002E2661">
        <w:rPr>
          <w:rStyle w:val="affffff3"/>
          <w:lang w:val="ru-RU"/>
        </w:rPr>
        <w:t>)</w:t>
      </w:r>
      <w:r w:rsidRPr="002E2661">
        <w:rPr>
          <w:lang w:val="ru-RU"/>
        </w:rPr>
        <w:t>.</w:t>
      </w:r>
    </w:p>
    <w:p w14:paraId="3BF47529" w14:textId="77777777" w:rsidR="00E0519F" w:rsidRPr="002E2661" w:rsidRDefault="00FA5C7A" w:rsidP="00E0519F">
      <w:pPr>
        <w:pStyle w:val="a4"/>
        <w:keepNext/>
      </w:pPr>
      <w:r w:rsidRPr="002E2661">
        <w:t xml:space="preserve">Модуль </w:t>
      </w:r>
      <w:proofErr w:type="spellStart"/>
      <w:r w:rsidRPr="002E2661">
        <w:rPr>
          <w:rStyle w:val="affffff7"/>
        </w:rPr>
        <w:t>InterruptsHandler</w:t>
      </w:r>
      <w:r w:rsidR="00577F98" w:rsidRPr="002E2661">
        <w:rPr>
          <w:rStyle w:val="affffff7"/>
        </w:rPr>
        <w:t>s</w:t>
      </w:r>
      <w:proofErr w:type="spellEnd"/>
      <w:r w:rsidRPr="002E2661">
        <w:t xml:space="preserve"> (обработка ПВС)</w:t>
      </w:r>
      <w:r w:rsidR="00E0519F" w:rsidRPr="002E2661">
        <w:t xml:space="preserve"> осуществляет:</w:t>
      </w:r>
    </w:p>
    <w:p w14:paraId="2C3F7565" w14:textId="1690A1A2" w:rsidR="00E0519F" w:rsidRPr="002E2661" w:rsidRDefault="00E0519F" w:rsidP="00643ABE">
      <w:pPr>
        <w:pStyle w:val="a0"/>
        <w:numPr>
          <w:ilvl w:val="0"/>
          <w:numId w:val="131"/>
        </w:numPr>
        <w:ind w:left="0" w:firstLine="709"/>
        <w:rPr>
          <w:lang w:val="ru-RU"/>
        </w:rPr>
      </w:pPr>
      <w:r w:rsidRPr="002E2661">
        <w:rPr>
          <w:lang w:val="ru-RU"/>
        </w:rPr>
        <w:t>временн</w:t>
      </w:r>
      <w:r w:rsidR="00DB4866">
        <w:rPr>
          <w:lang w:val="ru-RU"/>
        </w:rPr>
        <w:t>ую</w:t>
      </w:r>
      <w:r w:rsidRPr="002E2661">
        <w:rPr>
          <w:lang w:val="ru-RU"/>
        </w:rPr>
        <w:t xml:space="preserve"> синхронизаци</w:t>
      </w:r>
      <w:r w:rsidR="00DB4866">
        <w:rPr>
          <w:lang w:val="ru-RU"/>
        </w:rPr>
        <w:t>ю</w:t>
      </w:r>
      <w:r w:rsidRPr="002E2661">
        <w:rPr>
          <w:lang w:val="ru-RU"/>
        </w:rPr>
        <w:t xml:space="preserve"> каналов</w:t>
      </w:r>
      <w:r w:rsidR="00FA5C7A" w:rsidRPr="002E2661">
        <w:rPr>
          <w:lang w:val="ru-RU"/>
        </w:rPr>
        <w:t xml:space="preserve"> </w:t>
      </w:r>
      <w:proofErr w:type="spellStart"/>
      <w:r w:rsidR="00FA5C7A" w:rsidRPr="002E2661">
        <w:rPr>
          <w:lang w:val="ru-RU"/>
        </w:rPr>
        <w:t>Мaster</w:t>
      </w:r>
      <w:proofErr w:type="spellEnd"/>
      <w:r w:rsidR="00FA5C7A" w:rsidRPr="002E2661">
        <w:rPr>
          <w:lang w:val="ru-RU"/>
        </w:rPr>
        <w:t xml:space="preserve"> и </w:t>
      </w:r>
      <w:proofErr w:type="spellStart"/>
      <w:r w:rsidR="00FA5C7A" w:rsidRPr="002E2661">
        <w:rPr>
          <w:lang w:val="ru-RU"/>
        </w:rPr>
        <w:t>Slave</w:t>
      </w:r>
      <w:proofErr w:type="spellEnd"/>
      <w:r w:rsidR="00FA5C7A" w:rsidRPr="002E2661">
        <w:rPr>
          <w:lang w:val="ru-RU"/>
        </w:rPr>
        <w:t xml:space="preserve"> прибора</w:t>
      </w:r>
      <w:r w:rsidRPr="002E2661">
        <w:rPr>
          <w:lang w:val="ru-RU"/>
        </w:rPr>
        <w:t>;</w:t>
      </w:r>
    </w:p>
    <w:p w14:paraId="198772D1" w14:textId="77777777" w:rsidR="00E0519F" w:rsidRPr="002E2661" w:rsidRDefault="00E0519F" w:rsidP="00D4482A">
      <w:pPr>
        <w:pStyle w:val="a0"/>
        <w:rPr>
          <w:lang w:val="ru-RU"/>
        </w:rPr>
      </w:pPr>
      <w:r w:rsidRPr="002E2661">
        <w:rPr>
          <w:lang w:val="ru-RU"/>
        </w:rPr>
        <w:t>контроль сигнала временной синхронизации по времени и фазе;</w:t>
      </w:r>
    </w:p>
    <w:p w14:paraId="7C4C8E91" w14:textId="4A716498" w:rsidR="00E0519F" w:rsidRPr="002E2661" w:rsidRDefault="00E0519F" w:rsidP="00D4482A">
      <w:pPr>
        <w:pStyle w:val="a0"/>
        <w:rPr>
          <w:lang w:val="ru-RU"/>
        </w:rPr>
      </w:pPr>
      <w:r w:rsidRPr="002E2661">
        <w:rPr>
          <w:lang w:val="ru-RU"/>
        </w:rPr>
        <w:t>вызов следующих функций, требующих жесткой временной привязки и синхронности выполнения в обоих МК:</w:t>
      </w:r>
    </w:p>
    <w:p w14:paraId="20065E4B" w14:textId="77777777" w:rsidR="00E0519F" w:rsidRPr="002E2661" w:rsidRDefault="00E0519F" w:rsidP="00643ABE">
      <w:pPr>
        <w:pStyle w:val="22"/>
        <w:numPr>
          <w:ilvl w:val="0"/>
          <w:numId w:val="127"/>
        </w:numPr>
        <w:tabs>
          <w:tab w:val="clear" w:pos="1701"/>
          <w:tab w:val="left" w:pos="1134"/>
        </w:tabs>
        <w:ind w:left="0" w:firstLine="1134"/>
      </w:pPr>
      <w:proofErr w:type="spellStart"/>
      <w:r w:rsidRPr="002E2661">
        <w:rPr>
          <w:b/>
          <w:bCs/>
          <w:i/>
          <w:iCs/>
        </w:rPr>
        <w:t>SafetyPowerControl_</w:t>
      </w:r>
      <w:proofErr w:type="gramStart"/>
      <w:r w:rsidRPr="002E2661">
        <w:rPr>
          <w:b/>
          <w:bCs/>
          <w:i/>
          <w:iCs/>
        </w:rPr>
        <w:t>runInterrupt</w:t>
      </w:r>
      <w:proofErr w:type="spellEnd"/>
      <w:r w:rsidR="00577F98" w:rsidRPr="002E2661">
        <w:rPr>
          <w:b/>
          <w:bCs/>
          <w:i/>
          <w:iCs/>
        </w:rPr>
        <w:t>(</w:t>
      </w:r>
      <w:proofErr w:type="gramEnd"/>
      <w:r w:rsidR="00577F98" w:rsidRPr="002E2661">
        <w:rPr>
          <w:b/>
          <w:bCs/>
          <w:i/>
          <w:iCs/>
        </w:rPr>
        <w:t>)</w:t>
      </w:r>
      <w:r w:rsidRPr="002E2661">
        <w:t xml:space="preserve"> – контроль безопасного блока питания;</w:t>
      </w:r>
    </w:p>
    <w:p w14:paraId="2F5C2269" w14:textId="66626E3F" w:rsidR="00E0519F" w:rsidRPr="002E2661" w:rsidRDefault="00F94C59" w:rsidP="00B94125">
      <w:pPr>
        <w:pStyle w:val="22"/>
        <w:tabs>
          <w:tab w:val="left" w:pos="1134"/>
        </w:tabs>
        <w:ind w:left="0" w:firstLine="1134"/>
      </w:pPr>
      <w:r w:rsidRPr="002E2661" w:rsidDel="00F94C59">
        <w:rPr>
          <w:b/>
          <w:bCs/>
          <w:i/>
          <w:iCs/>
        </w:rPr>
        <w:t xml:space="preserve"> </w:t>
      </w:r>
      <w:proofErr w:type="spellStart"/>
      <w:r w:rsidRPr="002E2661">
        <w:rPr>
          <w:b/>
          <w:bCs/>
          <w:i/>
          <w:iCs/>
        </w:rPr>
        <w:t>BinInDataRead</w:t>
      </w:r>
      <w:r w:rsidR="0019465E" w:rsidRPr="002E2661">
        <w:rPr>
          <w:b/>
          <w:bCs/>
          <w:i/>
          <w:iCs/>
        </w:rPr>
        <w:t>_</w:t>
      </w:r>
      <w:proofErr w:type="gramStart"/>
      <w:r w:rsidRPr="002E2661">
        <w:rPr>
          <w:b/>
          <w:bCs/>
          <w:i/>
          <w:iCs/>
        </w:rPr>
        <w:t>interrupt</w:t>
      </w:r>
      <w:proofErr w:type="spellEnd"/>
      <w:r w:rsidR="00577F98" w:rsidRPr="002E2661">
        <w:rPr>
          <w:b/>
          <w:bCs/>
          <w:i/>
          <w:iCs/>
        </w:rPr>
        <w:t>(</w:t>
      </w:r>
      <w:proofErr w:type="gramEnd"/>
      <w:r w:rsidR="00577F98" w:rsidRPr="002E2661">
        <w:rPr>
          <w:b/>
          <w:bCs/>
          <w:i/>
          <w:iCs/>
        </w:rPr>
        <w:t>)</w:t>
      </w:r>
      <w:r w:rsidR="00E0519F" w:rsidRPr="002E2661">
        <w:t xml:space="preserve"> – синхронное чтение дискретных входов;</w:t>
      </w:r>
    </w:p>
    <w:p w14:paraId="7CA0F4B3" w14:textId="77777777" w:rsidR="00E0519F" w:rsidRPr="002E2661" w:rsidRDefault="00E0519F" w:rsidP="00B94125">
      <w:pPr>
        <w:pStyle w:val="22"/>
        <w:tabs>
          <w:tab w:val="left" w:pos="1134"/>
        </w:tabs>
        <w:ind w:left="0" w:firstLine="1134"/>
      </w:pPr>
      <w:proofErr w:type="spellStart"/>
      <w:r w:rsidRPr="002E2661">
        <w:rPr>
          <w:b/>
          <w:bCs/>
          <w:i/>
          <w:iCs/>
        </w:rPr>
        <w:t>AnalogMeasurement_</w:t>
      </w:r>
      <w:proofErr w:type="gramStart"/>
      <w:r w:rsidRPr="002E2661">
        <w:rPr>
          <w:b/>
          <w:bCs/>
          <w:i/>
          <w:iCs/>
        </w:rPr>
        <w:t>runInterrupt</w:t>
      </w:r>
      <w:proofErr w:type="spellEnd"/>
      <w:r w:rsidR="00577F98" w:rsidRPr="002E2661">
        <w:rPr>
          <w:b/>
          <w:bCs/>
          <w:i/>
          <w:iCs/>
        </w:rPr>
        <w:t>(</w:t>
      </w:r>
      <w:proofErr w:type="gramEnd"/>
      <w:r w:rsidR="00577F98" w:rsidRPr="002E2661">
        <w:rPr>
          <w:b/>
          <w:bCs/>
          <w:i/>
          <w:iCs/>
        </w:rPr>
        <w:t>)</w:t>
      </w:r>
      <w:r w:rsidRPr="002E2661">
        <w:t xml:space="preserve"> – чтение результатов измерения АЦП;</w:t>
      </w:r>
    </w:p>
    <w:p w14:paraId="45D88012" w14:textId="25E77F04" w:rsidR="00E0519F" w:rsidRPr="002E2661" w:rsidRDefault="00F94C59" w:rsidP="00B94125">
      <w:pPr>
        <w:pStyle w:val="22"/>
        <w:tabs>
          <w:tab w:val="left" w:pos="1134"/>
        </w:tabs>
        <w:ind w:left="0" w:firstLine="1134"/>
      </w:pPr>
      <w:ins w:id="41" w:author="SadButTrue" w:date="2020-08-17T15:34:00Z">
        <w:r w:rsidRPr="002E2661" w:rsidDel="00F94C59">
          <w:rPr>
            <w:rStyle w:val="affffff3"/>
            <w:lang w:val="ru-RU"/>
          </w:rPr>
          <w:t xml:space="preserve"> </w:t>
        </w:r>
      </w:ins>
      <w:proofErr w:type="spellStart"/>
      <w:r w:rsidRPr="002E2661">
        <w:rPr>
          <w:rStyle w:val="affffff3"/>
          <w:lang w:val="ru-RU"/>
        </w:rPr>
        <w:t>BinInAddrSet</w:t>
      </w:r>
      <w:r w:rsidR="0019465E" w:rsidRPr="002E2661">
        <w:rPr>
          <w:rStyle w:val="affffff3"/>
          <w:lang w:val="ru-RU"/>
        </w:rPr>
        <w:t>_</w:t>
      </w:r>
      <w:proofErr w:type="gramStart"/>
      <w:r w:rsidRPr="002E2661">
        <w:rPr>
          <w:rStyle w:val="affffff3"/>
          <w:lang w:val="ru-RU"/>
        </w:rPr>
        <w:t>interrupt</w:t>
      </w:r>
      <w:proofErr w:type="spellEnd"/>
      <w:r w:rsidR="00577F98" w:rsidRPr="002E2661">
        <w:rPr>
          <w:b/>
          <w:bCs/>
          <w:i/>
          <w:iCs/>
        </w:rPr>
        <w:t>(</w:t>
      </w:r>
      <w:proofErr w:type="gramEnd"/>
      <w:r w:rsidR="00577F98" w:rsidRPr="002E2661">
        <w:rPr>
          <w:b/>
          <w:bCs/>
          <w:i/>
          <w:iCs/>
        </w:rPr>
        <w:t>)</w:t>
      </w:r>
      <w:r w:rsidR="00E0519F" w:rsidRPr="002E2661">
        <w:t xml:space="preserve"> – синхронная установка адреса для дискретных входов;</w:t>
      </w:r>
    </w:p>
    <w:p w14:paraId="1DB614EC" w14:textId="77777777" w:rsidR="00E0519F" w:rsidRPr="002E2661" w:rsidRDefault="00E0519F" w:rsidP="00B94125">
      <w:pPr>
        <w:pStyle w:val="22"/>
        <w:tabs>
          <w:tab w:val="left" w:pos="1134"/>
        </w:tabs>
        <w:ind w:left="0" w:firstLine="1134"/>
      </w:pPr>
      <w:proofErr w:type="spellStart"/>
      <w:r w:rsidRPr="002E2661">
        <w:rPr>
          <w:b/>
          <w:bCs/>
          <w:i/>
          <w:iCs/>
        </w:rPr>
        <w:t>CheckRAM_</w:t>
      </w:r>
      <w:proofErr w:type="gramStart"/>
      <w:r w:rsidRPr="002E2661">
        <w:rPr>
          <w:b/>
          <w:bCs/>
          <w:i/>
          <w:iCs/>
        </w:rPr>
        <w:t>run</w:t>
      </w:r>
      <w:proofErr w:type="spellEnd"/>
      <w:r w:rsidR="00577F98" w:rsidRPr="002E2661">
        <w:rPr>
          <w:b/>
          <w:bCs/>
          <w:i/>
          <w:iCs/>
        </w:rPr>
        <w:t>(</w:t>
      </w:r>
      <w:proofErr w:type="gramEnd"/>
      <w:r w:rsidR="00577F98" w:rsidRPr="002E2661">
        <w:rPr>
          <w:b/>
          <w:bCs/>
          <w:i/>
          <w:iCs/>
        </w:rPr>
        <w:t>)</w:t>
      </w:r>
      <w:r w:rsidRPr="002E2661">
        <w:t xml:space="preserve"> – циклический контроль исправности ОЗУ;</w:t>
      </w:r>
    </w:p>
    <w:p w14:paraId="6D4D682A" w14:textId="77777777" w:rsidR="00E0519F" w:rsidRPr="002E2661" w:rsidRDefault="00E0519F" w:rsidP="00B94125">
      <w:pPr>
        <w:pStyle w:val="22"/>
        <w:tabs>
          <w:tab w:val="left" w:pos="1134"/>
        </w:tabs>
        <w:ind w:left="0" w:firstLine="1134"/>
      </w:pPr>
      <w:proofErr w:type="spellStart"/>
      <w:r w:rsidRPr="002E2661">
        <w:rPr>
          <w:b/>
          <w:bCs/>
          <w:i/>
          <w:iCs/>
        </w:rPr>
        <w:t>InterChannel_</w:t>
      </w:r>
      <w:proofErr w:type="gramStart"/>
      <w:r w:rsidRPr="002E2661">
        <w:rPr>
          <w:b/>
          <w:bCs/>
          <w:i/>
          <w:iCs/>
        </w:rPr>
        <w:t>runDrv</w:t>
      </w:r>
      <w:proofErr w:type="spellEnd"/>
      <w:r w:rsidR="00577F98" w:rsidRPr="002E2661">
        <w:rPr>
          <w:b/>
          <w:bCs/>
          <w:i/>
          <w:iCs/>
        </w:rPr>
        <w:t>(</w:t>
      </w:r>
      <w:proofErr w:type="gramEnd"/>
      <w:r w:rsidR="00577F98" w:rsidRPr="002E2661">
        <w:rPr>
          <w:b/>
          <w:bCs/>
          <w:i/>
          <w:iCs/>
        </w:rPr>
        <w:t>)</w:t>
      </w:r>
      <w:r w:rsidRPr="002E2661">
        <w:t xml:space="preserve"> – опрос драйвера готовности ме</w:t>
      </w:r>
      <w:r w:rsidR="0039007D" w:rsidRPr="002E2661">
        <w:t>ж</w:t>
      </w:r>
      <w:r w:rsidRPr="002E2661">
        <w:t>канального обмена;</w:t>
      </w:r>
    </w:p>
    <w:p w14:paraId="4DA20992" w14:textId="77777777" w:rsidR="00E0519F" w:rsidRPr="002E2661" w:rsidRDefault="00E0519F" w:rsidP="00B94125">
      <w:pPr>
        <w:pStyle w:val="22"/>
        <w:tabs>
          <w:tab w:val="left" w:pos="1134"/>
        </w:tabs>
        <w:ind w:left="0" w:firstLine="1134"/>
      </w:pPr>
      <w:r w:rsidRPr="002E2661">
        <w:rPr>
          <w:b/>
          <w:bCs/>
          <w:i/>
          <w:iCs/>
        </w:rPr>
        <w:t>Rs422_</w:t>
      </w:r>
      <w:proofErr w:type="gramStart"/>
      <w:r w:rsidRPr="002E2661">
        <w:rPr>
          <w:b/>
          <w:bCs/>
          <w:i/>
          <w:iCs/>
        </w:rPr>
        <w:t>interrupt</w:t>
      </w:r>
      <w:r w:rsidR="00577F98" w:rsidRPr="002E2661">
        <w:rPr>
          <w:b/>
          <w:bCs/>
          <w:i/>
          <w:iCs/>
        </w:rPr>
        <w:t>(</w:t>
      </w:r>
      <w:proofErr w:type="gramEnd"/>
      <w:r w:rsidR="00577F98" w:rsidRPr="002E2661">
        <w:rPr>
          <w:b/>
          <w:bCs/>
          <w:i/>
          <w:iCs/>
        </w:rPr>
        <w:t>)</w:t>
      </w:r>
      <w:r w:rsidRPr="002E2661">
        <w:t xml:space="preserve"> – драйвер обмена по RS422 с УС.</w:t>
      </w:r>
    </w:p>
    <w:p w14:paraId="5C55F8AF" w14:textId="77777777" w:rsidR="00E0519F" w:rsidRPr="002E2661" w:rsidRDefault="00E0519F" w:rsidP="00B94125">
      <w:pPr>
        <w:pStyle w:val="22"/>
        <w:tabs>
          <w:tab w:val="left" w:pos="1134"/>
        </w:tabs>
        <w:ind w:left="0" w:firstLine="1134"/>
      </w:pPr>
      <w:proofErr w:type="spellStart"/>
      <w:r w:rsidRPr="002E2661">
        <w:rPr>
          <w:b/>
          <w:bCs/>
          <w:i/>
          <w:iCs/>
        </w:rPr>
        <w:t>ShuntShiftGen_</w:t>
      </w:r>
      <w:proofErr w:type="gramStart"/>
      <w:r w:rsidRPr="002E2661">
        <w:rPr>
          <w:b/>
          <w:bCs/>
          <w:i/>
          <w:iCs/>
        </w:rPr>
        <w:t>interrupt</w:t>
      </w:r>
      <w:proofErr w:type="spellEnd"/>
      <w:r w:rsidR="00577F98" w:rsidRPr="002E2661">
        <w:rPr>
          <w:b/>
          <w:bCs/>
          <w:i/>
          <w:iCs/>
        </w:rPr>
        <w:t>(</w:t>
      </w:r>
      <w:proofErr w:type="gramEnd"/>
      <w:r w:rsidR="00577F98" w:rsidRPr="002E2661">
        <w:rPr>
          <w:b/>
          <w:bCs/>
          <w:i/>
          <w:iCs/>
        </w:rPr>
        <w:t>)</w:t>
      </w:r>
      <w:r w:rsidRPr="002E2661">
        <w:t xml:space="preserve"> – драйвер ШИМ-генератора привода электродвигателя;</w:t>
      </w:r>
    </w:p>
    <w:p w14:paraId="693238D3" w14:textId="77777777" w:rsidR="00E0519F" w:rsidRPr="002E2661" w:rsidRDefault="00E0519F" w:rsidP="00B94125">
      <w:pPr>
        <w:pStyle w:val="22"/>
        <w:tabs>
          <w:tab w:val="left" w:pos="1134"/>
        </w:tabs>
        <w:ind w:left="0" w:firstLine="1134"/>
      </w:pPr>
      <w:proofErr w:type="spellStart"/>
      <w:r w:rsidRPr="002E2661">
        <w:rPr>
          <w:b/>
          <w:bCs/>
          <w:i/>
          <w:iCs/>
        </w:rPr>
        <w:t>PosDetGenerator_</w:t>
      </w:r>
      <w:proofErr w:type="gramStart"/>
      <w:r w:rsidRPr="002E2661">
        <w:rPr>
          <w:b/>
          <w:bCs/>
          <w:i/>
          <w:iCs/>
        </w:rPr>
        <w:t>interrupt</w:t>
      </w:r>
      <w:proofErr w:type="spellEnd"/>
      <w:r w:rsidR="00577F98" w:rsidRPr="002E2661">
        <w:rPr>
          <w:b/>
          <w:bCs/>
          <w:i/>
          <w:iCs/>
        </w:rPr>
        <w:t>(</w:t>
      </w:r>
      <w:proofErr w:type="gramEnd"/>
      <w:r w:rsidR="00577F98" w:rsidRPr="002E2661">
        <w:rPr>
          <w:b/>
          <w:bCs/>
          <w:i/>
          <w:iCs/>
        </w:rPr>
        <w:t>)</w:t>
      </w:r>
      <w:r w:rsidRPr="002E2661">
        <w:t xml:space="preserve"> – драйвер ШИМ-генератора сигнала </w:t>
      </w:r>
      <w:r w:rsidR="007C6F9F" w:rsidRPr="002E2661">
        <w:t>контрольного генератора</w:t>
      </w:r>
      <w:r w:rsidRPr="002E2661">
        <w:t xml:space="preserve"> для определения положения стрелки;</w:t>
      </w:r>
    </w:p>
    <w:p w14:paraId="46BADC08" w14:textId="77777777" w:rsidR="00E0519F" w:rsidRPr="002E2661" w:rsidRDefault="00E0519F" w:rsidP="00B94125">
      <w:pPr>
        <w:pStyle w:val="22"/>
        <w:tabs>
          <w:tab w:val="left" w:pos="1134"/>
        </w:tabs>
        <w:ind w:left="0" w:firstLine="1134"/>
      </w:pPr>
      <w:proofErr w:type="spellStart"/>
      <w:r w:rsidRPr="002E2661">
        <w:rPr>
          <w:b/>
          <w:bCs/>
          <w:i/>
          <w:iCs/>
        </w:rPr>
        <w:t>BlockExch_</w:t>
      </w:r>
      <w:proofErr w:type="gramStart"/>
      <w:r w:rsidRPr="002E2661">
        <w:rPr>
          <w:b/>
          <w:bCs/>
          <w:i/>
          <w:iCs/>
        </w:rPr>
        <w:t>interrupt</w:t>
      </w:r>
      <w:proofErr w:type="spellEnd"/>
      <w:r w:rsidR="00577F98" w:rsidRPr="002E2661">
        <w:rPr>
          <w:b/>
          <w:bCs/>
          <w:i/>
          <w:iCs/>
        </w:rPr>
        <w:t>(</w:t>
      </w:r>
      <w:proofErr w:type="gramEnd"/>
      <w:r w:rsidR="00577F98" w:rsidRPr="002E2661">
        <w:rPr>
          <w:b/>
          <w:bCs/>
          <w:i/>
          <w:iCs/>
        </w:rPr>
        <w:t>)</w:t>
      </w:r>
      <w:r w:rsidRPr="002E2661">
        <w:t xml:space="preserve"> – драйвер межблочного обмена (между основным и резервным прибором)</w:t>
      </w:r>
      <w:r w:rsidR="00577F98" w:rsidRPr="002E2661">
        <w:t>.</w:t>
      </w:r>
    </w:p>
    <w:p w14:paraId="0997EF88" w14:textId="77777777" w:rsidR="00E0519F" w:rsidRPr="00636E7E" w:rsidRDefault="00E0519F" w:rsidP="00D4482A">
      <w:pPr>
        <w:pStyle w:val="a0"/>
        <w:rPr>
          <w:lang w:val="en-US"/>
        </w:rPr>
      </w:pPr>
      <w:r w:rsidRPr="002E2661">
        <w:rPr>
          <w:lang w:val="ru-RU"/>
        </w:rPr>
        <w:t>запуск</w:t>
      </w:r>
      <w:r w:rsidRPr="00636E7E">
        <w:rPr>
          <w:lang w:val="en-US"/>
        </w:rPr>
        <w:t xml:space="preserve"> </w:t>
      </w:r>
      <w:r w:rsidRPr="002E2661">
        <w:rPr>
          <w:lang w:val="ru-RU"/>
        </w:rPr>
        <w:t>таймера</w:t>
      </w:r>
      <w:r w:rsidRPr="00636E7E">
        <w:rPr>
          <w:lang w:val="en-US"/>
        </w:rPr>
        <w:t xml:space="preserve"> </w:t>
      </w:r>
      <w:r w:rsidR="0089230E" w:rsidRPr="002E2661">
        <w:rPr>
          <w:lang w:val="ru-RU"/>
        </w:rPr>
        <w:t>МКО</w:t>
      </w:r>
      <w:r w:rsidRPr="00636E7E">
        <w:rPr>
          <w:lang w:val="en-US"/>
        </w:rPr>
        <w:t xml:space="preserve"> (CAN_TIMER_START).</w:t>
      </w:r>
    </w:p>
    <w:p w14:paraId="24CCF8F8" w14:textId="77777777" w:rsidR="00E0519F" w:rsidRPr="002E2661" w:rsidRDefault="00E0519F" w:rsidP="00D4482A">
      <w:pPr>
        <w:pStyle w:val="a0"/>
        <w:rPr>
          <w:lang w:val="ru-RU"/>
        </w:rPr>
      </w:pPr>
      <w:r w:rsidRPr="002E2661">
        <w:rPr>
          <w:lang w:val="ru-RU"/>
        </w:rPr>
        <w:t>запуск таймера потока синхронизации данных.</w:t>
      </w:r>
    </w:p>
    <w:p w14:paraId="6677FD49" w14:textId="77777777" w:rsidR="0030797A" w:rsidRPr="002E2661" w:rsidRDefault="0030797A" w:rsidP="00F03A38">
      <w:pPr>
        <w:pStyle w:val="affffff9"/>
      </w:pPr>
      <w:r w:rsidRPr="002E2661">
        <w:t xml:space="preserve">Модуль </w:t>
      </w:r>
      <w:proofErr w:type="spellStart"/>
      <w:r w:rsidRPr="002E2661">
        <w:rPr>
          <w:rStyle w:val="affffff7"/>
        </w:rPr>
        <w:t>ControlSystem</w:t>
      </w:r>
      <w:proofErr w:type="spellEnd"/>
      <w:r w:rsidRPr="002E2661">
        <w:t xml:space="preserve"> осуществляет:</w:t>
      </w:r>
    </w:p>
    <w:p w14:paraId="243CC664" w14:textId="77777777" w:rsidR="0030797A" w:rsidRPr="002E2661" w:rsidRDefault="0030797A" w:rsidP="00643ABE">
      <w:pPr>
        <w:pStyle w:val="a0"/>
        <w:numPr>
          <w:ilvl w:val="0"/>
          <w:numId w:val="132"/>
        </w:numPr>
        <w:ind w:left="0" w:firstLine="709"/>
        <w:rPr>
          <w:lang w:val="ru-RU"/>
        </w:rPr>
      </w:pPr>
      <w:r w:rsidRPr="002E2661">
        <w:rPr>
          <w:lang w:val="ru-RU"/>
        </w:rPr>
        <w:t>обработку приказов, поступающих от УС</w:t>
      </w:r>
      <w:r w:rsidR="001F332A" w:rsidRPr="002E2661">
        <w:rPr>
          <w:lang w:val="ru-RU"/>
        </w:rPr>
        <w:t xml:space="preserve"> и формирования статусов ответа для УС</w:t>
      </w:r>
      <w:r w:rsidRPr="002E2661">
        <w:rPr>
          <w:lang w:val="ru-RU"/>
        </w:rPr>
        <w:t>;</w:t>
      </w:r>
    </w:p>
    <w:p w14:paraId="4A93C13F" w14:textId="77777777" w:rsidR="0030797A" w:rsidRPr="002E2661" w:rsidRDefault="001F332A" w:rsidP="00ED29E7">
      <w:pPr>
        <w:pStyle w:val="a0"/>
        <w:rPr>
          <w:lang w:val="ru-RU"/>
        </w:rPr>
      </w:pPr>
      <w:r w:rsidRPr="002E2661">
        <w:rPr>
          <w:lang w:val="ru-RU"/>
        </w:rPr>
        <w:lastRenderedPageBreak/>
        <w:t>определение положения стрелки;</w:t>
      </w:r>
    </w:p>
    <w:p w14:paraId="21695C57" w14:textId="77777777" w:rsidR="001F332A" w:rsidRPr="002E2661" w:rsidRDefault="001F332A" w:rsidP="00ED29E7">
      <w:pPr>
        <w:pStyle w:val="a0"/>
        <w:rPr>
          <w:lang w:val="ru-RU"/>
        </w:rPr>
      </w:pPr>
      <w:r w:rsidRPr="002E2661">
        <w:rPr>
          <w:lang w:val="ru-RU"/>
        </w:rPr>
        <w:t>контроль целостности обмоток двигателя;</w:t>
      </w:r>
    </w:p>
    <w:p w14:paraId="62082FE6" w14:textId="77777777" w:rsidR="001F332A" w:rsidRPr="002E2661" w:rsidRDefault="001F332A" w:rsidP="00ED29E7">
      <w:pPr>
        <w:pStyle w:val="a0"/>
        <w:rPr>
          <w:lang w:val="ru-RU"/>
        </w:rPr>
      </w:pPr>
      <w:r w:rsidRPr="002E2661">
        <w:rPr>
          <w:lang w:val="ru-RU"/>
        </w:rPr>
        <w:t>управление индикацией на передней панел</w:t>
      </w:r>
      <w:r w:rsidR="0039007D" w:rsidRPr="002E2661">
        <w:rPr>
          <w:lang w:val="ru-RU"/>
        </w:rPr>
        <w:t>и</w:t>
      </w:r>
      <w:r w:rsidRPr="002E2661">
        <w:rPr>
          <w:lang w:val="ru-RU"/>
        </w:rPr>
        <w:t xml:space="preserve"> прибора.</w:t>
      </w:r>
    </w:p>
    <w:p w14:paraId="6F227088" w14:textId="77777777" w:rsidR="0030797A" w:rsidRPr="002E2661" w:rsidRDefault="001F332A" w:rsidP="00E0519F">
      <w:pPr>
        <w:pStyle w:val="a4"/>
      </w:pPr>
      <w:r w:rsidRPr="002E2661">
        <w:t xml:space="preserve">Модуль </w:t>
      </w:r>
      <w:proofErr w:type="spellStart"/>
      <w:r w:rsidR="0089230E" w:rsidRPr="002E2661">
        <w:rPr>
          <w:rStyle w:val="affffff7"/>
        </w:rPr>
        <w:t>UnusedInterrupts</w:t>
      </w:r>
      <w:proofErr w:type="spellEnd"/>
      <w:r w:rsidRPr="002E2661">
        <w:t xml:space="preserve"> осуществляет обработку всех неиспользуемых прерываний МК. Также к неиспользуемым прерываниям относятся исключения, генерируемые процессором. К ним относятся такие операции, как попытка деления на ноль, попытка выполнить несуществующую операцию или обратиться к недопустимой области памяти и др. При возникновении таких прерываний прибор переходит в 3С.</w:t>
      </w:r>
    </w:p>
    <w:p w14:paraId="1743F36A" w14:textId="77777777" w:rsidR="00200509" w:rsidRPr="002E2661" w:rsidRDefault="00200509" w:rsidP="00D82A37">
      <w:pPr>
        <w:pStyle w:val="5"/>
        <w:tabs>
          <w:tab w:val="clear" w:pos="2410"/>
          <w:tab w:val="left" w:pos="1843"/>
        </w:tabs>
      </w:pPr>
      <w:r w:rsidRPr="002E2661">
        <w:t>Настройка битов конфигурации МК</w:t>
      </w:r>
    </w:p>
    <w:p w14:paraId="24DDF377" w14:textId="77777777" w:rsidR="00200509" w:rsidRPr="002E2661" w:rsidRDefault="00083C80" w:rsidP="00200509">
      <w:pPr>
        <w:pStyle w:val="a4"/>
      </w:pPr>
      <w:r w:rsidRPr="002E2661">
        <w:t>Настройка битов конфигурации</w:t>
      </w:r>
      <w:r w:rsidR="00200509" w:rsidRPr="002E2661">
        <w:t xml:space="preserve"> МК </w:t>
      </w:r>
      <w:r w:rsidRPr="002E2661">
        <w:t xml:space="preserve">в регистрах конфигурации </w:t>
      </w:r>
      <w:r w:rsidR="00200509" w:rsidRPr="002E2661">
        <w:t xml:space="preserve">выполняется </w:t>
      </w:r>
      <w:r w:rsidRPr="002E2661">
        <w:t xml:space="preserve">единоразово </w:t>
      </w:r>
      <w:r w:rsidR="00200509" w:rsidRPr="002E2661">
        <w:t xml:space="preserve">в компоненте </w:t>
      </w:r>
      <w:proofErr w:type="spellStart"/>
      <w:r w:rsidR="00F03A38" w:rsidRPr="002E2661">
        <w:rPr>
          <w:rStyle w:val="affffff7"/>
        </w:rPr>
        <w:t>Main</w:t>
      </w:r>
      <w:proofErr w:type="spellEnd"/>
      <w:r w:rsidR="00200509" w:rsidRPr="002E2661">
        <w:t xml:space="preserve"> </w:t>
      </w:r>
      <w:r w:rsidRPr="002E2661">
        <w:t xml:space="preserve">сразу </w:t>
      </w:r>
      <w:r w:rsidR="000D427E" w:rsidRPr="002E2661">
        <w:t>при включении прибора</w:t>
      </w:r>
      <w:r w:rsidR="007C6F9F" w:rsidRPr="002E2661">
        <w:t>.</w:t>
      </w:r>
      <w:r w:rsidR="00200509" w:rsidRPr="002E2661">
        <w:t xml:space="preserve"> Во время выполнения </w:t>
      </w:r>
      <w:r w:rsidR="005E5AF4" w:rsidRPr="002E2661">
        <w:t>ПО</w:t>
      </w:r>
      <w:r w:rsidR="00200509" w:rsidRPr="002E2661">
        <w:t xml:space="preserve"> не использу</w:t>
      </w:r>
      <w:r w:rsidR="005E5AF4" w:rsidRPr="002E2661">
        <w:t>ет</w:t>
      </w:r>
      <w:r w:rsidR="00200509" w:rsidRPr="002E2661">
        <w:t xml:space="preserve"> операции записи в </w:t>
      </w:r>
      <w:r w:rsidRPr="002E2661">
        <w:t xml:space="preserve">конфигурационные биты </w:t>
      </w:r>
      <w:r w:rsidR="00200509" w:rsidRPr="002E2661">
        <w:t>регистр</w:t>
      </w:r>
      <w:r w:rsidR="00DB30EA" w:rsidRPr="002E2661">
        <w:t>ов</w:t>
      </w:r>
      <w:r w:rsidR="00200509" w:rsidRPr="002E2661">
        <w:t xml:space="preserve"> конфигурации.</w:t>
      </w:r>
      <w:r w:rsidR="000D427E" w:rsidRPr="002E2661">
        <w:t xml:space="preserve"> При работе программы состояние регистров конфигурации </w:t>
      </w:r>
      <w:r w:rsidRPr="002E2661">
        <w:t>периодически контролируется.</w:t>
      </w:r>
    </w:p>
    <w:p w14:paraId="71D1DA6B" w14:textId="77777777" w:rsidR="006A6182" w:rsidRPr="002E2661" w:rsidRDefault="006A6182" w:rsidP="00837965">
      <w:pPr>
        <w:pStyle w:val="6"/>
        <w:tabs>
          <w:tab w:val="clear" w:pos="2410"/>
          <w:tab w:val="left" w:pos="2127"/>
        </w:tabs>
        <w:ind w:hanging="1866"/>
      </w:pPr>
      <w:bookmarkStart w:id="42" w:name="_Ref7505371"/>
      <w:r w:rsidRPr="002E2661">
        <w:t>Настройка системы тактирования</w:t>
      </w:r>
      <w:bookmarkEnd w:id="42"/>
    </w:p>
    <w:p w14:paraId="1AB531EF" w14:textId="77777777" w:rsidR="00A65728" w:rsidRPr="002E2661" w:rsidRDefault="006F6E15" w:rsidP="00106E26">
      <w:pPr>
        <w:pStyle w:val="affffa"/>
      </w:pPr>
      <w:r w:rsidRPr="002E2661">
        <w:t>Система тактирования служит для получения частоты синхронизации ядра</w:t>
      </w:r>
      <w:r w:rsidR="00A65728" w:rsidRPr="002E2661">
        <w:t>. Частота синхронизации ядра, обозначаемая далее</w:t>
      </w:r>
      <w:r w:rsidRPr="002E2661">
        <w:t xml:space="preserve"> </w:t>
      </w:r>
      <w:r w:rsidRPr="002E2661">
        <w:rPr>
          <w:i/>
          <w:iCs/>
        </w:rPr>
        <w:t>F</w:t>
      </w:r>
      <w:r w:rsidRPr="002E2661">
        <w:rPr>
          <w:i/>
          <w:iCs/>
          <w:vertAlign w:val="subscript"/>
        </w:rPr>
        <w:t>CY</w:t>
      </w:r>
      <w:r w:rsidR="00A65728" w:rsidRPr="002E2661">
        <w:t xml:space="preserve">, </w:t>
      </w:r>
      <w:r w:rsidR="0039007D" w:rsidRPr="002E2661">
        <w:t>является</w:t>
      </w:r>
      <w:r w:rsidR="00A65728" w:rsidRPr="002E2661">
        <w:t xml:space="preserve"> частотой выполнения команд процессором</w:t>
      </w:r>
      <w:r w:rsidRPr="002E2661">
        <w:t>.</w:t>
      </w:r>
    </w:p>
    <w:p w14:paraId="3449696E" w14:textId="77777777" w:rsidR="00A65728" w:rsidRPr="002E2661" w:rsidRDefault="00A65728" w:rsidP="00106E26">
      <w:pPr>
        <w:pStyle w:val="affffa"/>
      </w:pPr>
      <w:r w:rsidRPr="002E2661">
        <w:t xml:space="preserve">Режим тактирования процессора задаётся в два этапа. При включении питания процессор использует встроенный RC-генератор для получения частоты синхронизации </w:t>
      </w:r>
      <w:r w:rsidR="00504125" w:rsidRPr="002E2661">
        <w:t xml:space="preserve">ядра </w:t>
      </w:r>
      <w:r w:rsidRPr="002E2661">
        <w:t xml:space="preserve">(первый этап). Это сделано для гарантированной работы процессора на стабильной частоте, пока не будет установлен режим работы PLL и частота стабилизируется. </w:t>
      </w:r>
      <w:r w:rsidR="00504125" w:rsidRPr="002E2661">
        <w:t>При переключении на работу от PLL и</w:t>
      </w:r>
      <w:r w:rsidRPr="002E2661">
        <w:t xml:space="preserve"> стабилизации частоты PLL</w:t>
      </w:r>
      <w:r w:rsidR="00504125" w:rsidRPr="002E2661">
        <w:t>,</w:t>
      </w:r>
      <w:r w:rsidRPr="002E2661">
        <w:t xml:space="preserve"> процессор переключается на работу от PLL (второй этап).</w:t>
      </w:r>
      <w:r w:rsidR="00DB30EA" w:rsidRPr="002E2661">
        <w:t xml:space="preserve"> Настройку PLL и переключение на работу от PLL выполняет функция </w:t>
      </w:r>
      <w:proofErr w:type="spellStart"/>
      <w:proofErr w:type="gramStart"/>
      <w:r w:rsidR="00DB30EA" w:rsidRPr="002E2661">
        <w:rPr>
          <w:b/>
          <w:bCs/>
          <w:i/>
          <w:iCs/>
        </w:rPr>
        <w:t>ClockConfig</w:t>
      </w:r>
      <w:proofErr w:type="spellEnd"/>
      <w:r w:rsidR="00DB30EA" w:rsidRPr="002E2661">
        <w:rPr>
          <w:b/>
          <w:bCs/>
          <w:i/>
          <w:iCs/>
        </w:rPr>
        <w:t>(</w:t>
      </w:r>
      <w:proofErr w:type="gramEnd"/>
      <w:r w:rsidR="00DB30EA" w:rsidRPr="002E2661">
        <w:rPr>
          <w:b/>
          <w:bCs/>
          <w:i/>
          <w:iCs/>
        </w:rPr>
        <w:t>)</w:t>
      </w:r>
      <w:r w:rsidR="00DB30EA" w:rsidRPr="002E2661">
        <w:t>.</w:t>
      </w:r>
    </w:p>
    <w:p w14:paraId="7F5E5EFF" w14:textId="77777777" w:rsidR="000407CB" w:rsidRPr="002E2661" w:rsidRDefault="000407CB" w:rsidP="00106E26">
      <w:pPr>
        <w:pStyle w:val="affffa"/>
      </w:pPr>
      <w:r w:rsidRPr="002E2661">
        <w:t xml:space="preserve">Первый этап – выбор источника тактирования и алгоритм переключения между </w:t>
      </w:r>
      <w:r w:rsidR="00097529" w:rsidRPr="002E2661">
        <w:t>ними</w:t>
      </w:r>
      <w:r w:rsidRPr="002E2661">
        <w:t xml:space="preserve"> задаётся конфигурационными регистрами</w:t>
      </w:r>
      <w:r w:rsidR="00097529" w:rsidRPr="002E2661">
        <w:t xml:space="preserve"> при программировании </w:t>
      </w:r>
      <w:r w:rsidR="00A65728" w:rsidRPr="002E2661">
        <w:lastRenderedPageBreak/>
        <w:t>процессора</w:t>
      </w:r>
      <w:r w:rsidR="00097529" w:rsidRPr="002E2661">
        <w:t>.</w:t>
      </w:r>
      <w:r w:rsidRPr="002E2661">
        <w:t xml:space="preserve"> </w:t>
      </w:r>
      <w:r w:rsidR="00097529" w:rsidRPr="002E2661">
        <w:t>В</w:t>
      </w:r>
      <w:r w:rsidRPr="002E2661">
        <w:t xml:space="preserve">торой этап – конфигурация PLL – задаётся </w:t>
      </w:r>
      <w:proofErr w:type="spellStart"/>
      <w:r w:rsidR="00504125" w:rsidRPr="002E2661">
        <w:t>программно</w:t>
      </w:r>
      <w:proofErr w:type="spellEnd"/>
      <w:r w:rsidR="00504125" w:rsidRPr="002E2661">
        <w:t xml:space="preserve"> </w:t>
      </w:r>
      <w:r w:rsidRPr="002E2661">
        <w:t xml:space="preserve">в процессе выполнения программы. </w:t>
      </w:r>
    </w:p>
    <w:p w14:paraId="626F6C1F" w14:textId="390931C5" w:rsidR="00106E26" w:rsidRPr="002E2661" w:rsidRDefault="00106E26" w:rsidP="00106E26">
      <w:pPr>
        <w:pStyle w:val="affffa"/>
      </w:pPr>
      <w:r w:rsidRPr="002E2661">
        <w:t xml:space="preserve">Тип используемого источника опорного сигнала и его режим работы определяется </w:t>
      </w:r>
      <w:r w:rsidR="000407CB" w:rsidRPr="002E2661">
        <w:t xml:space="preserve">двумя </w:t>
      </w:r>
      <w:r w:rsidRPr="002E2661">
        <w:t>конфигурационными регистрами</w:t>
      </w:r>
      <w:r w:rsidR="000407CB" w:rsidRPr="002E2661">
        <w:t xml:space="preserve"> </w:t>
      </w:r>
      <w:r w:rsidR="00C15B8D" w:rsidRPr="002E2661">
        <w:t>–</w:t>
      </w:r>
      <w:r w:rsidR="00AD5007" w:rsidRPr="002E2661">
        <w:t xml:space="preserve"> FOSC </w:t>
      </w:r>
      <w:r w:rsidRPr="002E2661">
        <w:t>и</w:t>
      </w:r>
      <w:r w:rsidR="00CD3D46" w:rsidRPr="002E2661">
        <w:t xml:space="preserve"> FOSCSEL</w:t>
      </w:r>
      <w:r w:rsidRPr="002E2661">
        <w:t xml:space="preserve">. Установка битовых полей и их назначение </w:t>
      </w:r>
      <w:r w:rsidR="000407CB" w:rsidRPr="002E2661">
        <w:t>показаны</w:t>
      </w:r>
      <w:r w:rsidRPr="002E2661">
        <w:t xml:space="preserve"> в </w:t>
      </w:r>
      <w:r w:rsidR="00D82A37" w:rsidRPr="002E2661">
        <w:t>т</w:t>
      </w:r>
      <w:r w:rsidRPr="002E2661">
        <w:t>аблице</w:t>
      </w:r>
      <w:r w:rsidR="006431EA" w:rsidRPr="002E2661">
        <w:t> </w:t>
      </w:r>
      <w:r w:rsidR="0019465E" w:rsidRPr="002E2661">
        <w:fldChar w:fldCharType="begin"/>
      </w:r>
      <w:r w:rsidR="006431EA" w:rsidRPr="002E2661">
        <w:instrText xml:space="preserve"> REF _Ref45792482 \h </w:instrText>
      </w:r>
      <w:r w:rsidR="0019465E" w:rsidRPr="002E2661">
        <w:fldChar w:fldCharType="separate"/>
      </w:r>
      <w:r w:rsidR="001432BC">
        <w:rPr>
          <w:noProof/>
        </w:rPr>
        <w:t>1</w:t>
      </w:r>
      <w:r w:rsidR="0019465E" w:rsidRPr="002E2661">
        <w:fldChar w:fldCharType="end"/>
      </w:r>
      <w:r w:rsidR="006431EA" w:rsidRPr="002E2661">
        <w:t xml:space="preserve"> </w:t>
      </w:r>
      <w:r w:rsidRPr="002E2661">
        <w:t xml:space="preserve">и </w:t>
      </w:r>
      <w:r w:rsidR="00D82A37" w:rsidRPr="002E2661">
        <w:t>т</w:t>
      </w:r>
      <w:r w:rsidRPr="002E2661">
        <w:t>аблице</w:t>
      </w:r>
      <w:r w:rsidR="006431EA" w:rsidRPr="002E2661">
        <w:t> </w:t>
      </w:r>
      <w:r w:rsidR="0019465E" w:rsidRPr="002E2661">
        <w:fldChar w:fldCharType="begin"/>
      </w:r>
      <w:r w:rsidR="006431EA" w:rsidRPr="002E2661">
        <w:instrText xml:space="preserve"> REF _Ref45792491 \h </w:instrText>
      </w:r>
      <w:r w:rsidR="0019465E" w:rsidRPr="002E2661">
        <w:fldChar w:fldCharType="separate"/>
      </w:r>
      <w:r w:rsidR="001432BC">
        <w:rPr>
          <w:noProof/>
        </w:rPr>
        <w:t>2</w:t>
      </w:r>
      <w:r w:rsidR="0019465E" w:rsidRPr="002E2661">
        <w:fldChar w:fldCharType="end"/>
      </w:r>
      <w:r w:rsidRPr="002E2661">
        <w:t xml:space="preserve">. Эти регистры расположены во </w:t>
      </w:r>
      <w:r w:rsidR="0027428A" w:rsidRPr="002E2661">
        <w:t>FLASH</w:t>
      </w:r>
      <w:r w:rsidRPr="002E2661">
        <w:t>-памяти программ МК и записываются при программировании процессора. При запуске процессора эти регистры определяют один из возможных источников опорной частоты.</w:t>
      </w:r>
      <w:r w:rsidR="00A65728" w:rsidRPr="002E2661">
        <w:t xml:space="preserve"> </w:t>
      </w:r>
      <w:r w:rsidR="0087233E" w:rsidRPr="002E2661">
        <w:t xml:space="preserve">Так, </w:t>
      </w:r>
      <w:r w:rsidR="00CF1F08" w:rsidRPr="002E2661">
        <w:t>п</w:t>
      </w:r>
      <w:r w:rsidR="0087233E" w:rsidRPr="002E2661">
        <w:t xml:space="preserve">оле FNOSC </w:t>
      </w:r>
      <w:r w:rsidR="00CF1F08" w:rsidRPr="002E2661">
        <w:t xml:space="preserve">в регистре </w:t>
      </w:r>
      <w:r w:rsidR="00CD3D46" w:rsidRPr="002E2661">
        <w:t xml:space="preserve">FOSCSEL </w:t>
      </w:r>
      <w:r w:rsidR="0087233E" w:rsidRPr="002E2661">
        <w:t>определено как FRC, что определяет запуск процессора при включении питания от встроенного RC-генератора.</w:t>
      </w:r>
      <w:r w:rsidR="0081737B" w:rsidRPr="002E2661">
        <w:t xml:space="preserve"> Также бит IESO в регистре FOSCSEL </w:t>
      </w:r>
      <w:r w:rsidR="0081737B" w:rsidRPr="002E2661">
        <w:lastRenderedPageBreak/>
        <w:t xml:space="preserve">определён как </w:t>
      </w:r>
      <w:proofErr w:type="spellStart"/>
      <w:r w:rsidR="0081737B" w:rsidRPr="002E2661">
        <w:t>Off</w:t>
      </w:r>
      <w:proofErr w:type="spellEnd"/>
      <w:r w:rsidR="0081737B" w:rsidRPr="002E2661">
        <w:t xml:space="preserve">, что определяет запуск процессора </w:t>
      </w:r>
      <w:r w:rsidR="00D07DC9" w:rsidRPr="002E2661">
        <w:t>от</w:t>
      </w:r>
      <w:r w:rsidR="0081737B" w:rsidRPr="002E2661">
        <w:t xml:space="preserve"> RC</w:t>
      </w:r>
      <w:r w:rsidR="00D07DC9" w:rsidRPr="002E2661">
        <w:t>-генератора</w:t>
      </w:r>
      <w:r w:rsidR="0081737B" w:rsidRPr="002E2661">
        <w:t xml:space="preserve"> и </w:t>
      </w:r>
      <w:r w:rsidR="007674B4" w:rsidRPr="002E2661">
        <w:t>ручное переключение на другой тип генератора.</w:t>
      </w:r>
    </w:p>
    <w:p w14:paraId="19958AFE" w14:textId="77777777" w:rsidR="002E2661" w:rsidRDefault="002E2661" w:rsidP="002E2661">
      <w:pPr>
        <w:pStyle w:val="afff8"/>
        <w:keepLines/>
        <w:spacing w:before="0" w:after="0" w:line="360" w:lineRule="auto"/>
      </w:pPr>
    </w:p>
    <w:p w14:paraId="1D09E66F" w14:textId="77777777" w:rsidR="002E2661" w:rsidRDefault="002E2661" w:rsidP="002E2661">
      <w:pPr>
        <w:pStyle w:val="afff8"/>
        <w:keepLines/>
        <w:spacing w:before="0" w:after="0" w:line="360" w:lineRule="auto"/>
      </w:pPr>
    </w:p>
    <w:p w14:paraId="6793DB78" w14:textId="04F8E4EB" w:rsidR="00204D7F" w:rsidRPr="002E2661" w:rsidRDefault="00204D7F" w:rsidP="002E2661">
      <w:pPr>
        <w:pStyle w:val="afff8"/>
        <w:keepLines/>
        <w:spacing w:before="0" w:after="0" w:line="360" w:lineRule="auto"/>
      </w:pPr>
      <w:r w:rsidRPr="002E2661">
        <w:t xml:space="preserve">Таблица </w:t>
      </w:r>
      <w:r w:rsidR="0019465E" w:rsidRPr="002E2661">
        <w:rPr>
          <w:noProof/>
        </w:rPr>
        <w:fldChar w:fldCharType="begin"/>
      </w:r>
      <w:r w:rsidR="00D713C2" w:rsidRPr="002E2661">
        <w:rPr>
          <w:noProof/>
        </w:rPr>
        <w:instrText xml:space="preserve"> SEQ Таблица \* ARABIC </w:instrText>
      </w:r>
      <w:r w:rsidR="0019465E" w:rsidRPr="002E2661">
        <w:rPr>
          <w:noProof/>
        </w:rPr>
        <w:fldChar w:fldCharType="separate"/>
      </w:r>
      <w:bookmarkStart w:id="43" w:name="_Ref45792482"/>
      <w:r w:rsidR="001432BC">
        <w:rPr>
          <w:noProof/>
        </w:rPr>
        <w:t>1</w:t>
      </w:r>
      <w:bookmarkEnd w:id="43"/>
      <w:r w:rsidR="0019465E" w:rsidRPr="002E2661">
        <w:rPr>
          <w:noProof/>
        </w:rPr>
        <w:fldChar w:fldCharType="end"/>
      </w:r>
      <w:r w:rsidRPr="002E2661">
        <w:t xml:space="preserve"> – Регистр конфигурации FOSС</w:t>
      </w:r>
    </w:p>
    <w:tbl>
      <w:tblPr>
        <w:tblStyle w:val="aff2"/>
        <w:tblW w:w="10031" w:type="dxa"/>
        <w:tblLook w:val="04A0" w:firstRow="1" w:lastRow="0" w:firstColumn="1" w:lastColumn="0" w:noHBand="0" w:noVBand="1"/>
      </w:tblPr>
      <w:tblGrid>
        <w:gridCol w:w="1390"/>
        <w:gridCol w:w="1226"/>
        <w:gridCol w:w="3754"/>
        <w:gridCol w:w="3661"/>
      </w:tblGrid>
      <w:tr w:rsidR="00322822" w:rsidRPr="002E2661" w14:paraId="30C42BA9" w14:textId="77777777" w:rsidTr="00F14D91">
        <w:trPr>
          <w:trHeight w:val="454"/>
          <w:tblHeader/>
        </w:trPr>
        <w:tc>
          <w:tcPr>
            <w:tcW w:w="1225" w:type="dxa"/>
            <w:vAlign w:val="center"/>
          </w:tcPr>
          <w:p w14:paraId="2E576E40"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Поле</w:t>
            </w:r>
          </w:p>
        </w:tc>
        <w:tc>
          <w:tcPr>
            <w:tcW w:w="1205" w:type="dxa"/>
            <w:vAlign w:val="center"/>
          </w:tcPr>
          <w:p w14:paraId="6B2D570D" w14:textId="77777777" w:rsidR="00322822" w:rsidRPr="002E2661" w:rsidRDefault="00CF1F08" w:rsidP="00F14D91">
            <w:pPr>
              <w:pStyle w:val="affffa"/>
              <w:spacing w:line="240" w:lineRule="auto"/>
              <w:ind w:firstLine="0"/>
              <w:jc w:val="center"/>
              <w:rPr>
                <w:b/>
                <w:bCs/>
                <w:sz w:val="24"/>
                <w:szCs w:val="24"/>
              </w:rPr>
            </w:pPr>
            <w:r w:rsidRPr="002E2661">
              <w:rPr>
                <w:b/>
                <w:bCs/>
                <w:sz w:val="24"/>
                <w:szCs w:val="24"/>
              </w:rPr>
              <w:t>Значение</w:t>
            </w:r>
          </w:p>
        </w:tc>
        <w:tc>
          <w:tcPr>
            <w:tcW w:w="3849" w:type="dxa"/>
            <w:vAlign w:val="center"/>
          </w:tcPr>
          <w:p w14:paraId="45718AB4"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 xml:space="preserve">Назначение </w:t>
            </w:r>
          </w:p>
        </w:tc>
        <w:tc>
          <w:tcPr>
            <w:tcW w:w="3752" w:type="dxa"/>
            <w:vAlign w:val="center"/>
          </w:tcPr>
          <w:p w14:paraId="2FE2F455"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Установка</w:t>
            </w:r>
          </w:p>
        </w:tc>
      </w:tr>
      <w:tr w:rsidR="00322822" w:rsidRPr="002E2661" w14:paraId="66EAE927" w14:textId="77777777" w:rsidTr="00F14D91">
        <w:trPr>
          <w:trHeight w:val="454"/>
        </w:trPr>
        <w:tc>
          <w:tcPr>
            <w:tcW w:w="1225" w:type="dxa"/>
            <w:vAlign w:val="center"/>
          </w:tcPr>
          <w:p w14:paraId="70CBB082"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POSCMD</w:t>
            </w:r>
          </w:p>
        </w:tc>
        <w:tc>
          <w:tcPr>
            <w:tcW w:w="1205" w:type="dxa"/>
            <w:vAlign w:val="center"/>
          </w:tcPr>
          <w:p w14:paraId="513F5B52"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EC</w:t>
            </w:r>
          </w:p>
        </w:tc>
        <w:tc>
          <w:tcPr>
            <w:tcW w:w="3849" w:type="dxa"/>
            <w:vAlign w:val="center"/>
          </w:tcPr>
          <w:p w14:paraId="069F2871"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Primary Oscillator Mode Select Bit</w:t>
            </w:r>
          </w:p>
        </w:tc>
        <w:tc>
          <w:tcPr>
            <w:tcW w:w="3752" w:type="dxa"/>
            <w:vAlign w:val="center"/>
          </w:tcPr>
          <w:p w14:paraId="22DF2DC0"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EC (External Clock mode)</w:t>
            </w:r>
          </w:p>
        </w:tc>
      </w:tr>
      <w:tr w:rsidR="00322822" w:rsidRPr="002E2661" w14:paraId="3ECB2612" w14:textId="77777777" w:rsidTr="00F14D91">
        <w:trPr>
          <w:trHeight w:val="454"/>
        </w:trPr>
        <w:tc>
          <w:tcPr>
            <w:tcW w:w="1225" w:type="dxa"/>
            <w:vAlign w:val="center"/>
          </w:tcPr>
          <w:p w14:paraId="5CFF652B"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OSCIOFNC</w:t>
            </w:r>
          </w:p>
        </w:tc>
        <w:tc>
          <w:tcPr>
            <w:tcW w:w="1205" w:type="dxa"/>
            <w:vAlign w:val="center"/>
          </w:tcPr>
          <w:p w14:paraId="4CD900F5"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Off</w:t>
            </w:r>
          </w:p>
        </w:tc>
        <w:tc>
          <w:tcPr>
            <w:tcW w:w="3849" w:type="dxa"/>
            <w:vAlign w:val="center"/>
          </w:tcPr>
          <w:p w14:paraId="3C0684C8"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OSC2 Pin Function bit</w:t>
            </w:r>
          </w:p>
        </w:tc>
        <w:tc>
          <w:tcPr>
            <w:tcW w:w="3752" w:type="dxa"/>
            <w:vAlign w:val="center"/>
          </w:tcPr>
          <w:p w14:paraId="6120B4F6"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OSC2 is clock output</w:t>
            </w:r>
          </w:p>
        </w:tc>
      </w:tr>
      <w:tr w:rsidR="00322822" w:rsidRPr="002E2661" w14:paraId="1C50F682" w14:textId="77777777" w:rsidTr="00F14D91">
        <w:trPr>
          <w:trHeight w:val="454"/>
        </w:trPr>
        <w:tc>
          <w:tcPr>
            <w:tcW w:w="1225" w:type="dxa"/>
            <w:vAlign w:val="center"/>
          </w:tcPr>
          <w:p w14:paraId="12805F2D"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IOL1WAY</w:t>
            </w:r>
          </w:p>
        </w:tc>
        <w:tc>
          <w:tcPr>
            <w:tcW w:w="1205" w:type="dxa"/>
            <w:vAlign w:val="center"/>
          </w:tcPr>
          <w:p w14:paraId="61D004A2"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Off</w:t>
            </w:r>
          </w:p>
        </w:tc>
        <w:tc>
          <w:tcPr>
            <w:tcW w:w="3849" w:type="dxa"/>
            <w:vAlign w:val="center"/>
          </w:tcPr>
          <w:p w14:paraId="044E990A"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Peripheral pin select config</w:t>
            </w:r>
          </w:p>
        </w:tc>
        <w:tc>
          <w:tcPr>
            <w:tcW w:w="3752" w:type="dxa"/>
            <w:vAlign w:val="center"/>
          </w:tcPr>
          <w:p w14:paraId="5651D478"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Allow multiply configuration</w:t>
            </w:r>
          </w:p>
        </w:tc>
      </w:tr>
      <w:tr w:rsidR="00322822" w:rsidRPr="007C5F6A" w14:paraId="27522C8B" w14:textId="77777777" w:rsidTr="00F14D91">
        <w:trPr>
          <w:trHeight w:val="454"/>
        </w:trPr>
        <w:tc>
          <w:tcPr>
            <w:tcW w:w="1225" w:type="dxa"/>
          </w:tcPr>
          <w:p w14:paraId="690D96D1"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FCKSM</w:t>
            </w:r>
          </w:p>
        </w:tc>
        <w:tc>
          <w:tcPr>
            <w:tcW w:w="1205" w:type="dxa"/>
          </w:tcPr>
          <w:p w14:paraId="495FB59A"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CSECMD</w:t>
            </w:r>
          </w:p>
        </w:tc>
        <w:tc>
          <w:tcPr>
            <w:tcW w:w="3849" w:type="dxa"/>
          </w:tcPr>
          <w:p w14:paraId="77C6C170"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Clock Switching Mode bits</w:t>
            </w:r>
          </w:p>
        </w:tc>
        <w:tc>
          <w:tcPr>
            <w:tcW w:w="3752" w:type="dxa"/>
          </w:tcPr>
          <w:p w14:paraId="1EF7E67E"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Clock switching is enabled Fail-safe clock monitor is disabled</w:t>
            </w:r>
          </w:p>
        </w:tc>
      </w:tr>
    </w:tbl>
    <w:p w14:paraId="16838FE3" w14:textId="710F49ED" w:rsidR="00204D7F" w:rsidRPr="002E2661" w:rsidRDefault="00204D7F" w:rsidP="007E2832">
      <w:pPr>
        <w:pStyle w:val="afff8"/>
        <w:spacing w:line="360" w:lineRule="auto"/>
      </w:pPr>
      <w:r w:rsidRPr="002E2661">
        <w:t xml:space="preserve">Таблица </w:t>
      </w:r>
      <w:r w:rsidR="0019465E" w:rsidRPr="002E2661">
        <w:rPr>
          <w:noProof/>
        </w:rPr>
        <w:fldChar w:fldCharType="begin"/>
      </w:r>
      <w:r w:rsidR="00D713C2" w:rsidRPr="002E2661">
        <w:rPr>
          <w:noProof/>
        </w:rPr>
        <w:instrText xml:space="preserve"> SEQ Таблица \* ARABIC </w:instrText>
      </w:r>
      <w:r w:rsidR="0019465E" w:rsidRPr="002E2661">
        <w:rPr>
          <w:noProof/>
        </w:rPr>
        <w:fldChar w:fldCharType="separate"/>
      </w:r>
      <w:bookmarkStart w:id="44" w:name="_Ref45792491"/>
      <w:r w:rsidR="001432BC">
        <w:rPr>
          <w:noProof/>
        </w:rPr>
        <w:t>2</w:t>
      </w:r>
      <w:bookmarkEnd w:id="44"/>
      <w:r w:rsidR="0019465E" w:rsidRPr="002E2661">
        <w:rPr>
          <w:noProof/>
        </w:rPr>
        <w:fldChar w:fldCharType="end"/>
      </w:r>
      <w:r w:rsidRPr="002E2661">
        <w:t xml:space="preserve"> – Регистр конфигурации FOSСEL</w:t>
      </w:r>
    </w:p>
    <w:tbl>
      <w:tblPr>
        <w:tblStyle w:val="aff2"/>
        <w:tblW w:w="10031" w:type="dxa"/>
        <w:tblLook w:val="04A0" w:firstRow="1" w:lastRow="0" w:firstColumn="1" w:lastColumn="0" w:noHBand="0" w:noVBand="1"/>
      </w:tblPr>
      <w:tblGrid>
        <w:gridCol w:w="1390"/>
        <w:gridCol w:w="1226"/>
        <w:gridCol w:w="3750"/>
        <w:gridCol w:w="3665"/>
      </w:tblGrid>
      <w:tr w:rsidR="00322822" w:rsidRPr="002E2661" w14:paraId="2DCC6C85" w14:textId="77777777" w:rsidTr="00F14D91">
        <w:trPr>
          <w:trHeight w:val="454"/>
        </w:trPr>
        <w:tc>
          <w:tcPr>
            <w:tcW w:w="1272" w:type="dxa"/>
            <w:vAlign w:val="center"/>
          </w:tcPr>
          <w:p w14:paraId="5033C491"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Поле</w:t>
            </w:r>
          </w:p>
        </w:tc>
        <w:tc>
          <w:tcPr>
            <w:tcW w:w="1205" w:type="dxa"/>
            <w:vAlign w:val="center"/>
          </w:tcPr>
          <w:p w14:paraId="6D08C4FE" w14:textId="77777777" w:rsidR="00322822" w:rsidRPr="002E2661" w:rsidRDefault="00CF1F08" w:rsidP="00F14D91">
            <w:pPr>
              <w:pStyle w:val="affffa"/>
              <w:spacing w:line="240" w:lineRule="auto"/>
              <w:ind w:firstLine="0"/>
              <w:jc w:val="center"/>
              <w:rPr>
                <w:b/>
                <w:bCs/>
                <w:sz w:val="24"/>
                <w:szCs w:val="24"/>
              </w:rPr>
            </w:pPr>
            <w:r w:rsidRPr="002E2661">
              <w:rPr>
                <w:b/>
                <w:bCs/>
                <w:sz w:val="24"/>
                <w:szCs w:val="24"/>
              </w:rPr>
              <w:t>Значение</w:t>
            </w:r>
          </w:p>
        </w:tc>
        <w:tc>
          <w:tcPr>
            <w:tcW w:w="3824" w:type="dxa"/>
            <w:vAlign w:val="center"/>
          </w:tcPr>
          <w:p w14:paraId="047A27B5"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Тип</w:t>
            </w:r>
          </w:p>
        </w:tc>
        <w:tc>
          <w:tcPr>
            <w:tcW w:w="3730" w:type="dxa"/>
            <w:vAlign w:val="center"/>
          </w:tcPr>
          <w:p w14:paraId="5D51FFBA" w14:textId="77777777" w:rsidR="00322822" w:rsidRPr="002E2661" w:rsidRDefault="00322822" w:rsidP="00F14D91">
            <w:pPr>
              <w:pStyle w:val="affffa"/>
              <w:spacing w:line="240" w:lineRule="auto"/>
              <w:ind w:firstLine="0"/>
              <w:jc w:val="center"/>
              <w:rPr>
                <w:b/>
                <w:bCs/>
                <w:sz w:val="24"/>
                <w:szCs w:val="24"/>
              </w:rPr>
            </w:pPr>
            <w:r w:rsidRPr="002E2661">
              <w:rPr>
                <w:b/>
                <w:bCs/>
                <w:sz w:val="24"/>
                <w:szCs w:val="24"/>
              </w:rPr>
              <w:t>Установка</w:t>
            </w:r>
          </w:p>
        </w:tc>
      </w:tr>
      <w:tr w:rsidR="00322822" w:rsidRPr="002E2661" w14:paraId="1DAACF19" w14:textId="77777777" w:rsidTr="00F14D91">
        <w:trPr>
          <w:trHeight w:val="454"/>
        </w:trPr>
        <w:tc>
          <w:tcPr>
            <w:tcW w:w="1272" w:type="dxa"/>
            <w:vAlign w:val="center"/>
          </w:tcPr>
          <w:p w14:paraId="166BFE04"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FNOSC</w:t>
            </w:r>
          </w:p>
        </w:tc>
        <w:tc>
          <w:tcPr>
            <w:tcW w:w="1205" w:type="dxa"/>
            <w:vAlign w:val="center"/>
          </w:tcPr>
          <w:p w14:paraId="47FC8ECF"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FRC</w:t>
            </w:r>
          </w:p>
        </w:tc>
        <w:tc>
          <w:tcPr>
            <w:tcW w:w="3824" w:type="dxa"/>
            <w:vAlign w:val="center"/>
          </w:tcPr>
          <w:p w14:paraId="3EFF6D3F"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Oscillator Source Selection</w:t>
            </w:r>
          </w:p>
        </w:tc>
        <w:tc>
          <w:tcPr>
            <w:tcW w:w="3730" w:type="dxa"/>
            <w:vAlign w:val="center"/>
          </w:tcPr>
          <w:p w14:paraId="680EDFC1"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Internal Fast RC (FRC)</w:t>
            </w:r>
          </w:p>
        </w:tc>
      </w:tr>
      <w:tr w:rsidR="00322822" w:rsidRPr="007C5F6A" w14:paraId="7AA49D4C" w14:textId="77777777" w:rsidTr="00F14D91">
        <w:trPr>
          <w:trHeight w:val="454"/>
        </w:trPr>
        <w:tc>
          <w:tcPr>
            <w:tcW w:w="1272" w:type="dxa"/>
          </w:tcPr>
          <w:p w14:paraId="3CD7BFB5"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PWMLOCK</w:t>
            </w:r>
          </w:p>
        </w:tc>
        <w:tc>
          <w:tcPr>
            <w:tcW w:w="1205" w:type="dxa"/>
          </w:tcPr>
          <w:p w14:paraId="3BE2637D"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Off</w:t>
            </w:r>
          </w:p>
        </w:tc>
        <w:tc>
          <w:tcPr>
            <w:tcW w:w="3824" w:type="dxa"/>
          </w:tcPr>
          <w:p w14:paraId="770F78FD"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PWM Lock Enable Bit Enable</w:t>
            </w:r>
          </w:p>
        </w:tc>
        <w:tc>
          <w:tcPr>
            <w:tcW w:w="3730" w:type="dxa"/>
          </w:tcPr>
          <w:p w14:paraId="27A18629"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PWM registers may be written without key sequence</w:t>
            </w:r>
          </w:p>
        </w:tc>
      </w:tr>
      <w:tr w:rsidR="00322822" w:rsidRPr="007C5F6A" w14:paraId="38281853" w14:textId="77777777" w:rsidTr="00F14D91">
        <w:trPr>
          <w:trHeight w:val="454"/>
        </w:trPr>
        <w:tc>
          <w:tcPr>
            <w:tcW w:w="1272" w:type="dxa"/>
          </w:tcPr>
          <w:p w14:paraId="1833549D"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IESO</w:t>
            </w:r>
          </w:p>
        </w:tc>
        <w:tc>
          <w:tcPr>
            <w:tcW w:w="1205" w:type="dxa"/>
          </w:tcPr>
          <w:p w14:paraId="0441C303" w14:textId="77777777" w:rsidR="00322822" w:rsidRPr="0019461D" w:rsidRDefault="00322822" w:rsidP="00CF1F08">
            <w:pPr>
              <w:pStyle w:val="affffa"/>
              <w:spacing w:line="276" w:lineRule="auto"/>
              <w:ind w:firstLine="0"/>
              <w:rPr>
                <w:i/>
                <w:iCs/>
                <w:sz w:val="24"/>
                <w:szCs w:val="24"/>
                <w:lang w:val="en-US"/>
              </w:rPr>
            </w:pPr>
            <w:r w:rsidRPr="0019461D">
              <w:rPr>
                <w:i/>
                <w:iCs/>
                <w:sz w:val="24"/>
                <w:szCs w:val="24"/>
                <w:lang w:val="en-US"/>
              </w:rPr>
              <w:t>Off</w:t>
            </w:r>
          </w:p>
        </w:tc>
        <w:tc>
          <w:tcPr>
            <w:tcW w:w="3824" w:type="dxa"/>
          </w:tcPr>
          <w:p w14:paraId="69E2F180"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Two-Speed Oscillator Start-up Enable bit</w:t>
            </w:r>
          </w:p>
        </w:tc>
        <w:tc>
          <w:tcPr>
            <w:tcW w:w="3730" w:type="dxa"/>
          </w:tcPr>
          <w:p w14:paraId="4257AA2B" w14:textId="77777777" w:rsidR="00322822" w:rsidRPr="0019461D" w:rsidRDefault="00322822" w:rsidP="00CF1F08">
            <w:pPr>
              <w:pStyle w:val="affffa"/>
              <w:spacing w:line="276" w:lineRule="auto"/>
              <w:ind w:firstLine="0"/>
              <w:rPr>
                <w:sz w:val="24"/>
                <w:szCs w:val="24"/>
                <w:lang w:val="en-US"/>
              </w:rPr>
            </w:pPr>
            <w:r w:rsidRPr="0019461D">
              <w:rPr>
                <w:sz w:val="24"/>
                <w:szCs w:val="24"/>
                <w:lang w:val="en-US"/>
              </w:rPr>
              <w:t>Start up with user-selected oscillator source</w:t>
            </w:r>
          </w:p>
        </w:tc>
      </w:tr>
    </w:tbl>
    <w:p w14:paraId="753A06C9" w14:textId="77777777" w:rsidR="00097529" w:rsidRPr="002E2661" w:rsidRDefault="00530BC1" w:rsidP="00204D7F">
      <w:pPr>
        <w:pStyle w:val="affffa"/>
        <w:spacing w:before="240"/>
      </w:pPr>
      <w:r w:rsidRPr="002E2661">
        <w:t xml:space="preserve">При запуске процессор работает от встроенного RC-генератора. </w:t>
      </w:r>
      <w:r w:rsidR="00AC17E9" w:rsidRPr="002E2661">
        <w:t>Далее следует переключение на частоту, получаемую с PLL.</w:t>
      </w:r>
      <w:r w:rsidR="00E92C23" w:rsidRPr="002E2661">
        <w:t xml:space="preserve"> </w:t>
      </w:r>
      <w:r w:rsidRPr="002E2661">
        <w:t>П</w:t>
      </w:r>
      <w:r w:rsidR="00E92C23" w:rsidRPr="002E2661">
        <w:t xml:space="preserve">ереключение происходит в функции </w:t>
      </w:r>
      <w:proofErr w:type="spellStart"/>
      <w:proofErr w:type="gramStart"/>
      <w:r w:rsidR="00E92C23" w:rsidRPr="002E2661">
        <w:rPr>
          <w:b/>
          <w:bCs/>
          <w:i/>
          <w:iCs/>
        </w:rPr>
        <w:t>ClockConfig</w:t>
      </w:r>
      <w:proofErr w:type="spellEnd"/>
      <w:r w:rsidR="00E92C23" w:rsidRPr="002E2661">
        <w:rPr>
          <w:b/>
          <w:bCs/>
          <w:i/>
          <w:iCs/>
        </w:rPr>
        <w:t>(</w:t>
      </w:r>
      <w:proofErr w:type="gramEnd"/>
      <w:r w:rsidR="00E92C23" w:rsidRPr="002E2661">
        <w:rPr>
          <w:b/>
          <w:bCs/>
          <w:i/>
          <w:iCs/>
        </w:rPr>
        <w:t>)</w:t>
      </w:r>
      <w:r w:rsidR="00E92C23" w:rsidRPr="002E2661">
        <w:rPr>
          <w:i/>
          <w:iCs/>
        </w:rPr>
        <w:t>.</w:t>
      </w:r>
      <w:r w:rsidR="00AC17E9" w:rsidRPr="002E2661">
        <w:t xml:space="preserve"> </w:t>
      </w:r>
      <w:r w:rsidR="00106E26" w:rsidRPr="002E2661">
        <w:t xml:space="preserve">В качестве источника опорной частоты </w:t>
      </w:r>
      <w:r w:rsidR="0081737B" w:rsidRPr="002E2661">
        <w:t xml:space="preserve">для PLL </w:t>
      </w:r>
      <w:r w:rsidR="00106E26" w:rsidRPr="002E2661">
        <w:t>используется внешний генератор (POSCMD</w:t>
      </w:r>
      <w:r w:rsidR="00525054" w:rsidRPr="002E2661">
        <w:t> </w:t>
      </w:r>
      <w:r w:rsidR="00106E26" w:rsidRPr="002E2661">
        <w:t>=</w:t>
      </w:r>
      <w:r w:rsidR="00525054" w:rsidRPr="002E2661">
        <w:t> </w:t>
      </w:r>
      <w:r w:rsidR="00106E26" w:rsidRPr="002E2661">
        <w:t xml:space="preserve">EC), сигнал которого подаётся на </w:t>
      </w:r>
      <w:r w:rsidR="00106E26" w:rsidRPr="002E2661">
        <w:lastRenderedPageBreak/>
        <w:t xml:space="preserve">вход OSC1. </w:t>
      </w:r>
      <w:r w:rsidR="00097529" w:rsidRPr="002E2661">
        <w:t xml:space="preserve">После того как режим работы PLL будет </w:t>
      </w:r>
      <w:r w:rsidR="00DB30EA" w:rsidRPr="002E2661">
        <w:t>настроен,</w:t>
      </w:r>
      <w:r w:rsidR="00097529" w:rsidRPr="002E2661">
        <w:t xml:space="preserve"> частота PLL стабилизируется, синхронизация переключится на работу от PLL.</w:t>
      </w:r>
    </w:p>
    <w:p w14:paraId="4E2336AB" w14:textId="4F5B29A7" w:rsidR="00CB676C" w:rsidRPr="002E2661" w:rsidRDefault="00CB676C" w:rsidP="007E2832">
      <w:pPr>
        <w:pStyle w:val="affffa"/>
        <w:spacing w:after="240"/>
      </w:pPr>
      <w:r w:rsidRPr="002E2661">
        <w:t xml:space="preserve">Используемый в проекте МК dsPIC33EP512GM710 имеет систему тактирования на основе фазовой автоподстройки частоты – ФАПЧ (PLL), структурная схема которой приведена на </w:t>
      </w:r>
      <w:r w:rsidR="00807877" w:rsidRPr="002E2661">
        <w:t>рисунке </w:t>
      </w:r>
      <w:r w:rsidR="006639E0" w:rsidRPr="002E2661">
        <w:fldChar w:fldCharType="begin"/>
      </w:r>
      <w:r w:rsidR="006639E0" w:rsidRPr="002E2661">
        <w:instrText xml:space="preserve"> REF _Ref46153889 \h  \* MERGEFORMAT </w:instrText>
      </w:r>
      <w:r w:rsidR="006639E0" w:rsidRPr="002E2661">
        <w:fldChar w:fldCharType="separate"/>
      </w:r>
      <w:r w:rsidR="001432BC">
        <w:t>1</w:t>
      </w:r>
      <w:r w:rsidR="006639E0" w:rsidRPr="002E2661">
        <w:fldChar w:fldCharType="end"/>
      </w:r>
      <w:r w:rsidRPr="002E2661">
        <w:t xml:space="preserve">. </w:t>
      </w:r>
    </w:p>
    <w:p w14:paraId="37F51C75" w14:textId="77777777" w:rsidR="00EF218A" w:rsidRPr="002E2661" w:rsidRDefault="005E5AF4" w:rsidP="00EF218A">
      <w:pPr>
        <w:pStyle w:val="afff6"/>
      </w:pPr>
      <w:r w:rsidRPr="002E2661">
        <w:object w:dxaOrig="12946" w:dyaOrig="6525" w14:anchorId="2935B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95pt;height:250.4pt" o:ole="">
            <v:imagedata r:id="rId14" o:title=""/>
          </v:shape>
          <o:OLEObject Type="Embed" ProgID="Visio.Drawing.15" ShapeID="_x0000_i1025" DrawAspect="Content" ObjectID="_1667114038" r:id="rId15"/>
        </w:object>
      </w:r>
    </w:p>
    <w:p w14:paraId="51518247" w14:textId="1E18A58E" w:rsidR="00EF218A" w:rsidRPr="002E2661" w:rsidRDefault="00EF218A" w:rsidP="00C62CCB">
      <w:pPr>
        <w:pStyle w:val="affff3"/>
        <w:spacing w:after="360"/>
      </w:pPr>
      <w:bookmarkStart w:id="45" w:name="_Ref47104672"/>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46" w:name="_Ref46153889"/>
      <w:r w:rsidR="001432BC">
        <w:rPr>
          <w:noProof/>
        </w:rPr>
        <w:t>1</w:t>
      </w:r>
      <w:bookmarkEnd w:id="46"/>
      <w:r w:rsidR="0019465E" w:rsidRPr="002E2661">
        <w:rPr>
          <w:noProof/>
        </w:rPr>
        <w:fldChar w:fldCharType="end"/>
      </w:r>
      <w:r w:rsidRPr="002E2661">
        <w:t xml:space="preserve"> – </w:t>
      </w:r>
      <w:r w:rsidR="00F14D91" w:rsidRPr="002E2661">
        <w:t>Структурная</w:t>
      </w:r>
      <w:r w:rsidRPr="002E2661">
        <w:t xml:space="preserve"> схема тактирования МК dsPIC33EP512GM710</w:t>
      </w:r>
      <w:bookmarkEnd w:id="45"/>
    </w:p>
    <w:p w14:paraId="3EFFCC76" w14:textId="77777777" w:rsidR="008A7654" w:rsidRPr="002E2661" w:rsidRDefault="008A7654" w:rsidP="00EF218A">
      <w:pPr>
        <w:pStyle w:val="a4"/>
      </w:pPr>
      <w:r w:rsidRPr="002E2661">
        <w:t xml:space="preserve">Функция </w:t>
      </w:r>
      <w:proofErr w:type="spellStart"/>
      <w:proofErr w:type="gramStart"/>
      <w:r w:rsidRPr="002E2661">
        <w:rPr>
          <w:b/>
          <w:bCs/>
          <w:i/>
          <w:iCs/>
        </w:rPr>
        <w:t>ClockConfig</w:t>
      </w:r>
      <w:proofErr w:type="spellEnd"/>
      <w:r w:rsidRPr="002E2661">
        <w:rPr>
          <w:b/>
          <w:bCs/>
          <w:i/>
          <w:iCs/>
        </w:rPr>
        <w:t>(</w:t>
      </w:r>
      <w:proofErr w:type="gramEnd"/>
      <w:r w:rsidRPr="002E2661">
        <w:rPr>
          <w:b/>
          <w:bCs/>
          <w:i/>
          <w:iCs/>
        </w:rPr>
        <w:t>)</w:t>
      </w:r>
      <w:r w:rsidRPr="002E2661">
        <w:t xml:space="preserve"> выполняет настройку системы тактирования процессора. </w:t>
      </w:r>
      <w:r w:rsidR="00C523EC" w:rsidRPr="002E2661">
        <w:t>В качестве источника синхронизации (F</w:t>
      </w:r>
      <w:r w:rsidR="00C523EC" w:rsidRPr="002E2661">
        <w:rPr>
          <w:vertAlign w:val="subscript"/>
        </w:rPr>
        <w:t>IN</w:t>
      </w:r>
      <w:r w:rsidR="00C523EC" w:rsidRPr="002E2661">
        <w:t xml:space="preserve">) </w:t>
      </w:r>
      <w:r w:rsidR="009D0B04" w:rsidRPr="002E2661">
        <w:t xml:space="preserve">МК </w:t>
      </w:r>
      <w:r w:rsidR="00C523EC" w:rsidRPr="002E2661">
        <w:t>используется</w:t>
      </w:r>
      <w:r w:rsidRPr="002E2661">
        <w:t xml:space="preserve"> внешний кварцевый генератор с частотой 14,7456</w:t>
      </w:r>
      <w:r w:rsidR="000C6A0A" w:rsidRPr="002E2661">
        <w:t> </w:t>
      </w:r>
      <w:r w:rsidRPr="002E2661">
        <w:t>МГц.</w:t>
      </w:r>
      <w:r w:rsidR="00C523EC" w:rsidRPr="002E2661">
        <w:t xml:space="preserve"> Сигнал с его выхода подаётся на в</w:t>
      </w:r>
      <w:r w:rsidR="00C620E3" w:rsidRPr="002E2661">
        <w:t xml:space="preserve">ывод </w:t>
      </w:r>
      <w:r w:rsidR="00B32D8D" w:rsidRPr="002E2661">
        <w:t>МК</w:t>
      </w:r>
      <w:r w:rsidR="00C523EC" w:rsidRPr="002E2661">
        <w:t xml:space="preserve"> CLK1.</w:t>
      </w:r>
    </w:p>
    <w:p w14:paraId="7653AF91" w14:textId="77777777" w:rsidR="003166F7" w:rsidRPr="002E2661" w:rsidRDefault="00E922CE" w:rsidP="00EF218A">
      <w:pPr>
        <w:pStyle w:val="a4"/>
      </w:pPr>
      <w:r w:rsidRPr="002E2661">
        <w:t xml:space="preserve">Для обеспечения нормальной работы частотно-фазового </w:t>
      </w:r>
      <w:r w:rsidR="009B59CB" w:rsidRPr="002E2661">
        <w:t>детектора (PFD) частота F</w:t>
      </w:r>
      <w:r w:rsidR="009B59CB" w:rsidRPr="002E2661">
        <w:rPr>
          <w:vertAlign w:val="subscript"/>
        </w:rPr>
        <w:t>REF</w:t>
      </w:r>
      <w:r w:rsidR="009B59CB" w:rsidRPr="002E2661">
        <w:t xml:space="preserve"> на его входе </w:t>
      </w:r>
      <w:r w:rsidR="00F7063F" w:rsidRPr="002E2661">
        <w:t xml:space="preserve">должна быть в пределах </w:t>
      </w:r>
      <w:r w:rsidR="007E2832" w:rsidRPr="002E2661">
        <w:t>от </w:t>
      </w:r>
      <w:r w:rsidR="00F7063F" w:rsidRPr="002E2661">
        <w:t>3</w:t>
      </w:r>
      <w:r w:rsidR="007E2832" w:rsidRPr="002E2661">
        <w:t>,0 до </w:t>
      </w:r>
      <w:r w:rsidR="00F7063F" w:rsidRPr="002E2661">
        <w:t>5</w:t>
      </w:r>
      <w:r w:rsidR="00572641" w:rsidRPr="002E2661">
        <w:t>,</w:t>
      </w:r>
      <w:r w:rsidR="00F7063F" w:rsidRPr="002E2661">
        <w:t>5</w:t>
      </w:r>
      <w:r w:rsidR="007E2832" w:rsidRPr="002E2661">
        <w:t> </w:t>
      </w:r>
      <w:r w:rsidR="00F7063F" w:rsidRPr="002E2661">
        <w:t xml:space="preserve">МГц. Для этого выбираем коэффициент деления прескаллера </w:t>
      </w:r>
      <w:r w:rsidR="00F7063F" w:rsidRPr="002E2661">
        <w:rPr>
          <w:i/>
          <w:iCs/>
        </w:rPr>
        <w:t>N1</w:t>
      </w:r>
      <w:r w:rsidR="00F7063F" w:rsidRPr="002E2661">
        <w:t>=4.</w:t>
      </w:r>
      <w:r w:rsidR="00572641" w:rsidRPr="002E2661">
        <w:t xml:space="preserve"> При этом частота F</w:t>
      </w:r>
      <w:r w:rsidR="00572641" w:rsidRPr="002E2661">
        <w:rPr>
          <w:vertAlign w:val="subscript"/>
        </w:rPr>
        <w:t>REF</w:t>
      </w:r>
      <w:r w:rsidR="00572641" w:rsidRPr="002E2661">
        <w:t xml:space="preserve"> на входе P</w:t>
      </w:r>
      <w:r w:rsidR="003166F7" w:rsidRPr="002E2661">
        <w:t>F</w:t>
      </w:r>
      <w:r w:rsidR="00572641" w:rsidRPr="002E2661">
        <w:t>D составит 3,6864</w:t>
      </w:r>
      <w:r w:rsidR="003166F7" w:rsidRPr="002E2661">
        <w:t> </w:t>
      </w:r>
      <w:r w:rsidR="00572641" w:rsidRPr="002E2661">
        <w:t>МГц.</w:t>
      </w:r>
      <w:r w:rsidR="003166F7" w:rsidRPr="002E2661">
        <w:t xml:space="preserve"> </w:t>
      </w:r>
    </w:p>
    <w:p w14:paraId="038352AD" w14:textId="2276821F" w:rsidR="003166F7" w:rsidRPr="002E2661" w:rsidRDefault="00E81882" w:rsidP="00363585">
      <w:pPr>
        <w:pStyle w:val="affffa"/>
      </w:pPr>
      <w:r w:rsidRPr="002E2661">
        <w:lastRenderedPageBreak/>
        <w:t>Ч</w:t>
      </w:r>
      <w:r w:rsidR="003166F7" w:rsidRPr="002E2661">
        <w:t>астот</w:t>
      </w:r>
      <w:r w:rsidR="0046659A" w:rsidRPr="002E2661">
        <w:t>а</w:t>
      </w:r>
      <w:r w:rsidR="003166F7" w:rsidRPr="002E2661">
        <w:t xml:space="preserve"> </w:t>
      </w:r>
      <w:r w:rsidRPr="002E2661">
        <w:t>F</w:t>
      </w:r>
      <w:r w:rsidRPr="002E2661">
        <w:rPr>
          <w:vertAlign w:val="subscript"/>
        </w:rPr>
        <w:t>OSC</w:t>
      </w:r>
      <w:r w:rsidRPr="002E2661">
        <w:t xml:space="preserve"> на выходе системы тактирования связана с частотой FIN выражением</w:t>
      </w:r>
      <w:r w:rsidR="006149D9" w:rsidRPr="002E2661">
        <w:t xml:space="preserve"> </w:t>
      </w:r>
      <w:r w:rsidR="006639E0" w:rsidRPr="002E2661">
        <w:fldChar w:fldCharType="begin"/>
      </w:r>
      <w:r w:rsidR="006639E0" w:rsidRPr="002E2661">
        <w:instrText xml:space="preserve"> REF _Ref47447036 \h  \* MERGEFORMAT </w:instrText>
      </w:r>
      <w:r w:rsidR="006639E0" w:rsidRPr="002E2661">
        <w:fldChar w:fldCharType="separate"/>
      </w:r>
      <w:r w:rsidR="001432BC" w:rsidRPr="001432BC">
        <w:rPr>
          <w:bCs/>
        </w:rPr>
        <w:t>(1</w:t>
      </w:r>
      <w:r w:rsidR="006639E0" w:rsidRPr="002E2661">
        <w:fldChar w:fldCharType="end"/>
      </w:r>
      <w:r w:rsidR="006149D9" w:rsidRPr="002E2661">
        <w:t>)</w:t>
      </w:r>
      <w:r w:rsidRPr="002E2661">
        <w:t>:</w:t>
      </w:r>
    </w:p>
    <w:p w14:paraId="60077A35" w14:textId="5D1232FA" w:rsidR="003166F7" w:rsidRPr="002E2661" w:rsidRDefault="00B33E50" w:rsidP="00363585">
      <w:pPr>
        <w:pStyle w:val="afff4"/>
        <w:widowControl w:val="0"/>
        <w:spacing w:line="360" w:lineRule="auto"/>
        <w:ind w:left="1077" w:hanging="357"/>
        <w:jc w:val="center"/>
        <w:rPr>
          <w:rFonts w:eastAsia="Batang"/>
          <w:b w:val="0"/>
          <w:bCs w:val="0"/>
          <w:i/>
          <w:color w:val="auto"/>
          <w:sz w:val="28"/>
          <w:szCs w:val="28"/>
        </w:rPr>
      </w:pPr>
      <m:oMath>
        <m:sSub>
          <m:sSubPr>
            <m:ctrlPr>
              <w:rPr>
                <w:rFonts w:ascii="Cambria Math" w:eastAsia="Batang" w:hAnsi="Cambria Math"/>
                <w:b w:val="0"/>
                <w:bCs w:val="0"/>
                <w:i/>
                <w:color w:val="auto"/>
                <w:sz w:val="28"/>
                <w:szCs w:val="28"/>
              </w:rPr>
            </m:ctrlPr>
          </m:sSubPr>
          <m:e>
            <m:r>
              <m:rPr>
                <m:sty m:val="bi"/>
              </m:rPr>
              <w:rPr>
                <w:rFonts w:ascii="Cambria Math" w:eastAsia="Batang" w:hAnsi="Cambria Math"/>
                <w:color w:val="auto"/>
                <w:sz w:val="28"/>
                <w:szCs w:val="28"/>
              </w:rPr>
              <m:t>F</m:t>
            </m:r>
          </m:e>
          <m:sub>
            <m:r>
              <m:rPr>
                <m:sty m:val="bi"/>
              </m:rPr>
              <w:rPr>
                <w:rFonts w:ascii="Cambria Math" w:eastAsia="Batang" w:hAnsi="Cambria Math"/>
                <w:color w:val="auto"/>
                <w:sz w:val="28"/>
                <w:szCs w:val="28"/>
              </w:rPr>
              <m:t>OSC</m:t>
            </m:r>
          </m:sub>
        </m:sSub>
        <m:r>
          <m:rPr>
            <m:sty m:val="bi"/>
          </m:rPr>
          <w:rPr>
            <w:rFonts w:ascii="Cambria Math" w:eastAsia="Batang" w:hAnsi="Cambria Math"/>
            <w:color w:val="auto"/>
            <w:sz w:val="28"/>
            <w:szCs w:val="28"/>
          </w:rPr>
          <m:t>=</m:t>
        </m:r>
        <m:sSub>
          <m:sSubPr>
            <m:ctrlPr>
              <w:rPr>
                <w:rFonts w:ascii="Cambria Math" w:eastAsia="Batang" w:hAnsi="Cambria Math"/>
                <w:b w:val="0"/>
                <w:bCs w:val="0"/>
                <w:i/>
                <w:color w:val="auto"/>
                <w:sz w:val="28"/>
                <w:szCs w:val="28"/>
              </w:rPr>
            </m:ctrlPr>
          </m:sSubPr>
          <m:e>
            <m:r>
              <m:rPr>
                <m:sty m:val="bi"/>
              </m:rPr>
              <w:rPr>
                <w:rFonts w:ascii="Cambria Math" w:eastAsia="Batang" w:hAnsi="Cambria Math"/>
                <w:color w:val="auto"/>
                <w:sz w:val="28"/>
                <w:szCs w:val="28"/>
              </w:rPr>
              <m:t>F</m:t>
            </m:r>
          </m:e>
          <m:sub>
            <m:r>
              <m:rPr>
                <m:sty m:val="bi"/>
              </m:rPr>
              <w:rPr>
                <w:rFonts w:ascii="Cambria Math" w:eastAsia="Batang" w:hAnsi="Cambria Math"/>
                <w:color w:val="auto"/>
                <w:sz w:val="28"/>
                <w:szCs w:val="28"/>
              </w:rPr>
              <m:t>IN</m:t>
            </m:r>
          </m:sub>
        </m:sSub>
        <m:r>
          <m:rPr>
            <m:sty m:val="bi"/>
          </m:rPr>
          <w:rPr>
            <w:rFonts w:ascii="Cambria Math" w:eastAsia="Batang" w:hAnsi="Cambria Math"/>
            <w:color w:val="auto"/>
            <w:sz w:val="28"/>
            <w:szCs w:val="28"/>
          </w:rPr>
          <m:t>×</m:t>
        </m:r>
        <m:f>
          <m:fPr>
            <m:ctrlPr>
              <w:rPr>
                <w:rFonts w:ascii="Cambria Math" w:eastAsia="Batang" w:hAnsi="Cambria Math"/>
                <w:b w:val="0"/>
                <w:bCs w:val="0"/>
                <w:i/>
                <w:color w:val="auto"/>
                <w:sz w:val="28"/>
                <w:szCs w:val="28"/>
              </w:rPr>
            </m:ctrlPr>
          </m:fPr>
          <m:num>
            <m:r>
              <m:rPr>
                <m:sty m:val="bi"/>
              </m:rPr>
              <w:rPr>
                <w:rFonts w:ascii="Cambria Math" w:eastAsia="Batang" w:hAnsi="Cambria Math"/>
                <w:color w:val="auto"/>
                <w:sz w:val="28"/>
                <w:szCs w:val="28"/>
              </w:rPr>
              <m:t>M</m:t>
            </m:r>
          </m:num>
          <m:den>
            <m:r>
              <m:rPr>
                <m:sty m:val="bi"/>
              </m:rPr>
              <w:rPr>
                <w:rFonts w:ascii="Cambria Math" w:eastAsia="Batang" w:hAnsi="Cambria Math"/>
                <w:color w:val="auto"/>
                <w:sz w:val="28"/>
                <w:szCs w:val="28"/>
              </w:rPr>
              <m:t>N</m:t>
            </m:r>
            <m:r>
              <m:rPr>
                <m:sty m:val="bi"/>
              </m:rPr>
              <w:rPr>
                <w:rFonts w:ascii="Cambria Math" w:eastAsia="Batang" w:hAnsi="Cambria Math"/>
                <w:color w:val="auto"/>
                <w:sz w:val="28"/>
                <w:szCs w:val="28"/>
              </w:rPr>
              <m:t>1×N</m:t>
            </m:r>
            <m:r>
              <m:rPr>
                <m:sty m:val="bi"/>
              </m:rPr>
              <w:rPr>
                <w:rFonts w:ascii="Cambria Math" w:eastAsia="Batang" w:hAnsi="Cambria Math"/>
                <w:color w:val="auto"/>
                <w:sz w:val="28"/>
                <w:szCs w:val="28"/>
              </w:rPr>
              <m:t>2</m:t>
            </m:r>
          </m:den>
        </m:f>
        <m:r>
          <m:rPr>
            <m:sty m:val="bi"/>
          </m:rPr>
          <w:rPr>
            <w:rFonts w:ascii="Cambria Math" w:eastAsia="Batang" w:hAnsi="Cambria Math"/>
            <w:color w:val="auto"/>
            <w:sz w:val="28"/>
            <w:szCs w:val="28"/>
          </w:rPr>
          <m:t>=</m:t>
        </m:r>
        <m:sSub>
          <m:sSubPr>
            <m:ctrlPr>
              <w:rPr>
                <w:rFonts w:ascii="Cambria Math" w:eastAsia="Batang" w:hAnsi="Cambria Math"/>
                <w:b w:val="0"/>
                <w:bCs w:val="0"/>
                <w:i/>
                <w:color w:val="auto"/>
                <w:sz w:val="28"/>
                <w:szCs w:val="28"/>
              </w:rPr>
            </m:ctrlPr>
          </m:sSubPr>
          <m:e>
            <m:r>
              <m:rPr>
                <m:sty m:val="bi"/>
              </m:rPr>
              <w:rPr>
                <w:rFonts w:ascii="Cambria Math" w:eastAsia="Batang" w:hAnsi="Cambria Math"/>
                <w:color w:val="auto"/>
                <w:sz w:val="28"/>
                <w:szCs w:val="28"/>
              </w:rPr>
              <m:t>F</m:t>
            </m:r>
          </m:e>
          <m:sub>
            <m:r>
              <m:rPr>
                <m:sty m:val="bi"/>
              </m:rPr>
              <w:rPr>
                <w:rFonts w:ascii="Cambria Math" w:eastAsia="Batang" w:hAnsi="Cambria Math"/>
                <w:color w:val="auto"/>
                <w:sz w:val="28"/>
                <w:szCs w:val="28"/>
              </w:rPr>
              <m:t>IN</m:t>
            </m:r>
          </m:sub>
        </m:sSub>
        <m:r>
          <m:rPr>
            <m:sty m:val="bi"/>
          </m:rPr>
          <w:rPr>
            <w:rFonts w:ascii="Cambria Math" w:eastAsia="Batang" w:hAnsi="Cambria Math"/>
            <w:color w:val="auto"/>
            <w:sz w:val="28"/>
            <w:szCs w:val="28"/>
          </w:rPr>
          <m:t>×</m:t>
        </m:r>
        <m:d>
          <m:dPr>
            <m:ctrlPr>
              <w:rPr>
                <w:rFonts w:ascii="Cambria Math" w:eastAsia="Batang" w:hAnsi="Cambria Math"/>
                <w:b w:val="0"/>
                <w:bCs w:val="0"/>
                <w:i/>
                <w:color w:val="auto"/>
                <w:sz w:val="28"/>
                <w:szCs w:val="28"/>
              </w:rPr>
            </m:ctrlPr>
          </m:dPr>
          <m:e>
            <m:f>
              <m:fPr>
                <m:ctrlPr>
                  <w:rPr>
                    <w:rFonts w:ascii="Cambria Math" w:eastAsia="Batang" w:hAnsi="Cambria Math"/>
                    <w:b w:val="0"/>
                    <w:bCs w:val="0"/>
                    <w:i/>
                    <w:color w:val="auto"/>
                    <w:sz w:val="28"/>
                    <w:szCs w:val="28"/>
                  </w:rPr>
                </m:ctrlPr>
              </m:fPr>
              <m:num>
                <m:r>
                  <m:rPr>
                    <m:sty m:val="bi"/>
                  </m:rPr>
                  <w:rPr>
                    <w:rFonts w:ascii="Cambria Math" w:eastAsia="Batang" w:hAnsi="Cambria Math"/>
                    <w:color w:val="auto"/>
                    <w:sz w:val="28"/>
                    <w:szCs w:val="28"/>
                  </w:rPr>
                  <m:t>PLLDIV+2</m:t>
                </m:r>
              </m:num>
              <m:den>
                <m:d>
                  <m:dPr>
                    <m:ctrlPr>
                      <w:rPr>
                        <w:rFonts w:ascii="Cambria Math" w:eastAsia="Batang" w:hAnsi="Cambria Math"/>
                        <w:b w:val="0"/>
                        <w:bCs w:val="0"/>
                        <w:i/>
                        <w:color w:val="auto"/>
                        <w:sz w:val="28"/>
                        <w:szCs w:val="28"/>
                      </w:rPr>
                    </m:ctrlPr>
                  </m:dPr>
                  <m:e>
                    <m:r>
                      <m:rPr>
                        <m:sty m:val="bi"/>
                      </m:rPr>
                      <w:rPr>
                        <w:rFonts w:ascii="Cambria Math" w:eastAsia="Batang" w:hAnsi="Cambria Math"/>
                        <w:color w:val="auto"/>
                        <w:sz w:val="28"/>
                        <w:szCs w:val="28"/>
                      </w:rPr>
                      <m:t>PLLPRE+2</m:t>
                    </m:r>
                  </m:e>
                </m:d>
                <m:r>
                  <m:rPr>
                    <m:sty m:val="bi"/>
                  </m:rPr>
                  <w:rPr>
                    <w:rFonts w:ascii="Cambria Math" w:eastAsia="Batang" w:hAnsi="Cambria Math"/>
                    <w:color w:val="auto"/>
                    <w:sz w:val="28"/>
                    <w:szCs w:val="28"/>
                  </w:rPr>
                  <m:t>×2</m:t>
                </m:r>
                <m:d>
                  <m:dPr>
                    <m:ctrlPr>
                      <w:rPr>
                        <w:rFonts w:ascii="Cambria Math" w:eastAsia="Batang" w:hAnsi="Cambria Math"/>
                        <w:b w:val="0"/>
                        <w:bCs w:val="0"/>
                        <w:i/>
                        <w:color w:val="auto"/>
                        <w:sz w:val="28"/>
                        <w:szCs w:val="28"/>
                      </w:rPr>
                    </m:ctrlPr>
                  </m:dPr>
                  <m:e>
                    <m:r>
                      <m:rPr>
                        <m:sty m:val="bi"/>
                      </m:rPr>
                      <w:rPr>
                        <w:rFonts w:ascii="Cambria Math" w:eastAsia="Batang" w:hAnsi="Cambria Math"/>
                        <w:color w:val="auto"/>
                        <w:sz w:val="28"/>
                        <w:szCs w:val="28"/>
                      </w:rPr>
                      <m:t>PLLPOST+1</m:t>
                    </m:r>
                  </m:e>
                </m:d>
              </m:den>
            </m:f>
          </m:e>
        </m:d>
        <m:r>
          <m:rPr>
            <m:sty m:val="bi"/>
          </m:rPr>
          <w:rPr>
            <w:rFonts w:ascii="Cambria Math" w:eastAsia="Batang" w:hAnsi="Cambria Math"/>
            <w:color w:val="auto"/>
            <w:sz w:val="28"/>
            <w:szCs w:val="28"/>
          </w:rPr>
          <m:t>,</m:t>
        </m:r>
      </m:oMath>
      <w:r w:rsidR="006149D9" w:rsidRPr="002E2661">
        <w:rPr>
          <w:rFonts w:ascii="Cambria Math" w:eastAsia="Batang" w:hAnsi="Cambria Math" w:cs="Cambria Math"/>
          <w:b w:val="0"/>
          <w:bCs w:val="0"/>
          <w:i/>
          <w:color w:val="auto"/>
          <w:sz w:val="28"/>
          <w:szCs w:val="28"/>
        </w:rPr>
        <w:t xml:space="preserve"> </w:t>
      </w:r>
      <w:r w:rsidR="006149D9" w:rsidRPr="002E2661">
        <w:rPr>
          <w:rFonts w:ascii="Cambria Math" w:eastAsia="Batang" w:hAnsi="Cambria Math" w:cs="Cambria Math"/>
          <w:b w:val="0"/>
          <w:bCs w:val="0"/>
          <w:i/>
          <w:color w:val="auto"/>
          <w:sz w:val="28"/>
          <w:szCs w:val="28"/>
        </w:rPr>
        <w:tab/>
      </w:r>
      <w:r w:rsidR="006149D9" w:rsidRPr="002E2661">
        <w:rPr>
          <w:rFonts w:ascii="Cambria Math" w:eastAsia="Batang" w:hAnsi="Cambria Math" w:cs="Cambria Math"/>
          <w:b w:val="0"/>
          <w:bCs w:val="0"/>
          <w:i/>
          <w:color w:val="auto"/>
          <w:sz w:val="28"/>
          <w:szCs w:val="28"/>
        </w:rPr>
        <w:tab/>
      </w:r>
      <w:r w:rsidR="006149D9" w:rsidRPr="002E2661">
        <w:rPr>
          <w:rFonts w:ascii="Cambria Math" w:eastAsia="Batang" w:hAnsi="Cambria Math" w:cs="Cambria Math"/>
          <w:b w:val="0"/>
          <w:bCs w:val="0"/>
          <w:i/>
          <w:color w:val="auto"/>
          <w:sz w:val="28"/>
          <w:szCs w:val="28"/>
        </w:rPr>
        <w:tab/>
        <w:t xml:space="preserve">   </w:t>
      </w:r>
      <w:r w:rsidR="006149D9" w:rsidRPr="002E2661">
        <w:rPr>
          <w:rFonts w:eastAsia="Batang"/>
          <w:b w:val="0"/>
          <w:bCs w:val="0"/>
          <w:i/>
          <w:color w:val="auto"/>
          <w:sz w:val="28"/>
          <w:szCs w:val="28"/>
        </w:rPr>
        <w:t xml:space="preserve">   </w:t>
      </w:r>
      <w:bookmarkStart w:id="47" w:name="_Ref47447036"/>
      <w:r w:rsidR="006149D9" w:rsidRPr="002E2661">
        <w:rPr>
          <w:rFonts w:eastAsia="Batang"/>
          <w:b w:val="0"/>
          <w:bCs w:val="0"/>
          <w:color w:val="auto"/>
          <w:sz w:val="28"/>
          <w:szCs w:val="28"/>
        </w:rPr>
        <w:t>(</w:t>
      </w:r>
      <w:r w:rsidR="0019465E" w:rsidRPr="002E2661">
        <w:rPr>
          <w:rFonts w:eastAsia="Batang"/>
          <w:b w:val="0"/>
          <w:bCs w:val="0"/>
          <w:color w:val="auto"/>
          <w:sz w:val="28"/>
          <w:szCs w:val="28"/>
        </w:rPr>
        <w:fldChar w:fldCharType="begin"/>
      </w:r>
      <w:r w:rsidR="006149D9" w:rsidRPr="002E2661">
        <w:rPr>
          <w:rFonts w:eastAsia="Batang"/>
          <w:b w:val="0"/>
          <w:bCs w:val="0"/>
          <w:color w:val="auto"/>
          <w:sz w:val="28"/>
          <w:szCs w:val="28"/>
        </w:rPr>
        <w:instrText xml:space="preserve"> SEQ Формула \* ARABIC </w:instrText>
      </w:r>
      <w:r w:rsidR="0019465E" w:rsidRPr="002E2661">
        <w:rPr>
          <w:rFonts w:eastAsia="Batang"/>
          <w:b w:val="0"/>
          <w:bCs w:val="0"/>
          <w:color w:val="auto"/>
          <w:sz w:val="28"/>
          <w:szCs w:val="28"/>
        </w:rPr>
        <w:fldChar w:fldCharType="separate"/>
      </w:r>
      <w:r w:rsidR="001432BC">
        <w:rPr>
          <w:rFonts w:eastAsia="Batang"/>
          <w:b w:val="0"/>
          <w:bCs w:val="0"/>
          <w:noProof/>
          <w:color w:val="auto"/>
          <w:sz w:val="28"/>
          <w:szCs w:val="28"/>
        </w:rPr>
        <w:t>1</w:t>
      </w:r>
      <w:r w:rsidR="0019465E" w:rsidRPr="002E2661">
        <w:rPr>
          <w:rFonts w:eastAsia="Batang"/>
          <w:b w:val="0"/>
          <w:bCs w:val="0"/>
          <w:color w:val="auto"/>
          <w:sz w:val="28"/>
          <w:szCs w:val="28"/>
        </w:rPr>
        <w:fldChar w:fldCharType="end"/>
      </w:r>
      <w:bookmarkEnd w:id="47"/>
      <w:r w:rsidR="006149D9" w:rsidRPr="002E2661">
        <w:rPr>
          <w:b w:val="0"/>
          <w:color w:val="auto"/>
          <w:sz w:val="28"/>
          <w:szCs w:val="28"/>
        </w:rPr>
        <w:t>)</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1528F4" w:rsidRPr="002E2661" w14:paraId="42FE9235" w14:textId="77777777" w:rsidTr="00455961">
        <w:tc>
          <w:tcPr>
            <w:tcW w:w="9922" w:type="dxa"/>
          </w:tcPr>
          <w:p w14:paraId="19E82869" w14:textId="77777777" w:rsidR="00455961" w:rsidRPr="002E2661" w:rsidRDefault="00455961" w:rsidP="00455961">
            <w:pPr>
              <w:pStyle w:val="affffa"/>
              <w:keepNext w:val="0"/>
              <w:widowControl w:val="0"/>
              <w:ind w:firstLine="746"/>
            </w:pPr>
            <w:r w:rsidRPr="002E2661">
              <w:t xml:space="preserve">где </w:t>
            </w:r>
          </w:p>
          <w:p w14:paraId="7A62FFDC" w14:textId="77777777" w:rsidR="001528F4" w:rsidRPr="002E2661" w:rsidRDefault="001528F4" w:rsidP="00455961">
            <w:pPr>
              <w:pStyle w:val="affffa"/>
              <w:keepNext w:val="0"/>
              <w:widowControl w:val="0"/>
              <w:ind w:left="746" w:firstLine="0"/>
            </w:pPr>
            <m:oMathPara>
              <m:oMathParaPr>
                <m:jc m:val="left"/>
              </m:oMathParaPr>
              <m:oMath>
                <m:r>
                  <w:rPr>
                    <w:rFonts w:ascii="Cambria Math" w:hAnsi="Cambria Math"/>
                  </w:rPr>
                  <m:t>N1=PLLPRE+2,</m:t>
                </m:r>
                <m:r>
                  <m:rPr>
                    <m:sty m:val="p"/>
                  </m:rPr>
                  <w:rPr>
                    <w:rFonts w:ascii="Cambria Math" w:hAnsi="Cambria Math"/>
                  </w:rPr>
                  <w:br/>
                </m:r>
              </m:oMath>
              <m:oMath>
                <m:r>
                  <w:rPr>
                    <w:rFonts w:ascii="Cambria Math" w:hAnsi="Cambria Math"/>
                  </w:rPr>
                  <m:t>N2=2×</m:t>
                </m:r>
                <m:d>
                  <m:dPr>
                    <m:ctrlPr>
                      <w:rPr>
                        <w:rFonts w:ascii="Cambria Math" w:hAnsi="Cambria Math"/>
                        <w:i/>
                      </w:rPr>
                    </m:ctrlPr>
                  </m:dPr>
                  <m:e>
                    <m:r>
                      <w:rPr>
                        <w:rFonts w:ascii="Cambria Math" w:hAnsi="Cambria Math"/>
                      </w:rPr>
                      <m:t>PLLPOST+1</m:t>
                    </m:r>
                  </m:e>
                </m:d>
                <m:r>
                  <w:rPr>
                    <w:rFonts w:ascii="Cambria Math" w:hAnsi="Cambria Math"/>
                  </w:rPr>
                  <m:t>,</m:t>
                </m:r>
                <m:r>
                  <m:rPr>
                    <m:sty m:val="p"/>
                  </m:rPr>
                  <w:rPr>
                    <w:rFonts w:ascii="Cambria Math" w:hAnsi="Cambria Math"/>
                  </w:rPr>
                  <w:br/>
                </m:r>
              </m:oMath>
              <m:oMath>
                <m:r>
                  <m:rPr>
                    <m:sty m:val="p"/>
                  </m:rPr>
                  <w:rPr>
                    <w:rFonts w:ascii="Cambria Math" w:hAnsi="Cambria Math"/>
                  </w:rPr>
                  <m:t>M=PLLDIV+2.</m:t>
                </m:r>
              </m:oMath>
            </m:oMathPara>
          </w:p>
        </w:tc>
      </w:tr>
    </w:tbl>
    <w:p w14:paraId="3B3BDBB0" w14:textId="6F44C301" w:rsidR="009D0B04" w:rsidRPr="002E2661" w:rsidRDefault="00F22FE0" w:rsidP="006149D9">
      <w:pPr>
        <w:pStyle w:val="affffff9"/>
        <w:keepNext w:val="0"/>
        <w:widowControl w:val="0"/>
      </w:pPr>
      <w:r w:rsidRPr="002E2661">
        <w:t>Частота FVCO вычисляется по формуле</w:t>
      </w:r>
      <w:r w:rsidR="00363585" w:rsidRPr="002E2661">
        <w:t xml:space="preserve"> </w:t>
      </w:r>
      <w:r w:rsidR="006639E0" w:rsidRPr="002E2661">
        <w:fldChar w:fldCharType="begin"/>
      </w:r>
      <w:r w:rsidR="006639E0" w:rsidRPr="002E2661">
        <w:instrText xml:space="preserve"> REF _Ref47447618 \h  \* MERGEFORMAT </w:instrText>
      </w:r>
      <w:r w:rsidR="006639E0" w:rsidRPr="002E2661">
        <w:fldChar w:fldCharType="separate"/>
      </w:r>
      <w:r w:rsidR="001432BC" w:rsidRPr="001432BC">
        <w:t>(</w:t>
      </w:r>
      <w:r w:rsidR="001432BC" w:rsidRPr="001432BC">
        <w:rPr>
          <w:noProof/>
        </w:rPr>
        <w:t>2</w:t>
      </w:r>
      <w:r w:rsidR="006639E0" w:rsidRPr="002E2661">
        <w:fldChar w:fldCharType="end"/>
      </w:r>
      <w:r w:rsidR="00363585" w:rsidRPr="002E2661">
        <w:t>)</w:t>
      </w:r>
      <w:r w:rsidRPr="002E2661">
        <w:t>:</w:t>
      </w:r>
    </w:p>
    <w:p w14:paraId="0267C004" w14:textId="68D8C082" w:rsidR="00F22FE0" w:rsidRPr="002E2661" w:rsidRDefault="00455961" w:rsidP="00455961">
      <w:pPr>
        <w:pStyle w:val="afff4"/>
        <w:jc w:val="center"/>
        <w:rPr>
          <w:b w:val="0"/>
          <w:color w:val="auto"/>
          <w:sz w:val="28"/>
          <w:szCs w:val="28"/>
        </w:rPr>
      </w:pPr>
      <w:r w:rsidRPr="002E2661">
        <w:rPr>
          <w:rFonts w:eastAsia="Batang"/>
          <w:b w:val="0"/>
          <w:color w:val="auto"/>
          <w:sz w:val="28"/>
          <w:szCs w:val="28"/>
        </w:rPr>
        <w:t xml:space="preserve">          </w:t>
      </w:r>
      <m:oMath>
        <m:sSub>
          <m:sSubPr>
            <m:ctrlPr>
              <w:rPr>
                <w:rFonts w:ascii="Cambria Math" w:hAnsi="Cambria Math"/>
                <w:b w:val="0"/>
                <w:i/>
                <w:color w:val="auto"/>
                <w:sz w:val="28"/>
                <w:szCs w:val="28"/>
              </w:rPr>
            </m:ctrlPr>
          </m:sSubPr>
          <m:e>
            <m:r>
              <m:rPr>
                <m:sty m:val="bi"/>
              </m:rPr>
              <w:rPr>
                <w:rFonts w:ascii="Cambria Math" w:hAnsi="Cambria Math"/>
                <w:color w:val="auto"/>
                <w:sz w:val="28"/>
                <w:szCs w:val="28"/>
              </w:rPr>
              <m:t>F</m:t>
            </m:r>
          </m:e>
          <m:sub>
            <m:r>
              <m:rPr>
                <m:sty m:val="bi"/>
              </m:rPr>
              <w:rPr>
                <w:rFonts w:ascii="Cambria Math" w:hAnsi="Cambria Math"/>
                <w:color w:val="auto"/>
                <w:sz w:val="28"/>
                <w:szCs w:val="28"/>
              </w:rPr>
              <m:t>VCO</m:t>
            </m:r>
          </m:sub>
        </m:sSub>
        <m:r>
          <m:rPr>
            <m:sty m:val="b"/>
          </m:rPr>
          <w:rPr>
            <w:rFonts w:ascii="Cambria Math" w:hAnsi="Cambria Math"/>
            <w:color w:val="auto"/>
            <w:sz w:val="28"/>
            <w:szCs w:val="28"/>
          </w:rPr>
          <m:t>=</m:t>
        </m:r>
        <m:sSub>
          <m:sSubPr>
            <m:ctrlPr>
              <w:rPr>
                <w:rFonts w:ascii="Cambria Math" w:hAnsi="Cambria Math"/>
                <w:b w:val="0"/>
                <w:i/>
                <w:color w:val="auto"/>
                <w:sz w:val="28"/>
                <w:szCs w:val="28"/>
              </w:rPr>
            </m:ctrlPr>
          </m:sSubPr>
          <m:e>
            <m:r>
              <m:rPr>
                <m:sty m:val="bi"/>
              </m:rPr>
              <w:rPr>
                <w:rFonts w:ascii="Cambria Math" w:hAnsi="Cambria Math"/>
                <w:color w:val="auto"/>
                <w:sz w:val="28"/>
                <w:szCs w:val="28"/>
              </w:rPr>
              <m:t>F</m:t>
            </m:r>
          </m:e>
          <m:sub>
            <m:r>
              <m:rPr>
                <m:sty m:val="bi"/>
              </m:rPr>
              <w:rPr>
                <w:rFonts w:ascii="Cambria Math" w:hAnsi="Cambria Math"/>
                <w:color w:val="auto"/>
                <w:sz w:val="28"/>
                <w:szCs w:val="28"/>
              </w:rPr>
              <m:t>IN</m:t>
            </m:r>
          </m:sub>
        </m:sSub>
        <m:r>
          <m:rPr>
            <m:sty m:val="bi"/>
          </m:rPr>
          <w:rPr>
            <w:rFonts w:ascii="Cambria Math" w:hAnsi="Cambria Math"/>
            <w:color w:val="auto"/>
            <w:sz w:val="28"/>
            <w:szCs w:val="28"/>
          </w:rPr>
          <m:t>×</m:t>
        </m:r>
        <m:f>
          <m:fPr>
            <m:ctrlPr>
              <w:rPr>
                <w:rFonts w:ascii="Cambria Math" w:hAnsi="Cambria Math"/>
                <w:b w:val="0"/>
                <w:color w:val="auto"/>
                <w:sz w:val="28"/>
                <w:szCs w:val="28"/>
              </w:rPr>
            </m:ctrlPr>
          </m:fPr>
          <m:num>
            <m:r>
              <m:rPr>
                <m:sty m:val="bi"/>
              </m:rPr>
              <w:rPr>
                <w:rFonts w:ascii="Cambria Math" w:hAnsi="Cambria Math"/>
                <w:color w:val="auto"/>
                <w:sz w:val="28"/>
                <w:szCs w:val="28"/>
              </w:rPr>
              <m:t>M</m:t>
            </m:r>
          </m:num>
          <m:den>
            <m:r>
              <m:rPr>
                <m:sty m:val="b"/>
              </m:rPr>
              <w:rPr>
                <w:rFonts w:ascii="Cambria Math" w:hAnsi="Cambria Math"/>
                <w:color w:val="auto"/>
                <w:sz w:val="28"/>
                <w:szCs w:val="28"/>
              </w:rPr>
              <m:t>N1</m:t>
            </m:r>
          </m:den>
        </m:f>
        <m:r>
          <m:rPr>
            <m:sty m:val="bi"/>
          </m:rPr>
          <w:rPr>
            <w:rFonts w:ascii="Cambria Math" w:hAnsi="Cambria Math"/>
            <w:color w:val="auto"/>
            <w:sz w:val="28"/>
            <w:szCs w:val="28"/>
          </w:rPr>
          <m:t>=</m:t>
        </m:r>
        <m:sSub>
          <m:sSubPr>
            <m:ctrlPr>
              <w:rPr>
                <w:rFonts w:ascii="Cambria Math" w:hAnsi="Cambria Math"/>
                <w:b w:val="0"/>
                <w:i/>
                <w:color w:val="auto"/>
                <w:sz w:val="28"/>
                <w:szCs w:val="28"/>
              </w:rPr>
            </m:ctrlPr>
          </m:sSubPr>
          <m:e>
            <m:r>
              <m:rPr>
                <m:sty m:val="bi"/>
              </m:rPr>
              <w:rPr>
                <w:rFonts w:ascii="Cambria Math" w:hAnsi="Cambria Math"/>
                <w:color w:val="auto"/>
                <w:sz w:val="28"/>
                <w:szCs w:val="28"/>
              </w:rPr>
              <m:t>F</m:t>
            </m:r>
          </m:e>
          <m:sub>
            <m:r>
              <m:rPr>
                <m:sty m:val="bi"/>
              </m:rPr>
              <w:rPr>
                <w:rFonts w:ascii="Cambria Math" w:hAnsi="Cambria Math"/>
                <w:color w:val="auto"/>
                <w:sz w:val="28"/>
                <w:szCs w:val="28"/>
              </w:rPr>
              <m:t>IN</m:t>
            </m:r>
          </m:sub>
        </m:sSub>
        <m:r>
          <m:rPr>
            <m:sty m:val="bi"/>
          </m:rPr>
          <w:rPr>
            <w:rFonts w:ascii="Cambria Math" w:hAnsi="Cambria Math"/>
            <w:color w:val="auto"/>
            <w:sz w:val="28"/>
            <w:szCs w:val="28"/>
          </w:rPr>
          <m:t>×</m:t>
        </m:r>
        <m:d>
          <m:dPr>
            <m:ctrlPr>
              <w:rPr>
                <w:rFonts w:ascii="Cambria Math" w:hAnsi="Cambria Math"/>
                <w:b w:val="0"/>
                <w:i/>
                <w:color w:val="auto"/>
                <w:sz w:val="28"/>
                <w:szCs w:val="28"/>
              </w:rPr>
            </m:ctrlPr>
          </m:dPr>
          <m:e>
            <m:f>
              <m:fPr>
                <m:ctrlPr>
                  <w:rPr>
                    <w:rFonts w:ascii="Cambria Math" w:hAnsi="Cambria Math"/>
                    <w:b w:val="0"/>
                    <w:i/>
                    <w:color w:val="auto"/>
                    <w:sz w:val="28"/>
                    <w:szCs w:val="28"/>
                  </w:rPr>
                </m:ctrlPr>
              </m:fPr>
              <m:num>
                <m:r>
                  <m:rPr>
                    <m:sty m:val="bi"/>
                  </m:rPr>
                  <w:rPr>
                    <w:rFonts w:ascii="Cambria Math" w:hAnsi="Cambria Math"/>
                    <w:color w:val="auto"/>
                    <w:sz w:val="28"/>
                    <w:szCs w:val="28"/>
                  </w:rPr>
                  <m:t>(PLLDIV+2)</m:t>
                </m:r>
              </m:num>
              <m:den>
                <m:d>
                  <m:dPr>
                    <m:ctrlPr>
                      <w:rPr>
                        <w:rFonts w:ascii="Cambria Math" w:hAnsi="Cambria Math"/>
                        <w:b w:val="0"/>
                        <w:i/>
                        <w:color w:val="auto"/>
                        <w:sz w:val="28"/>
                        <w:szCs w:val="28"/>
                      </w:rPr>
                    </m:ctrlPr>
                  </m:dPr>
                  <m:e>
                    <m:r>
                      <m:rPr>
                        <m:sty m:val="bi"/>
                      </m:rPr>
                      <w:rPr>
                        <w:rFonts w:ascii="Cambria Math" w:hAnsi="Cambria Math"/>
                        <w:color w:val="auto"/>
                        <w:sz w:val="28"/>
                        <w:szCs w:val="28"/>
                      </w:rPr>
                      <m:t>PLLPRE+2</m:t>
                    </m:r>
                  </m:e>
                </m:d>
              </m:den>
            </m:f>
          </m:e>
        </m:d>
      </m:oMath>
      <w:r w:rsidRPr="002E2661">
        <w:rPr>
          <w:b w:val="0"/>
          <w:color w:val="auto"/>
          <w:sz w:val="28"/>
          <w:szCs w:val="28"/>
        </w:rPr>
        <w:t xml:space="preserve">                    </w:t>
      </w:r>
      <w:bookmarkStart w:id="48" w:name="_Ref47447618"/>
      <w:r w:rsidRPr="002E2661">
        <w:rPr>
          <w:b w:val="0"/>
          <w:color w:val="auto"/>
          <w:sz w:val="28"/>
          <w:szCs w:val="28"/>
        </w:rPr>
        <w:t>(</w:t>
      </w:r>
      <w:r w:rsidR="0019465E" w:rsidRPr="002E2661">
        <w:rPr>
          <w:b w:val="0"/>
          <w:color w:val="auto"/>
          <w:sz w:val="28"/>
          <w:szCs w:val="28"/>
        </w:rPr>
        <w:fldChar w:fldCharType="begin"/>
      </w:r>
      <w:r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2</w:t>
      </w:r>
      <w:r w:rsidR="0019465E" w:rsidRPr="002E2661">
        <w:rPr>
          <w:b w:val="0"/>
          <w:color w:val="auto"/>
          <w:sz w:val="28"/>
          <w:szCs w:val="28"/>
        </w:rPr>
        <w:fldChar w:fldCharType="end"/>
      </w:r>
      <w:bookmarkEnd w:id="48"/>
      <w:r w:rsidRPr="002E2661">
        <w:rPr>
          <w:b w:val="0"/>
          <w:color w:val="auto"/>
          <w:sz w:val="28"/>
          <w:szCs w:val="28"/>
        </w:rPr>
        <w:t>)</w:t>
      </w:r>
    </w:p>
    <w:p w14:paraId="613DFB18" w14:textId="77777777" w:rsidR="00F22FE0" w:rsidRPr="002E2661" w:rsidRDefault="00315E94" w:rsidP="00D62C23">
      <w:pPr>
        <w:pStyle w:val="affffa"/>
        <w:keepNext w:val="0"/>
        <w:widowControl w:val="0"/>
        <w:spacing w:before="240"/>
      </w:pPr>
      <w:r w:rsidRPr="002E2661">
        <w:t>Для достижения максимальной производительности ядра</w:t>
      </w:r>
      <w:r w:rsidR="00F22FE0" w:rsidRPr="002E2661">
        <w:t xml:space="preserve"> частота FOSС должна быть 120</w:t>
      </w:r>
      <w:r w:rsidR="00EF218A" w:rsidRPr="002E2661">
        <w:t> </w:t>
      </w:r>
      <w:r w:rsidR="00F22FE0" w:rsidRPr="002E2661">
        <w:t>МГц.</w:t>
      </w:r>
    </w:p>
    <w:p w14:paraId="21D6B6EB" w14:textId="77777777" w:rsidR="001528F4" w:rsidRPr="002E2661" w:rsidRDefault="00F22FE0" w:rsidP="006149D9">
      <w:pPr>
        <w:pStyle w:val="affffa"/>
        <w:keepNext w:val="0"/>
        <w:widowControl w:val="0"/>
      </w:pPr>
      <w:r w:rsidRPr="002E2661">
        <w:t xml:space="preserve">Для этого выбираем </w:t>
      </w:r>
      <w:r w:rsidRPr="002E2661">
        <w:rPr>
          <w:i/>
          <w:iCs/>
        </w:rPr>
        <w:t>M=6</w:t>
      </w:r>
      <w:r w:rsidR="00AE4381" w:rsidRPr="002E2661">
        <w:rPr>
          <w:i/>
          <w:iCs/>
        </w:rPr>
        <w:t>4</w:t>
      </w:r>
      <w:r w:rsidRPr="002E2661">
        <w:t>. При этом:</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1528F4" w:rsidRPr="002E2661" w14:paraId="74D9619D" w14:textId="77777777" w:rsidTr="001528F4">
        <w:tc>
          <w:tcPr>
            <w:tcW w:w="10138" w:type="dxa"/>
          </w:tcPr>
          <w:p w14:paraId="45340EC4" w14:textId="77777777" w:rsidR="001528F4" w:rsidRPr="002E2661" w:rsidRDefault="00B33E50" w:rsidP="006149D9">
            <w:pPr>
              <w:pStyle w:val="affffa"/>
              <w:keepNext w:val="0"/>
              <w:widowControl w:val="0"/>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VCO</m:t>
                    </m:r>
                  </m:sub>
                </m:sSub>
                <m:r>
                  <m:rPr>
                    <m:sty m:val="p"/>
                  </m:rPr>
                  <w:rPr>
                    <w:rFonts w:ascii="Cambria Math" w:hAnsi="Cambria Math" w:cs="Cambria Math"/>
                  </w:rPr>
                  <m:t>=14,7456</m:t>
                </m:r>
                <m:r>
                  <w:rPr>
                    <w:rFonts w:ascii="Cambria Math" w:hAnsi="Cambria Math" w:cs="Cambria Math"/>
                  </w:rPr>
                  <m:t>×</m:t>
                </m:r>
                <m:f>
                  <m:fPr>
                    <m:ctrlPr>
                      <w:rPr>
                        <w:rFonts w:ascii="Cambria Math" w:hAnsi="Cambria Math"/>
                      </w:rPr>
                    </m:ctrlPr>
                  </m:fPr>
                  <m:num>
                    <m:r>
                      <w:rPr>
                        <w:rFonts w:ascii="Cambria Math" w:hAnsi="Cambria Math" w:cs="Cambria Math"/>
                      </w:rPr>
                      <m:t>64</m:t>
                    </m:r>
                  </m:num>
                  <m:den>
                    <m:r>
                      <m:rPr>
                        <m:sty m:val="p"/>
                      </m:rPr>
                      <w:rPr>
                        <w:rFonts w:ascii="Cambria Math" w:hAnsi="Cambria Math" w:cs="Cambria Math"/>
                      </w:rPr>
                      <m:t>4</m:t>
                    </m:r>
                  </m:den>
                </m:f>
                <m:r>
                  <w:rPr>
                    <w:rFonts w:ascii="Cambria Math" w:hAnsi="Cambria Math"/>
                  </w:rPr>
                  <m:t>=</m:t>
                </m:r>
                <m:r>
                  <w:rPr>
                    <w:rFonts w:ascii="Cambria Math" w:hAnsi="Cambria Math" w:cs="Cambria Math"/>
                  </w:rPr>
                  <m:t>235,9296 МГц.</m:t>
                </m:r>
              </m:oMath>
            </m:oMathPara>
          </w:p>
          <w:p w14:paraId="79275449" w14:textId="77777777" w:rsidR="001528F4" w:rsidRPr="002E2661" w:rsidRDefault="00B33E50" w:rsidP="006149D9">
            <w:pPr>
              <w:pStyle w:val="affffa"/>
              <w:keepNext w:val="0"/>
              <w:widowControl w:val="0"/>
              <w:ind w:firstLine="0"/>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IN</m:t>
                    </m:r>
                  </m:sub>
                </m:sSub>
                <m:r>
                  <w:rPr>
                    <w:rFonts w:ascii="Cambria Math" w:hAnsi="Cambria Math" w:cs="Cambria Math"/>
                  </w:rPr>
                  <m:t>×</m:t>
                </m:r>
                <m:f>
                  <m:fPr>
                    <m:ctrlPr>
                      <w:rPr>
                        <w:rFonts w:ascii="Cambria Math" w:hAnsi="Cambria Math"/>
                      </w:rPr>
                    </m:ctrlPr>
                  </m:fPr>
                  <m:num>
                    <m:r>
                      <w:rPr>
                        <w:rFonts w:ascii="Cambria Math" w:hAnsi="Cambria Math" w:cs="Cambria Math"/>
                      </w:rPr>
                      <m:t>M</m:t>
                    </m:r>
                  </m:num>
                  <m:den>
                    <m:r>
                      <m:rPr>
                        <m:sty m:val="p"/>
                      </m:rPr>
                      <w:rPr>
                        <w:rFonts w:ascii="Cambria Math" w:hAnsi="Cambria Math" w:cs="Cambria Math"/>
                      </w:rPr>
                      <m:t>N1×N2</m:t>
                    </m:r>
                  </m:den>
                </m:f>
                <m:r>
                  <w:rPr>
                    <w:rFonts w:ascii="Cambria Math" w:hAnsi="Cambria Math"/>
                  </w:rPr>
                  <m:t>=117,9648.</m:t>
                </m:r>
              </m:oMath>
            </m:oMathPara>
          </w:p>
        </w:tc>
      </w:tr>
    </w:tbl>
    <w:p w14:paraId="5282AFDB" w14:textId="61AD6712" w:rsidR="001528F4" w:rsidRPr="002E2661" w:rsidRDefault="00AE4381" w:rsidP="00D62C23">
      <w:pPr>
        <w:pStyle w:val="affffa"/>
        <w:keepNext w:val="0"/>
        <w:widowControl w:val="0"/>
      </w:pPr>
      <w:r w:rsidRPr="002E2661">
        <w:t>Частота выполнения инструкций процессором вычисляется по формуле</w:t>
      </w:r>
      <w:r w:rsidR="00265749" w:rsidRPr="002E2661">
        <w:t xml:space="preserve"> </w:t>
      </w:r>
      <w:r w:rsidR="006639E0" w:rsidRPr="002E2661">
        <w:fldChar w:fldCharType="begin"/>
      </w:r>
      <w:r w:rsidR="006639E0" w:rsidRPr="002E2661">
        <w:instrText xml:space="preserve"> REF _Ref47448679 \h  \* MERGEFORMAT </w:instrText>
      </w:r>
      <w:r w:rsidR="006639E0" w:rsidRPr="002E2661">
        <w:fldChar w:fldCharType="separate"/>
      </w:r>
      <w:r w:rsidR="001432BC" w:rsidRPr="001432BC">
        <w:t>(</w:t>
      </w:r>
      <w:r w:rsidR="001432BC" w:rsidRPr="001432BC">
        <w:rPr>
          <w:noProof/>
        </w:rPr>
        <w:t>3</w:t>
      </w:r>
      <w:r w:rsidR="006639E0" w:rsidRPr="002E2661">
        <w:fldChar w:fldCharType="end"/>
      </w:r>
      <w:r w:rsidR="00FB34B2" w:rsidRPr="002E2661">
        <w:t>)</w:t>
      </w:r>
      <w:r w:rsidRPr="002E2661">
        <w:t>:</w:t>
      </w:r>
    </w:p>
    <w:p w14:paraId="7AA14D15" w14:textId="3632CEA7" w:rsidR="00FB34B2" w:rsidRPr="002E2661" w:rsidRDefault="00B33E50" w:rsidP="00FB34B2">
      <w:pPr>
        <w:pStyle w:val="afff4"/>
        <w:jc w:val="center"/>
        <w:rPr>
          <w:b w:val="0"/>
          <w:color w:val="auto"/>
          <w:sz w:val="28"/>
          <w:szCs w:val="28"/>
        </w:rPr>
      </w:pPr>
      <m:oMath>
        <m:sSub>
          <m:sSubPr>
            <m:ctrlPr>
              <w:rPr>
                <w:rFonts w:ascii="Cambria Math" w:hAnsi="Cambria Math" w:cs="Cambria Math"/>
                <w:b w:val="0"/>
                <w:i/>
                <w:color w:val="auto"/>
                <w:sz w:val="28"/>
                <w:szCs w:val="28"/>
              </w:rPr>
            </m:ctrlPr>
          </m:sSubPr>
          <m:e>
            <m:r>
              <m:rPr>
                <m:sty m:val="bi"/>
              </m:rPr>
              <w:rPr>
                <w:rFonts w:ascii="Cambria Math" w:hAnsi="Cambria Math" w:cs="Cambria Math"/>
                <w:color w:val="auto"/>
                <w:sz w:val="28"/>
                <w:szCs w:val="28"/>
              </w:rPr>
              <m:t>F</m:t>
            </m:r>
          </m:e>
          <m:sub>
            <m:r>
              <m:rPr>
                <m:sty m:val="bi"/>
              </m:rPr>
              <w:rPr>
                <w:rFonts w:ascii="Cambria Math" w:hAnsi="Cambria Math" w:cs="Cambria Math"/>
                <w:color w:val="auto"/>
                <w:sz w:val="28"/>
                <w:szCs w:val="28"/>
              </w:rPr>
              <m:t>CY</m:t>
            </m:r>
          </m:sub>
        </m:sSub>
        <m:r>
          <m:rPr>
            <m:sty m:val="b"/>
          </m:rPr>
          <w:rPr>
            <w:rFonts w:ascii="Cambria Math" w:hAnsi="Cambria Math" w:cs="Cambria Math"/>
            <w:color w:val="auto"/>
            <w:sz w:val="28"/>
            <w:szCs w:val="28"/>
          </w:rPr>
          <m:t>=</m:t>
        </m:r>
        <m:f>
          <m:fPr>
            <m:ctrlPr>
              <w:rPr>
                <w:rFonts w:ascii="Cambria Math" w:hAnsi="Cambria Math"/>
                <w:b w:val="0"/>
                <w:color w:val="auto"/>
                <w:sz w:val="28"/>
                <w:szCs w:val="28"/>
              </w:rPr>
            </m:ctrlPr>
          </m:fPr>
          <m:num>
            <m:sSub>
              <m:sSubPr>
                <m:ctrlPr>
                  <w:rPr>
                    <w:rFonts w:ascii="Cambria Math" w:hAnsi="Cambria Math" w:cs="Cambria Math"/>
                    <w:b w:val="0"/>
                    <w:i/>
                    <w:color w:val="auto"/>
                    <w:sz w:val="28"/>
                    <w:szCs w:val="28"/>
                  </w:rPr>
                </m:ctrlPr>
              </m:sSubPr>
              <m:e>
                <m:r>
                  <m:rPr>
                    <m:sty m:val="bi"/>
                  </m:rPr>
                  <w:rPr>
                    <w:rFonts w:ascii="Cambria Math" w:hAnsi="Cambria Math" w:cs="Cambria Math"/>
                    <w:color w:val="auto"/>
                    <w:sz w:val="28"/>
                    <w:szCs w:val="28"/>
                  </w:rPr>
                  <m:t>F</m:t>
                </m:r>
              </m:e>
              <m:sub>
                <m:r>
                  <m:rPr>
                    <m:sty m:val="bi"/>
                  </m:rPr>
                  <w:rPr>
                    <w:rFonts w:ascii="Cambria Math" w:hAnsi="Cambria Math" w:cs="Cambria Math"/>
                    <w:color w:val="auto"/>
                    <w:sz w:val="28"/>
                    <w:szCs w:val="28"/>
                  </w:rPr>
                  <m:t>OSC</m:t>
                </m:r>
              </m:sub>
            </m:sSub>
          </m:num>
          <m:den>
            <m:r>
              <m:rPr>
                <m:sty m:val="b"/>
              </m:rPr>
              <w:rPr>
                <w:rFonts w:ascii="Cambria Math" w:hAnsi="Cambria Math" w:cs="Cambria Math"/>
                <w:color w:val="auto"/>
                <w:sz w:val="28"/>
                <w:szCs w:val="28"/>
              </w:rPr>
              <m:t>2</m:t>
            </m:r>
          </m:den>
        </m:f>
        <m:r>
          <m:rPr>
            <m:sty m:val="bi"/>
          </m:rPr>
          <w:rPr>
            <w:rFonts w:ascii="Cambria Math" w:hAnsi="Cambria Math"/>
            <w:color w:val="auto"/>
            <w:sz w:val="28"/>
            <w:szCs w:val="28"/>
          </w:rPr>
          <m:t>=</m:t>
        </m:r>
        <m:f>
          <m:fPr>
            <m:ctrlPr>
              <w:rPr>
                <w:rFonts w:ascii="Cambria Math" w:hAnsi="Cambria Math"/>
                <w:b w:val="0"/>
                <w:color w:val="auto"/>
                <w:sz w:val="28"/>
                <w:szCs w:val="28"/>
              </w:rPr>
            </m:ctrlPr>
          </m:fPr>
          <m:num>
            <m:r>
              <m:rPr>
                <m:sty m:val="p"/>
              </m:rPr>
              <w:rPr>
                <w:rStyle w:val="aff9"/>
                <w:rFonts w:ascii="Cambria Math" w:hAnsi="Cambria Math"/>
                <w:b w:val="0"/>
                <w:noProof/>
                <w:color w:val="auto"/>
                <w:lang w:eastAsia="ru-RU"/>
              </w:rPr>
              <w:annotationRef/>
            </m:r>
            <m:r>
              <m:rPr>
                <m:sty m:val="bi"/>
              </m:rPr>
              <w:rPr>
                <w:rFonts w:ascii="Cambria Math" w:hAnsi="Cambria Math" w:cs="Cambria Math"/>
                <w:color w:val="auto"/>
                <w:sz w:val="28"/>
                <w:szCs w:val="28"/>
              </w:rPr>
              <m:t>117,9648 </m:t>
            </m:r>
          </m:num>
          <m:den>
            <m:r>
              <m:rPr>
                <m:sty m:val="b"/>
              </m:rPr>
              <w:rPr>
                <w:rFonts w:ascii="Cambria Math" w:hAnsi="Cambria Math" w:cs="Cambria Math"/>
                <w:color w:val="auto"/>
                <w:sz w:val="28"/>
                <w:szCs w:val="28"/>
              </w:rPr>
              <m:t>2</m:t>
            </m:r>
          </m:den>
        </m:f>
        <m:r>
          <m:rPr>
            <m:sty m:val="bi"/>
          </m:rPr>
          <w:rPr>
            <w:rFonts w:ascii="Cambria Math" w:hAnsi="Cambria Math"/>
            <w:color w:val="auto"/>
            <w:sz w:val="28"/>
            <w:szCs w:val="28"/>
          </w:rPr>
          <m:t>=58,9824 МГц</m:t>
        </m:r>
      </m:oMath>
      <w:r w:rsidR="00FB34B2" w:rsidRPr="002E2661">
        <w:rPr>
          <w:b w:val="0"/>
          <w:color w:val="auto"/>
          <w:sz w:val="28"/>
          <w:szCs w:val="28"/>
        </w:rPr>
        <w:t xml:space="preserve">                   </w:t>
      </w:r>
      <w:bookmarkStart w:id="49" w:name="_Ref47448679"/>
      <w:r w:rsidR="00FB34B2" w:rsidRPr="002E2661">
        <w:rPr>
          <w:b w:val="0"/>
          <w:color w:val="auto"/>
          <w:sz w:val="28"/>
          <w:szCs w:val="28"/>
        </w:rPr>
        <w:t>(</w:t>
      </w:r>
      <w:r w:rsidR="0019465E" w:rsidRPr="002E2661">
        <w:rPr>
          <w:b w:val="0"/>
          <w:color w:val="auto"/>
          <w:sz w:val="28"/>
          <w:szCs w:val="28"/>
        </w:rPr>
        <w:fldChar w:fldCharType="begin"/>
      </w:r>
      <w:r w:rsidR="00FB34B2"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3</w:t>
      </w:r>
      <w:r w:rsidR="0019465E" w:rsidRPr="002E2661">
        <w:rPr>
          <w:b w:val="0"/>
          <w:color w:val="auto"/>
          <w:sz w:val="28"/>
          <w:szCs w:val="28"/>
        </w:rPr>
        <w:fldChar w:fldCharType="end"/>
      </w:r>
      <w:bookmarkEnd w:id="49"/>
      <w:r w:rsidR="00FB34B2" w:rsidRPr="002E2661">
        <w:rPr>
          <w:b w:val="0"/>
          <w:color w:val="auto"/>
          <w:sz w:val="28"/>
          <w:szCs w:val="28"/>
        </w:rPr>
        <w:t>)</w:t>
      </w:r>
    </w:p>
    <w:p w14:paraId="19170762" w14:textId="77777777" w:rsidR="001528F4" w:rsidRPr="002E2661" w:rsidRDefault="001528F4" w:rsidP="006149D9">
      <w:pPr>
        <w:pStyle w:val="affffa"/>
        <w:keepNext w:val="0"/>
        <w:widowControl w:val="0"/>
        <w:ind w:firstLine="0"/>
      </w:pPr>
    </w:p>
    <w:p w14:paraId="2382EBAF" w14:textId="77777777" w:rsidR="00AE4381" w:rsidRPr="002E2661" w:rsidRDefault="00AE4381" w:rsidP="00D62C23">
      <w:pPr>
        <w:pStyle w:val="affffa"/>
        <w:keepNext w:val="0"/>
        <w:widowControl w:val="0"/>
        <w:ind w:left="1" w:firstLine="708"/>
      </w:pPr>
      <w:r w:rsidRPr="002E2661">
        <w:t>Время выполнения одной однотактной ассемблерной команды составит:</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1528F4" w:rsidRPr="002E2661" w14:paraId="1D850214" w14:textId="77777777" w:rsidTr="001528F4">
        <w:tc>
          <w:tcPr>
            <w:tcW w:w="10138" w:type="dxa"/>
          </w:tcPr>
          <w:p w14:paraId="70984B13" w14:textId="77777777" w:rsidR="001528F4" w:rsidRPr="002E2661" w:rsidRDefault="00B33E50" w:rsidP="006149D9">
            <w:pPr>
              <w:pStyle w:val="affffa"/>
              <w:keepNext w:val="0"/>
              <w:widowControl w:val="0"/>
              <w:ind w:firstLine="0"/>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CY</m:t>
                    </m:r>
                  </m:sub>
                </m:sSub>
                <m:r>
                  <m:rPr>
                    <m:sty m:val="p"/>
                  </m:rPr>
                  <w:rPr>
                    <w:rFonts w:ascii="Cambria Math" w:hAnsi="Cambria Math" w:cs="Cambria Math"/>
                  </w:rPr>
                  <m:t>=</m:t>
                </m:r>
                <m:f>
                  <m:fPr>
                    <m:ctrlPr>
                      <w:rPr>
                        <w:rFonts w:ascii="Cambria Math" w:hAnsi="Cambria Math"/>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OSC</m:t>
                        </m:r>
                      </m:sub>
                    </m:sSub>
                  </m:den>
                </m:f>
                <m:r>
                  <w:rPr>
                    <w:rFonts w:ascii="Cambria Math" w:hAnsi="Cambria Math"/>
                  </w:rPr>
                  <m:t>=16,954 нс.</m:t>
                </m:r>
              </m:oMath>
            </m:oMathPara>
          </w:p>
        </w:tc>
      </w:tr>
    </w:tbl>
    <w:p w14:paraId="12AD7B95" w14:textId="5BB7450E" w:rsidR="00833B1D" w:rsidRPr="002E2661" w:rsidRDefault="00833B1D" w:rsidP="00D62C23">
      <w:pPr>
        <w:pStyle w:val="affffa"/>
        <w:keepNext w:val="0"/>
        <w:widowControl w:val="0"/>
      </w:pPr>
      <w:r w:rsidRPr="002E2661">
        <w:t xml:space="preserve">Значения конфигурационных регистров определяется по </w:t>
      </w:r>
      <w:r w:rsidR="005947E3" w:rsidRPr="002E2661">
        <w:t>формулам</w:t>
      </w:r>
      <w:r w:rsidR="006A7316" w:rsidRPr="002E2661">
        <w:t xml:space="preserve"> </w:t>
      </w:r>
      <w:r w:rsidR="00D62C23" w:rsidRPr="002E2661">
        <w:t>(</w:t>
      </w:r>
      <w:r w:rsidR="006639E0" w:rsidRPr="002E2661">
        <w:fldChar w:fldCharType="begin"/>
      </w:r>
      <w:r w:rsidR="006639E0" w:rsidRPr="002E2661">
        <w:instrText xml:space="preserve"> REF _Ref47449653 \h  \* MERGEFORMAT </w:instrText>
      </w:r>
      <w:r w:rsidR="006639E0" w:rsidRPr="002E2661">
        <w:fldChar w:fldCharType="separate"/>
      </w:r>
      <w:r w:rsidR="001432BC" w:rsidRPr="001432BC">
        <w:rPr>
          <w:noProof/>
        </w:rPr>
        <w:t>4</w:t>
      </w:r>
      <w:r w:rsidR="006639E0" w:rsidRPr="002E2661">
        <w:fldChar w:fldCharType="end"/>
      </w:r>
      <w:r w:rsidR="002D3E9E" w:rsidRPr="002E2661">
        <w:t> </w:t>
      </w:r>
      <w:r w:rsidR="00AC43E5">
        <w:t>,</w:t>
      </w:r>
      <w:r w:rsidR="00AC43E5" w:rsidRPr="00AC43E5">
        <w:t xml:space="preserve"> </w:t>
      </w:r>
      <w:r w:rsidR="006639E0" w:rsidRPr="00AC43E5">
        <w:fldChar w:fldCharType="begin"/>
      </w:r>
      <w:r w:rsidR="006639E0" w:rsidRPr="00AC43E5">
        <w:instrText xml:space="preserve"> REF _Ref47449655 \h  \* MERGEFORMAT </w:instrText>
      </w:r>
      <w:r w:rsidR="006639E0" w:rsidRPr="00AC43E5">
        <w:fldChar w:fldCharType="separate"/>
      </w:r>
      <w:r w:rsidR="001432BC" w:rsidRPr="00AC43E5">
        <w:rPr>
          <w:noProof/>
        </w:rPr>
        <w:t>5</w:t>
      </w:r>
      <w:r w:rsidR="006639E0" w:rsidRPr="00AC43E5">
        <w:fldChar w:fldCharType="end"/>
      </w:r>
      <w:r w:rsidR="00AC43E5" w:rsidRPr="00AC43E5">
        <w:t xml:space="preserve">, </w:t>
      </w:r>
      <w:r w:rsidR="006639E0" w:rsidRPr="00AC43E5">
        <w:fldChar w:fldCharType="begin"/>
      </w:r>
      <w:r w:rsidR="006639E0" w:rsidRPr="00AC43E5">
        <w:instrText xml:space="preserve"> REF _Ref47449658 \h  \* MERGEFORMAT </w:instrText>
      </w:r>
      <w:r w:rsidR="006639E0" w:rsidRPr="00AC43E5">
        <w:fldChar w:fldCharType="separate"/>
      </w:r>
      <w:r w:rsidR="001432BC" w:rsidRPr="00AC43E5">
        <w:rPr>
          <w:noProof/>
        </w:rPr>
        <w:t>6</w:t>
      </w:r>
      <w:r w:rsidR="006639E0" w:rsidRPr="00AC43E5">
        <w:fldChar w:fldCharType="end"/>
      </w:r>
      <w:r w:rsidR="00D62C23" w:rsidRPr="00AC43E5">
        <w:t>)</w:t>
      </w:r>
      <w:r w:rsidR="0071418C">
        <w:t>.</w:t>
      </w:r>
      <w:r w:rsidR="00E10853" w:rsidRPr="00AC43E5">
        <w:t xml:space="preserve"> </w:t>
      </w:r>
    </w:p>
    <w:p w14:paraId="246AAD17" w14:textId="4A5D15D6" w:rsidR="006A7316" w:rsidRPr="002E2661" w:rsidRDefault="005724C2" w:rsidP="006A7316">
      <w:pPr>
        <w:pStyle w:val="afff4"/>
        <w:ind w:firstLine="621"/>
        <w:jc w:val="center"/>
        <w:rPr>
          <w:b w:val="0"/>
          <w:color w:val="auto"/>
          <w:sz w:val="28"/>
          <w:szCs w:val="28"/>
        </w:rPr>
      </w:pPr>
      <m:oMath>
        <m:r>
          <m:rPr>
            <m:sty m:val="bi"/>
          </m:rPr>
          <w:rPr>
            <w:rFonts w:ascii="Cambria Math" w:hAnsi="Cambria Math"/>
            <w:color w:val="auto"/>
            <w:sz w:val="28"/>
            <w:szCs w:val="28"/>
          </w:rPr>
          <m:t>PLLPRE=N</m:t>
        </m:r>
        <m:r>
          <m:rPr>
            <m:sty m:val="bi"/>
          </m:rPr>
          <w:rPr>
            <w:rFonts w:ascii="Cambria Math" w:hAnsi="Cambria Math"/>
            <w:color w:val="auto"/>
            <w:sz w:val="28"/>
            <w:szCs w:val="28"/>
          </w:rPr>
          <m:t>1-2=4-2=2</m:t>
        </m:r>
      </m:oMath>
      <w:r w:rsidR="00E10853" w:rsidRPr="002E2661">
        <w:rPr>
          <w:b w:val="0"/>
          <w:color w:val="auto"/>
          <w:sz w:val="28"/>
          <w:szCs w:val="28"/>
        </w:rPr>
        <w:t xml:space="preserve"> </w:t>
      </w:r>
      <w:r w:rsidR="006A7316" w:rsidRPr="002E2661">
        <w:rPr>
          <w:b w:val="0"/>
          <w:color w:val="auto"/>
          <w:sz w:val="28"/>
          <w:szCs w:val="28"/>
        </w:rPr>
        <w:t xml:space="preserve">                </w:t>
      </w:r>
      <w:bookmarkStart w:id="50" w:name="_Ref47449653"/>
      <w:r w:rsidR="006A7316" w:rsidRPr="002E2661">
        <w:rPr>
          <w:b w:val="0"/>
          <w:color w:val="auto"/>
          <w:sz w:val="28"/>
          <w:szCs w:val="28"/>
        </w:rPr>
        <w:t>(</w:t>
      </w:r>
      <w:r w:rsidR="0019465E" w:rsidRPr="002E2661">
        <w:rPr>
          <w:b w:val="0"/>
          <w:color w:val="auto"/>
          <w:sz w:val="28"/>
          <w:szCs w:val="28"/>
        </w:rPr>
        <w:fldChar w:fldCharType="begin"/>
      </w:r>
      <w:r w:rsidR="006A7316"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4</w:t>
      </w:r>
      <w:r w:rsidR="0019465E" w:rsidRPr="002E2661">
        <w:rPr>
          <w:b w:val="0"/>
          <w:color w:val="auto"/>
          <w:sz w:val="28"/>
          <w:szCs w:val="28"/>
        </w:rPr>
        <w:fldChar w:fldCharType="end"/>
      </w:r>
      <w:bookmarkEnd w:id="50"/>
      <w:r w:rsidR="006A7316" w:rsidRPr="002E2661">
        <w:rPr>
          <w:b w:val="0"/>
          <w:color w:val="auto"/>
          <w:sz w:val="28"/>
          <w:szCs w:val="28"/>
        </w:rPr>
        <w:t>)</w:t>
      </w:r>
    </w:p>
    <w:p w14:paraId="2B7F1A68" w14:textId="74787D50" w:rsidR="006A7316" w:rsidRPr="002E2661" w:rsidRDefault="005724C2" w:rsidP="006A7316">
      <w:pPr>
        <w:pStyle w:val="afff4"/>
        <w:ind w:firstLine="621"/>
        <w:jc w:val="center"/>
        <w:rPr>
          <w:b w:val="0"/>
          <w:color w:val="auto"/>
          <w:sz w:val="28"/>
          <w:szCs w:val="28"/>
        </w:rPr>
      </w:pPr>
      <m:oMath>
        <m:r>
          <m:rPr>
            <m:sty m:val="bi"/>
          </m:rPr>
          <w:rPr>
            <w:rFonts w:ascii="Cambria Math" w:hAnsi="Cambria Math"/>
            <w:color w:val="auto"/>
            <w:sz w:val="28"/>
            <w:szCs w:val="28"/>
          </w:rPr>
          <m:t>PLLPOST=</m:t>
        </m:r>
        <m:f>
          <m:fPr>
            <m:ctrlPr>
              <w:rPr>
                <w:rFonts w:ascii="Cambria Math" w:hAnsi="Cambria Math"/>
                <w:b w:val="0"/>
                <w:bCs w:val="0"/>
                <w:i/>
                <w:color w:val="auto"/>
                <w:sz w:val="28"/>
                <w:szCs w:val="28"/>
              </w:rPr>
            </m:ctrlPr>
          </m:fPr>
          <m:num>
            <m:r>
              <m:rPr>
                <m:sty m:val="bi"/>
              </m:rPr>
              <w:rPr>
                <w:rFonts w:ascii="Cambria Math" w:hAnsi="Cambria Math"/>
                <w:color w:val="auto"/>
                <w:sz w:val="28"/>
                <w:szCs w:val="28"/>
              </w:rPr>
              <m:t>N</m:t>
            </m:r>
            <m:r>
              <m:rPr>
                <m:sty m:val="bi"/>
              </m:rPr>
              <w:rPr>
                <w:rFonts w:ascii="Cambria Math" w:hAnsi="Cambria Math"/>
                <w:color w:val="auto"/>
                <w:sz w:val="28"/>
                <w:szCs w:val="28"/>
              </w:rPr>
              <m:t>2</m:t>
            </m:r>
          </m:num>
          <m:den>
            <m:r>
              <m:rPr>
                <m:sty m:val="bi"/>
              </m:rPr>
              <w:rPr>
                <w:rFonts w:ascii="Cambria Math" w:hAnsi="Cambria Math"/>
                <w:color w:val="auto"/>
                <w:sz w:val="28"/>
                <w:szCs w:val="28"/>
              </w:rPr>
              <m:t>2</m:t>
            </m:r>
          </m:den>
        </m:f>
        <m:r>
          <m:rPr>
            <m:sty m:val="bi"/>
          </m:rPr>
          <w:rPr>
            <w:rFonts w:ascii="Cambria Math" w:hAnsi="Cambria Math"/>
            <w:color w:val="auto"/>
            <w:sz w:val="28"/>
            <w:szCs w:val="28"/>
          </w:rPr>
          <m:t>-1=</m:t>
        </m:r>
        <m:f>
          <m:fPr>
            <m:ctrlPr>
              <w:rPr>
                <w:rFonts w:ascii="Cambria Math" w:hAnsi="Cambria Math"/>
                <w:b w:val="0"/>
                <w:bCs w:val="0"/>
                <w:i/>
                <w:color w:val="auto"/>
                <w:sz w:val="28"/>
                <w:szCs w:val="28"/>
              </w:rPr>
            </m:ctrlPr>
          </m:fPr>
          <m:num>
            <m:r>
              <m:rPr>
                <m:sty m:val="bi"/>
              </m:rPr>
              <w:rPr>
                <w:rFonts w:ascii="Cambria Math" w:hAnsi="Cambria Math"/>
                <w:color w:val="auto"/>
                <w:sz w:val="28"/>
                <w:szCs w:val="28"/>
              </w:rPr>
              <m:t>2</m:t>
            </m:r>
          </m:num>
          <m:den>
            <m:r>
              <m:rPr>
                <m:sty m:val="bi"/>
              </m:rPr>
              <w:rPr>
                <w:rFonts w:ascii="Cambria Math" w:hAnsi="Cambria Math"/>
                <w:color w:val="auto"/>
                <w:sz w:val="28"/>
                <w:szCs w:val="28"/>
              </w:rPr>
              <m:t>2</m:t>
            </m:r>
          </m:den>
        </m:f>
        <m:r>
          <m:rPr>
            <m:sty m:val="bi"/>
          </m:rPr>
          <w:rPr>
            <w:rFonts w:ascii="Cambria Math" w:hAnsi="Cambria Math"/>
            <w:color w:val="auto"/>
            <w:sz w:val="28"/>
            <w:szCs w:val="28"/>
          </w:rPr>
          <m:t>-1=0</m:t>
        </m:r>
      </m:oMath>
      <w:r w:rsidR="006A7316" w:rsidRPr="002E2661">
        <w:rPr>
          <w:b w:val="0"/>
          <w:color w:val="auto"/>
          <w:sz w:val="28"/>
          <w:szCs w:val="28"/>
        </w:rPr>
        <w:t xml:space="preserve">                 </w:t>
      </w:r>
      <w:bookmarkStart w:id="51" w:name="_Ref47449655"/>
      <w:r w:rsidR="006A7316" w:rsidRPr="002E2661">
        <w:rPr>
          <w:b w:val="0"/>
          <w:color w:val="auto"/>
          <w:sz w:val="28"/>
          <w:szCs w:val="28"/>
        </w:rPr>
        <w:t>(</w:t>
      </w:r>
      <w:r w:rsidR="0019465E" w:rsidRPr="002E2661">
        <w:rPr>
          <w:b w:val="0"/>
          <w:color w:val="auto"/>
          <w:sz w:val="28"/>
          <w:szCs w:val="28"/>
        </w:rPr>
        <w:fldChar w:fldCharType="begin"/>
      </w:r>
      <w:r w:rsidR="006A7316"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5</w:t>
      </w:r>
      <w:r w:rsidR="0019465E" w:rsidRPr="002E2661">
        <w:rPr>
          <w:b w:val="0"/>
          <w:color w:val="auto"/>
          <w:sz w:val="28"/>
          <w:szCs w:val="28"/>
        </w:rPr>
        <w:fldChar w:fldCharType="end"/>
      </w:r>
      <w:bookmarkEnd w:id="51"/>
      <w:r w:rsidR="006A7316" w:rsidRPr="002E2661">
        <w:rPr>
          <w:b w:val="0"/>
          <w:color w:val="auto"/>
          <w:sz w:val="28"/>
          <w:szCs w:val="28"/>
        </w:rPr>
        <w:t>)</w:t>
      </w:r>
    </w:p>
    <w:p w14:paraId="4624D375" w14:textId="2C271D17" w:rsidR="00833B1D" w:rsidRPr="002E2661" w:rsidRDefault="00B7063E" w:rsidP="006A7316">
      <w:pPr>
        <w:pStyle w:val="afff4"/>
        <w:ind w:firstLine="621"/>
        <w:jc w:val="center"/>
        <w:rPr>
          <w:b w:val="0"/>
          <w:color w:val="auto"/>
          <w:sz w:val="28"/>
          <w:szCs w:val="28"/>
        </w:rPr>
      </w:pPr>
      <w:r w:rsidRPr="002E2661">
        <w:rPr>
          <w:b w:val="0"/>
          <w:color w:val="auto"/>
          <w:sz w:val="28"/>
          <w:szCs w:val="28"/>
        </w:rPr>
        <w:lastRenderedPageBreak/>
        <w:t xml:space="preserve">         </w:t>
      </w:r>
      <m:oMath>
        <m:r>
          <m:rPr>
            <m:sty m:val="bi"/>
          </m:rPr>
          <w:rPr>
            <w:rFonts w:ascii="Cambria Math" w:hAnsi="Cambria Math"/>
            <w:color w:val="auto"/>
            <w:sz w:val="28"/>
            <w:szCs w:val="28"/>
          </w:rPr>
          <m:t>PLLDIV=M-2=62</m:t>
        </m:r>
      </m:oMath>
      <w:r w:rsidR="006A7316" w:rsidRPr="002E2661">
        <w:rPr>
          <w:b w:val="0"/>
          <w:bCs w:val="0"/>
          <w:i/>
          <w:iCs/>
          <w:color w:val="auto"/>
          <w:sz w:val="28"/>
          <w:szCs w:val="28"/>
        </w:rPr>
        <w:t xml:space="preserve">    </w:t>
      </w:r>
      <w:r w:rsidR="006A7316" w:rsidRPr="002E2661">
        <w:rPr>
          <w:b w:val="0"/>
          <w:color w:val="auto"/>
          <w:sz w:val="28"/>
          <w:szCs w:val="28"/>
        </w:rPr>
        <w:t xml:space="preserve">                    </w:t>
      </w:r>
      <w:bookmarkStart w:id="52" w:name="_Ref47449658"/>
      <w:r w:rsidR="006A7316" w:rsidRPr="002E2661">
        <w:rPr>
          <w:b w:val="0"/>
          <w:color w:val="auto"/>
          <w:sz w:val="28"/>
          <w:szCs w:val="28"/>
        </w:rPr>
        <w:t>(</w:t>
      </w:r>
      <w:r w:rsidR="0019465E" w:rsidRPr="002E2661">
        <w:rPr>
          <w:b w:val="0"/>
          <w:color w:val="auto"/>
          <w:sz w:val="28"/>
          <w:szCs w:val="28"/>
        </w:rPr>
        <w:fldChar w:fldCharType="begin"/>
      </w:r>
      <w:r w:rsidR="006A7316"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6</w:t>
      </w:r>
      <w:r w:rsidR="0019465E" w:rsidRPr="002E2661">
        <w:rPr>
          <w:b w:val="0"/>
          <w:color w:val="auto"/>
          <w:sz w:val="28"/>
          <w:szCs w:val="28"/>
        </w:rPr>
        <w:fldChar w:fldCharType="end"/>
      </w:r>
      <w:bookmarkEnd w:id="52"/>
      <w:r w:rsidR="006A7316" w:rsidRPr="002E2661">
        <w:rPr>
          <w:b w:val="0"/>
          <w:color w:val="auto"/>
          <w:sz w:val="28"/>
          <w:szCs w:val="28"/>
        </w:rPr>
        <w:t>)</w:t>
      </w:r>
    </w:p>
    <w:p w14:paraId="0DD11AE1" w14:textId="77777777" w:rsidR="006A7316" w:rsidRPr="002E2661" w:rsidRDefault="006A7316" w:rsidP="006A7316">
      <w:pPr>
        <w:rPr>
          <w:lang w:eastAsia="en-US"/>
        </w:rPr>
      </w:pPr>
    </w:p>
    <w:p w14:paraId="2A00E861" w14:textId="77777777" w:rsidR="00AE4381" w:rsidRPr="002E2661" w:rsidRDefault="00AE4381" w:rsidP="006A7316">
      <w:pPr>
        <w:pStyle w:val="affffa"/>
        <w:keepNext w:val="0"/>
        <w:widowControl w:val="0"/>
      </w:pPr>
      <w:r w:rsidRPr="002E2661">
        <w:t xml:space="preserve">Таким образом, производительность ядра составляет 58,9824 MIPS, что соответствует времени выполнения одной команды </w:t>
      </w:r>
      <w:r w:rsidR="005D1C90" w:rsidRPr="002E2661">
        <w:t>16,954</w:t>
      </w:r>
      <w:r w:rsidR="000C6A0A" w:rsidRPr="002E2661">
        <w:t> </w:t>
      </w:r>
      <w:proofErr w:type="spellStart"/>
      <w:r w:rsidR="005D1C90" w:rsidRPr="002E2661">
        <w:t>нс</w:t>
      </w:r>
      <w:proofErr w:type="spellEnd"/>
      <w:r w:rsidR="005D1C90" w:rsidRPr="002E2661">
        <w:t>.</w:t>
      </w:r>
    </w:p>
    <w:p w14:paraId="7FDFA561" w14:textId="77777777" w:rsidR="000858A8" w:rsidRPr="002E2661" w:rsidRDefault="000858A8" w:rsidP="00B7063E">
      <w:pPr>
        <w:pStyle w:val="6"/>
        <w:tabs>
          <w:tab w:val="clear" w:pos="2410"/>
        </w:tabs>
        <w:ind w:hanging="1866"/>
      </w:pPr>
      <w:r w:rsidRPr="002E2661">
        <w:t>Настройка сторожевого таймера</w:t>
      </w:r>
    </w:p>
    <w:p w14:paraId="41D879C4" w14:textId="77777777" w:rsidR="00CB2553" w:rsidRPr="002E2661" w:rsidRDefault="00CB2553" w:rsidP="001734E3">
      <w:pPr>
        <w:pStyle w:val="affffa"/>
      </w:pPr>
      <w:r w:rsidRPr="002E2661">
        <w:t xml:space="preserve">Сторожевой таймер предназначен для сброса процессора при обнаружении неправильной работы программы. Период срабатывания сторожевого таймера определяется двумя делителями – </w:t>
      </w:r>
      <w:proofErr w:type="spellStart"/>
      <w:r w:rsidRPr="002E2661">
        <w:t>пре</w:t>
      </w:r>
      <w:r w:rsidR="000B0F64" w:rsidRPr="002E2661">
        <w:t>дделителем</w:t>
      </w:r>
      <w:proofErr w:type="spellEnd"/>
      <w:r w:rsidRPr="002E2661">
        <w:t xml:space="preserve"> (WDTPRE) и </w:t>
      </w:r>
      <w:proofErr w:type="spellStart"/>
      <w:r w:rsidRPr="002E2661">
        <w:t>пост</w:t>
      </w:r>
      <w:r w:rsidR="000B0F64" w:rsidRPr="002E2661">
        <w:t>делителем</w:t>
      </w:r>
      <w:proofErr w:type="spellEnd"/>
      <w:r w:rsidRPr="002E2661">
        <w:t xml:space="preserve"> (WDTPOST). Значения делителей хранятся в памяти программ процессора, в конфигурационном слове FWDT, задаются на этапе программирования процессора и не могут быть изменены </w:t>
      </w:r>
      <w:proofErr w:type="spellStart"/>
      <w:r w:rsidRPr="002E2661">
        <w:t>программно</w:t>
      </w:r>
      <w:proofErr w:type="spellEnd"/>
      <w:r w:rsidRPr="002E2661">
        <w:t>.</w:t>
      </w:r>
    </w:p>
    <w:p w14:paraId="28C4340A" w14:textId="42CA95E7" w:rsidR="000858A8" w:rsidRPr="002E2661" w:rsidRDefault="006D5B93" w:rsidP="001734E3">
      <w:pPr>
        <w:pStyle w:val="affffa"/>
      </w:pPr>
      <w:r w:rsidRPr="002E2661">
        <w:t>Режим работы</w:t>
      </w:r>
      <w:r w:rsidR="000858A8" w:rsidRPr="002E2661">
        <w:t xml:space="preserve"> сторожевого таймера (</w:t>
      </w:r>
      <w:r w:rsidR="000858A8" w:rsidRPr="002E2661">
        <w:rPr>
          <w:iCs/>
        </w:rPr>
        <w:t>WDT</w:t>
      </w:r>
      <w:r w:rsidR="000858A8" w:rsidRPr="002E2661">
        <w:t xml:space="preserve">) </w:t>
      </w:r>
      <w:r w:rsidRPr="002E2661">
        <w:t xml:space="preserve">при запуске процессора </w:t>
      </w:r>
      <w:r w:rsidR="000858A8" w:rsidRPr="002E2661">
        <w:t xml:space="preserve">определяются регистром конфигурации </w:t>
      </w:r>
      <w:r w:rsidR="000858A8" w:rsidRPr="002E2661">
        <w:rPr>
          <w:iCs/>
        </w:rPr>
        <w:t>FWDT</w:t>
      </w:r>
      <w:r w:rsidR="00B50F6E" w:rsidRPr="002E2661">
        <w:rPr>
          <w:iCs/>
        </w:rPr>
        <w:t xml:space="preserve"> (см.</w:t>
      </w:r>
      <w:r w:rsidR="00B413D5" w:rsidRPr="002E2661">
        <w:rPr>
          <w:iCs/>
        </w:rPr>
        <w:t> </w:t>
      </w:r>
      <w:r w:rsidR="007D6C1D" w:rsidRPr="002E2661">
        <w:rPr>
          <w:iCs/>
        </w:rPr>
        <w:t>т</w:t>
      </w:r>
      <w:r w:rsidR="00B50F6E" w:rsidRPr="002E2661">
        <w:rPr>
          <w:iCs/>
        </w:rPr>
        <w:t>аблицу</w:t>
      </w:r>
      <w:r w:rsidR="00B413D5" w:rsidRPr="002E2661">
        <w:rPr>
          <w:iCs/>
        </w:rPr>
        <w:t> </w:t>
      </w:r>
      <w:r w:rsidR="0019465E" w:rsidRPr="002E2661">
        <w:rPr>
          <w:iCs/>
        </w:rPr>
        <w:fldChar w:fldCharType="begin"/>
      </w:r>
      <w:r w:rsidR="00B413D5" w:rsidRPr="002E2661">
        <w:rPr>
          <w:iCs/>
        </w:rPr>
        <w:instrText xml:space="preserve"> REF _Ref45794812 \h </w:instrText>
      </w:r>
      <w:r w:rsidR="0019465E" w:rsidRPr="002E2661">
        <w:rPr>
          <w:iCs/>
        </w:rPr>
      </w:r>
      <w:r w:rsidR="0019465E" w:rsidRPr="002E2661">
        <w:rPr>
          <w:iCs/>
        </w:rPr>
        <w:fldChar w:fldCharType="separate"/>
      </w:r>
      <w:r w:rsidR="001432BC">
        <w:rPr>
          <w:noProof/>
        </w:rPr>
        <w:t>3</w:t>
      </w:r>
      <w:r w:rsidR="0019465E" w:rsidRPr="002E2661">
        <w:rPr>
          <w:iCs/>
        </w:rPr>
        <w:fldChar w:fldCharType="end"/>
      </w:r>
      <w:r w:rsidR="00B50F6E" w:rsidRPr="002E2661">
        <w:rPr>
          <w:iCs/>
        </w:rPr>
        <w:t>)</w:t>
      </w:r>
      <w:r w:rsidR="000858A8" w:rsidRPr="002E2661">
        <w:rPr>
          <w:iCs/>
        </w:rPr>
        <w:t>.</w:t>
      </w:r>
    </w:p>
    <w:p w14:paraId="0A0D2353" w14:textId="2E17045E" w:rsidR="001528F4" w:rsidRPr="002E2661" w:rsidRDefault="001528F4" w:rsidP="007D6C1D">
      <w:pPr>
        <w:pStyle w:val="afff8"/>
        <w:spacing w:before="0" w:line="360" w:lineRule="auto"/>
      </w:pPr>
      <w:r w:rsidRPr="002E2661">
        <w:t xml:space="preserve">Таблица </w:t>
      </w:r>
      <w:r w:rsidR="0019465E" w:rsidRPr="002E2661">
        <w:rPr>
          <w:noProof/>
        </w:rPr>
        <w:fldChar w:fldCharType="begin"/>
      </w:r>
      <w:r w:rsidR="00D713C2" w:rsidRPr="002E2661">
        <w:rPr>
          <w:noProof/>
        </w:rPr>
        <w:instrText xml:space="preserve"> SEQ Таблица \* ARABIC </w:instrText>
      </w:r>
      <w:r w:rsidR="0019465E" w:rsidRPr="002E2661">
        <w:rPr>
          <w:noProof/>
        </w:rPr>
        <w:fldChar w:fldCharType="separate"/>
      </w:r>
      <w:bookmarkStart w:id="53" w:name="_Ref45794812"/>
      <w:r w:rsidR="001432BC">
        <w:rPr>
          <w:noProof/>
        </w:rPr>
        <w:t>3</w:t>
      </w:r>
      <w:bookmarkEnd w:id="53"/>
      <w:r w:rsidR="0019465E" w:rsidRPr="002E2661">
        <w:rPr>
          <w:noProof/>
        </w:rPr>
        <w:fldChar w:fldCharType="end"/>
      </w:r>
      <w:r w:rsidRPr="002E2661">
        <w:t xml:space="preserve"> – Регистр конфигурации сторожевого таймера </w:t>
      </w:r>
      <w:r w:rsidRPr="002E2661">
        <w:rPr>
          <w:i/>
          <w:iCs/>
        </w:rPr>
        <w:t>FWD</w:t>
      </w:r>
    </w:p>
    <w:tbl>
      <w:tblPr>
        <w:tblStyle w:val="aff2"/>
        <w:tblW w:w="10031" w:type="dxa"/>
        <w:tblLook w:val="04A0" w:firstRow="1" w:lastRow="0" w:firstColumn="1" w:lastColumn="0" w:noHBand="0" w:noVBand="1"/>
      </w:tblPr>
      <w:tblGrid>
        <w:gridCol w:w="1297"/>
        <w:gridCol w:w="1226"/>
        <w:gridCol w:w="3797"/>
        <w:gridCol w:w="3711"/>
      </w:tblGrid>
      <w:tr w:rsidR="00B50F6E" w:rsidRPr="002E2661" w14:paraId="329783AD" w14:textId="77777777" w:rsidTr="00BA21E8">
        <w:trPr>
          <w:trHeight w:val="454"/>
        </w:trPr>
        <w:tc>
          <w:tcPr>
            <w:tcW w:w="1270" w:type="dxa"/>
            <w:vAlign w:val="center"/>
          </w:tcPr>
          <w:p w14:paraId="3510E9C4" w14:textId="77777777" w:rsidR="00B50F6E" w:rsidRPr="002E2661" w:rsidRDefault="00B50F6E" w:rsidP="00B50F6E">
            <w:pPr>
              <w:pStyle w:val="affffa"/>
              <w:ind w:firstLine="0"/>
              <w:jc w:val="center"/>
              <w:rPr>
                <w:b/>
                <w:bCs/>
                <w:sz w:val="24"/>
                <w:szCs w:val="24"/>
              </w:rPr>
            </w:pPr>
            <w:r w:rsidRPr="002E2661">
              <w:rPr>
                <w:b/>
                <w:bCs/>
                <w:sz w:val="24"/>
                <w:szCs w:val="24"/>
              </w:rPr>
              <w:t>Поле</w:t>
            </w:r>
          </w:p>
        </w:tc>
        <w:tc>
          <w:tcPr>
            <w:tcW w:w="1205" w:type="dxa"/>
            <w:vAlign w:val="center"/>
          </w:tcPr>
          <w:p w14:paraId="64E4CA09" w14:textId="77777777" w:rsidR="00B50F6E" w:rsidRPr="002E2661" w:rsidRDefault="00B50F6E" w:rsidP="00B50F6E">
            <w:pPr>
              <w:pStyle w:val="affffa"/>
              <w:ind w:firstLine="0"/>
              <w:jc w:val="center"/>
              <w:rPr>
                <w:b/>
                <w:bCs/>
                <w:sz w:val="24"/>
                <w:szCs w:val="24"/>
              </w:rPr>
            </w:pPr>
            <w:r w:rsidRPr="002E2661">
              <w:rPr>
                <w:b/>
                <w:bCs/>
                <w:sz w:val="24"/>
                <w:szCs w:val="24"/>
              </w:rPr>
              <w:t>Значение</w:t>
            </w:r>
          </w:p>
        </w:tc>
        <w:tc>
          <w:tcPr>
            <w:tcW w:w="3825" w:type="dxa"/>
            <w:vAlign w:val="center"/>
          </w:tcPr>
          <w:p w14:paraId="3827A033" w14:textId="77777777" w:rsidR="00B50F6E" w:rsidRPr="002E2661" w:rsidRDefault="00B50F6E" w:rsidP="00B50F6E">
            <w:pPr>
              <w:pStyle w:val="affffa"/>
              <w:ind w:firstLine="0"/>
              <w:jc w:val="center"/>
              <w:rPr>
                <w:b/>
                <w:bCs/>
                <w:sz w:val="24"/>
                <w:szCs w:val="24"/>
              </w:rPr>
            </w:pPr>
            <w:r w:rsidRPr="002E2661">
              <w:rPr>
                <w:b/>
                <w:bCs/>
                <w:sz w:val="24"/>
                <w:szCs w:val="24"/>
              </w:rPr>
              <w:t>Тип</w:t>
            </w:r>
          </w:p>
        </w:tc>
        <w:tc>
          <w:tcPr>
            <w:tcW w:w="3731" w:type="dxa"/>
            <w:vAlign w:val="center"/>
          </w:tcPr>
          <w:p w14:paraId="633991B4" w14:textId="77777777" w:rsidR="00B50F6E" w:rsidRPr="002E2661" w:rsidRDefault="00B50F6E" w:rsidP="00B50F6E">
            <w:pPr>
              <w:pStyle w:val="affffa"/>
              <w:ind w:firstLine="0"/>
              <w:jc w:val="center"/>
              <w:rPr>
                <w:b/>
                <w:bCs/>
                <w:sz w:val="24"/>
                <w:szCs w:val="24"/>
              </w:rPr>
            </w:pPr>
            <w:r w:rsidRPr="002E2661">
              <w:rPr>
                <w:b/>
                <w:bCs/>
                <w:sz w:val="24"/>
                <w:szCs w:val="24"/>
              </w:rPr>
              <w:t>Установка</w:t>
            </w:r>
          </w:p>
        </w:tc>
      </w:tr>
      <w:tr w:rsidR="00B50F6E" w:rsidRPr="002E2661" w14:paraId="09896F37" w14:textId="77777777" w:rsidTr="00BA21E8">
        <w:trPr>
          <w:trHeight w:val="454"/>
        </w:trPr>
        <w:tc>
          <w:tcPr>
            <w:tcW w:w="1270" w:type="dxa"/>
            <w:vAlign w:val="center"/>
          </w:tcPr>
          <w:p w14:paraId="79A36327" w14:textId="77777777" w:rsidR="00B50F6E" w:rsidRPr="002E2661" w:rsidRDefault="00B50F6E" w:rsidP="00B50F6E">
            <w:pPr>
              <w:pStyle w:val="affffa"/>
              <w:spacing w:line="276" w:lineRule="auto"/>
              <w:ind w:firstLine="0"/>
              <w:rPr>
                <w:i/>
                <w:iCs/>
                <w:sz w:val="24"/>
                <w:szCs w:val="24"/>
              </w:rPr>
            </w:pPr>
            <w:r w:rsidRPr="002E2661">
              <w:rPr>
                <w:i/>
                <w:iCs/>
                <w:sz w:val="24"/>
                <w:szCs w:val="24"/>
              </w:rPr>
              <w:t>WDTPRE</w:t>
            </w:r>
          </w:p>
        </w:tc>
        <w:tc>
          <w:tcPr>
            <w:tcW w:w="1205" w:type="dxa"/>
            <w:vAlign w:val="center"/>
          </w:tcPr>
          <w:p w14:paraId="0C1FD12C" w14:textId="77777777" w:rsidR="00B50F6E" w:rsidRPr="002E2661" w:rsidRDefault="00B50F6E" w:rsidP="00B50F6E">
            <w:pPr>
              <w:pStyle w:val="affffa"/>
              <w:spacing w:line="276" w:lineRule="auto"/>
              <w:ind w:firstLine="0"/>
              <w:rPr>
                <w:i/>
                <w:iCs/>
                <w:sz w:val="24"/>
                <w:szCs w:val="24"/>
              </w:rPr>
            </w:pPr>
            <w:r w:rsidRPr="002E2661">
              <w:rPr>
                <w:i/>
                <w:iCs/>
                <w:sz w:val="24"/>
                <w:szCs w:val="24"/>
              </w:rPr>
              <w:t>PR32</w:t>
            </w:r>
          </w:p>
        </w:tc>
        <w:tc>
          <w:tcPr>
            <w:tcW w:w="3825" w:type="dxa"/>
            <w:vAlign w:val="center"/>
          </w:tcPr>
          <w:p w14:paraId="3BA83E28" w14:textId="77777777" w:rsidR="00B50F6E" w:rsidRPr="002E2661" w:rsidRDefault="006D5B93" w:rsidP="00B50F6E">
            <w:pPr>
              <w:pStyle w:val="affffa"/>
              <w:spacing w:line="276" w:lineRule="auto"/>
              <w:ind w:firstLine="0"/>
              <w:rPr>
                <w:sz w:val="24"/>
                <w:szCs w:val="24"/>
              </w:rPr>
            </w:pPr>
            <w:proofErr w:type="spellStart"/>
            <w:r w:rsidRPr="002E2661">
              <w:rPr>
                <w:sz w:val="24"/>
                <w:szCs w:val="24"/>
              </w:rPr>
              <w:t>Watchdog</w:t>
            </w:r>
            <w:proofErr w:type="spellEnd"/>
            <w:r w:rsidRPr="002E2661">
              <w:rPr>
                <w:sz w:val="24"/>
                <w:szCs w:val="24"/>
              </w:rPr>
              <w:t xml:space="preserve"> </w:t>
            </w:r>
            <w:proofErr w:type="spellStart"/>
            <w:r w:rsidRPr="002E2661">
              <w:rPr>
                <w:sz w:val="24"/>
                <w:szCs w:val="24"/>
              </w:rPr>
              <w:t>timer</w:t>
            </w:r>
            <w:proofErr w:type="spellEnd"/>
            <w:r w:rsidRPr="002E2661">
              <w:rPr>
                <w:sz w:val="24"/>
                <w:szCs w:val="24"/>
              </w:rPr>
              <w:t xml:space="preserve"> </w:t>
            </w:r>
            <w:proofErr w:type="spellStart"/>
            <w:r w:rsidRPr="002E2661">
              <w:rPr>
                <w:sz w:val="24"/>
                <w:szCs w:val="24"/>
              </w:rPr>
              <w:t>prescaler</w:t>
            </w:r>
            <w:proofErr w:type="spellEnd"/>
            <w:r w:rsidRPr="002E2661">
              <w:rPr>
                <w:sz w:val="24"/>
                <w:szCs w:val="24"/>
              </w:rPr>
              <w:t xml:space="preserve"> </w:t>
            </w:r>
            <w:proofErr w:type="spellStart"/>
            <w:r w:rsidRPr="002E2661">
              <w:rPr>
                <w:sz w:val="24"/>
                <w:szCs w:val="24"/>
              </w:rPr>
              <w:t>bit</w:t>
            </w:r>
            <w:proofErr w:type="spellEnd"/>
          </w:p>
        </w:tc>
        <w:tc>
          <w:tcPr>
            <w:tcW w:w="3731" w:type="dxa"/>
            <w:vAlign w:val="center"/>
          </w:tcPr>
          <w:p w14:paraId="40654EB6" w14:textId="77777777" w:rsidR="00B50F6E" w:rsidRPr="002E2661" w:rsidRDefault="006D5B93" w:rsidP="00B50F6E">
            <w:pPr>
              <w:pStyle w:val="affffa"/>
              <w:spacing w:line="276" w:lineRule="auto"/>
              <w:ind w:firstLine="0"/>
              <w:rPr>
                <w:sz w:val="24"/>
                <w:szCs w:val="24"/>
              </w:rPr>
            </w:pPr>
            <w:r w:rsidRPr="002E2661">
              <w:rPr>
                <w:sz w:val="24"/>
                <w:szCs w:val="24"/>
              </w:rPr>
              <w:t>1:32</w:t>
            </w:r>
          </w:p>
        </w:tc>
      </w:tr>
      <w:tr w:rsidR="00B50F6E" w:rsidRPr="002E2661" w14:paraId="0016F949" w14:textId="77777777" w:rsidTr="00BA21E8">
        <w:trPr>
          <w:trHeight w:val="454"/>
        </w:trPr>
        <w:tc>
          <w:tcPr>
            <w:tcW w:w="1270" w:type="dxa"/>
            <w:vAlign w:val="center"/>
          </w:tcPr>
          <w:p w14:paraId="787C5550" w14:textId="77777777" w:rsidR="00B50F6E" w:rsidRPr="002E2661" w:rsidRDefault="00B50F6E" w:rsidP="00B50F6E">
            <w:pPr>
              <w:pStyle w:val="affffa"/>
              <w:spacing w:line="276" w:lineRule="auto"/>
              <w:ind w:firstLine="0"/>
              <w:rPr>
                <w:i/>
                <w:iCs/>
                <w:sz w:val="24"/>
                <w:szCs w:val="24"/>
              </w:rPr>
            </w:pPr>
            <w:r w:rsidRPr="002E2661">
              <w:rPr>
                <w:i/>
                <w:iCs/>
                <w:sz w:val="24"/>
                <w:szCs w:val="24"/>
              </w:rPr>
              <w:t>WDTPOST</w:t>
            </w:r>
          </w:p>
        </w:tc>
        <w:tc>
          <w:tcPr>
            <w:tcW w:w="1205" w:type="dxa"/>
            <w:vAlign w:val="center"/>
          </w:tcPr>
          <w:p w14:paraId="54E1D114" w14:textId="77777777" w:rsidR="00B50F6E" w:rsidRPr="002E2661" w:rsidRDefault="006742C3" w:rsidP="00B50F6E">
            <w:pPr>
              <w:pStyle w:val="affffa"/>
              <w:spacing w:line="276" w:lineRule="auto"/>
              <w:ind w:firstLine="0"/>
              <w:rPr>
                <w:i/>
                <w:iCs/>
                <w:sz w:val="24"/>
                <w:szCs w:val="24"/>
              </w:rPr>
            </w:pPr>
            <w:r w:rsidRPr="002E2661">
              <w:rPr>
                <w:i/>
                <w:iCs/>
                <w:sz w:val="24"/>
                <w:szCs w:val="24"/>
              </w:rPr>
              <w:t>PR1024</w:t>
            </w:r>
          </w:p>
        </w:tc>
        <w:tc>
          <w:tcPr>
            <w:tcW w:w="3825" w:type="dxa"/>
            <w:vAlign w:val="center"/>
          </w:tcPr>
          <w:p w14:paraId="761EBF35" w14:textId="77777777" w:rsidR="00B50F6E" w:rsidRPr="002E2661" w:rsidRDefault="006D5B93" w:rsidP="00B50F6E">
            <w:pPr>
              <w:pStyle w:val="affffa"/>
              <w:spacing w:line="276" w:lineRule="auto"/>
              <w:ind w:firstLine="0"/>
              <w:rPr>
                <w:sz w:val="24"/>
                <w:szCs w:val="24"/>
              </w:rPr>
            </w:pPr>
            <w:proofErr w:type="spellStart"/>
            <w:r w:rsidRPr="002E2661">
              <w:rPr>
                <w:sz w:val="24"/>
                <w:szCs w:val="24"/>
              </w:rPr>
              <w:t>Watchdog</w:t>
            </w:r>
            <w:proofErr w:type="spellEnd"/>
            <w:r w:rsidRPr="002E2661">
              <w:rPr>
                <w:sz w:val="24"/>
                <w:szCs w:val="24"/>
              </w:rPr>
              <w:t xml:space="preserve"> </w:t>
            </w:r>
            <w:proofErr w:type="spellStart"/>
            <w:r w:rsidRPr="002E2661">
              <w:rPr>
                <w:sz w:val="24"/>
                <w:szCs w:val="24"/>
              </w:rPr>
              <w:t>timer</w:t>
            </w:r>
            <w:proofErr w:type="spellEnd"/>
            <w:r w:rsidRPr="002E2661">
              <w:rPr>
                <w:sz w:val="24"/>
                <w:szCs w:val="24"/>
              </w:rPr>
              <w:t xml:space="preserve"> </w:t>
            </w:r>
            <w:proofErr w:type="spellStart"/>
            <w:r w:rsidRPr="002E2661">
              <w:rPr>
                <w:sz w:val="24"/>
                <w:szCs w:val="24"/>
              </w:rPr>
              <w:t>postscaler</w:t>
            </w:r>
            <w:proofErr w:type="spellEnd"/>
            <w:r w:rsidRPr="002E2661">
              <w:rPr>
                <w:sz w:val="24"/>
                <w:szCs w:val="24"/>
              </w:rPr>
              <w:t xml:space="preserve"> </w:t>
            </w:r>
            <w:proofErr w:type="spellStart"/>
            <w:r w:rsidRPr="002E2661">
              <w:rPr>
                <w:sz w:val="24"/>
                <w:szCs w:val="24"/>
              </w:rPr>
              <w:t>bit</w:t>
            </w:r>
            <w:proofErr w:type="spellEnd"/>
          </w:p>
        </w:tc>
        <w:tc>
          <w:tcPr>
            <w:tcW w:w="3731" w:type="dxa"/>
            <w:vAlign w:val="center"/>
          </w:tcPr>
          <w:p w14:paraId="149A5762" w14:textId="77777777" w:rsidR="00B50F6E" w:rsidRPr="002E2661" w:rsidRDefault="006D5B93" w:rsidP="00B50F6E">
            <w:pPr>
              <w:pStyle w:val="affffa"/>
              <w:spacing w:line="276" w:lineRule="auto"/>
              <w:ind w:firstLine="0"/>
              <w:rPr>
                <w:sz w:val="24"/>
                <w:szCs w:val="24"/>
              </w:rPr>
            </w:pPr>
            <w:r w:rsidRPr="002E2661">
              <w:rPr>
                <w:sz w:val="24"/>
                <w:szCs w:val="24"/>
              </w:rPr>
              <w:t>1:1024</w:t>
            </w:r>
          </w:p>
        </w:tc>
      </w:tr>
      <w:tr w:rsidR="00B50F6E" w:rsidRPr="007C5F6A" w14:paraId="02E34E1E" w14:textId="77777777" w:rsidTr="00BA21E8">
        <w:trPr>
          <w:trHeight w:val="454"/>
        </w:trPr>
        <w:tc>
          <w:tcPr>
            <w:tcW w:w="1270" w:type="dxa"/>
          </w:tcPr>
          <w:p w14:paraId="0C661F38" w14:textId="77777777" w:rsidR="00B50F6E" w:rsidRPr="002E2661" w:rsidRDefault="00B50F6E" w:rsidP="00B50F6E">
            <w:pPr>
              <w:pStyle w:val="affffa"/>
              <w:spacing w:line="276" w:lineRule="auto"/>
              <w:ind w:firstLine="0"/>
              <w:rPr>
                <w:i/>
                <w:iCs/>
                <w:sz w:val="24"/>
                <w:szCs w:val="24"/>
              </w:rPr>
            </w:pPr>
            <w:r w:rsidRPr="002E2661">
              <w:rPr>
                <w:i/>
                <w:iCs/>
                <w:sz w:val="24"/>
                <w:szCs w:val="24"/>
              </w:rPr>
              <w:t>WINDIS</w:t>
            </w:r>
          </w:p>
        </w:tc>
        <w:tc>
          <w:tcPr>
            <w:tcW w:w="1205" w:type="dxa"/>
          </w:tcPr>
          <w:p w14:paraId="44C85593" w14:textId="77777777" w:rsidR="00B50F6E" w:rsidRPr="002E2661" w:rsidRDefault="00B50F6E" w:rsidP="00B50F6E">
            <w:pPr>
              <w:pStyle w:val="affffa"/>
              <w:spacing w:line="276" w:lineRule="auto"/>
              <w:ind w:firstLine="0"/>
              <w:rPr>
                <w:i/>
                <w:iCs/>
                <w:sz w:val="24"/>
                <w:szCs w:val="24"/>
              </w:rPr>
            </w:pPr>
            <w:proofErr w:type="spellStart"/>
            <w:r w:rsidRPr="002E2661">
              <w:rPr>
                <w:i/>
                <w:iCs/>
                <w:sz w:val="24"/>
                <w:szCs w:val="24"/>
              </w:rPr>
              <w:t>Off</w:t>
            </w:r>
            <w:proofErr w:type="spellEnd"/>
          </w:p>
        </w:tc>
        <w:tc>
          <w:tcPr>
            <w:tcW w:w="3825" w:type="dxa"/>
          </w:tcPr>
          <w:p w14:paraId="5487D2AB" w14:textId="77777777" w:rsidR="00B50F6E" w:rsidRPr="00636E7E" w:rsidRDefault="006D5B93" w:rsidP="00B50F6E">
            <w:pPr>
              <w:pStyle w:val="affffa"/>
              <w:spacing w:line="276" w:lineRule="auto"/>
              <w:ind w:firstLine="0"/>
              <w:rPr>
                <w:sz w:val="24"/>
                <w:szCs w:val="24"/>
                <w:lang w:val="en-US"/>
              </w:rPr>
            </w:pPr>
            <w:r w:rsidRPr="00636E7E">
              <w:rPr>
                <w:sz w:val="24"/>
                <w:szCs w:val="24"/>
                <w:lang w:val="en-US"/>
              </w:rPr>
              <w:t>Watchdog timer Window enable bit</w:t>
            </w:r>
          </w:p>
        </w:tc>
        <w:tc>
          <w:tcPr>
            <w:tcW w:w="3731" w:type="dxa"/>
          </w:tcPr>
          <w:p w14:paraId="79A9D1D2" w14:textId="77777777" w:rsidR="00B50F6E" w:rsidRPr="00636E7E" w:rsidRDefault="006D5B93" w:rsidP="00B50F6E">
            <w:pPr>
              <w:pStyle w:val="affffa"/>
              <w:spacing w:line="276" w:lineRule="auto"/>
              <w:ind w:firstLine="0"/>
              <w:rPr>
                <w:sz w:val="24"/>
                <w:szCs w:val="24"/>
                <w:lang w:val="en-US"/>
              </w:rPr>
            </w:pPr>
            <w:r w:rsidRPr="00636E7E">
              <w:rPr>
                <w:sz w:val="24"/>
                <w:szCs w:val="24"/>
                <w:lang w:val="en-US"/>
              </w:rPr>
              <w:t>Watchdog timer in Non-Window mode</w:t>
            </w:r>
          </w:p>
        </w:tc>
      </w:tr>
      <w:tr w:rsidR="00B50F6E" w:rsidRPr="007C5F6A" w14:paraId="0A7DBBA6" w14:textId="77777777" w:rsidTr="00BA21E8">
        <w:trPr>
          <w:trHeight w:val="454"/>
        </w:trPr>
        <w:tc>
          <w:tcPr>
            <w:tcW w:w="1270" w:type="dxa"/>
          </w:tcPr>
          <w:p w14:paraId="65388CDE" w14:textId="77777777" w:rsidR="00B50F6E" w:rsidRPr="002E2661" w:rsidRDefault="00B50F6E" w:rsidP="00B50F6E">
            <w:pPr>
              <w:pStyle w:val="affffa"/>
              <w:spacing w:line="276" w:lineRule="auto"/>
              <w:ind w:firstLine="0"/>
              <w:rPr>
                <w:i/>
                <w:iCs/>
                <w:sz w:val="24"/>
                <w:szCs w:val="24"/>
              </w:rPr>
            </w:pPr>
            <w:r w:rsidRPr="002E2661">
              <w:rPr>
                <w:i/>
                <w:iCs/>
                <w:sz w:val="24"/>
                <w:szCs w:val="24"/>
              </w:rPr>
              <w:t>FWDTEN</w:t>
            </w:r>
          </w:p>
        </w:tc>
        <w:tc>
          <w:tcPr>
            <w:tcW w:w="1205" w:type="dxa"/>
          </w:tcPr>
          <w:p w14:paraId="458114CA" w14:textId="77777777" w:rsidR="00B50F6E" w:rsidRPr="002E2661" w:rsidRDefault="00B50F6E" w:rsidP="00B50F6E">
            <w:pPr>
              <w:pStyle w:val="affffa"/>
              <w:spacing w:line="276" w:lineRule="auto"/>
              <w:ind w:firstLine="0"/>
              <w:rPr>
                <w:i/>
                <w:iCs/>
                <w:sz w:val="24"/>
                <w:szCs w:val="24"/>
              </w:rPr>
            </w:pPr>
            <w:proofErr w:type="spellStart"/>
            <w:r w:rsidRPr="002E2661">
              <w:rPr>
                <w:i/>
                <w:iCs/>
                <w:sz w:val="24"/>
                <w:szCs w:val="24"/>
              </w:rPr>
              <w:t>Off</w:t>
            </w:r>
            <w:proofErr w:type="spellEnd"/>
          </w:p>
        </w:tc>
        <w:tc>
          <w:tcPr>
            <w:tcW w:w="3825" w:type="dxa"/>
          </w:tcPr>
          <w:p w14:paraId="040768B2" w14:textId="77777777" w:rsidR="00B50F6E" w:rsidRPr="002E2661" w:rsidRDefault="006D5B93" w:rsidP="00B50F6E">
            <w:pPr>
              <w:pStyle w:val="affffa"/>
              <w:spacing w:line="276" w:lineRule="auto"/>
              <w:ind w:firstLine="0"/>
              <w:rPr>
                <w:sz w:val="24"/>
                <w:szCs w:val="24"/>
              </w:rPr>
            </w:pPr>
            <w:proofErr w:type="spellStart"/>
            <w:r w:rsidRPr="002E2661">
              <w:rPr>
                <w:sz w:val="24"/>
                <w:szCs w:val="24"/>
              </w:rPr>
              <w:t>Watchdog</w:t>
            </w:r>
            <w:proofErr w:type="spellEnd"/>
            <w:r w:rsidRPr="002E2661">
              <w:rPr>
                <w:sz w:val="24"/>
                <w:szCs w:val="24"/>
              </w:rPr>
              <w:t xml:space="preserve"> </w:t>
            </w:r>
            <w:proofErr w:type="spellStart"/>
            <w:r w:rsidRPr="002E2661">
              <w:rPr>
                <w:sz w:val="24"/>
                <w:szCs w:val="24"/>
              </w:rPr>
              <w:t>timer</w:t>
            </w:r>
            <w:proofErr w:type="spellEnd"/>
            <w:r w:rsidRPr="002E2661">
              <w:rPr>
                <w:sz w:val="24"/>
                <w:szCs w:val="24"/>
              </w:rPr>
              <w:t xml:space="preserve"> </w:t>
            </w:r>
            <w:proofErr w:type="spellStart"/>
            <w:r w:rsidRPr="002E2661">
              <w:rPr>
                <w:sz w:val="24"/>
                <w:szCs w:val="24"/>
              </w:rPr>
              <w:t>Enable</w:t>
            </w:r>
            <w:proofErr w:type="spellEnd"/>
            <w:r w:rsidRPr="002E2661">
              <w:rPr>
                <w:sz w:val="24"/>
                <w:szCs w:val="24"/>
              </w:rPr>
              <w:t xml:space="preserve"> </w:t>
            </w:r>
            <w:proofErr w:type="spellStart"/>
            <w:r w:rsidRPr="002E2661">
              <w:rPr>
                <w:sz w:val="24"/>
                <w:szCs w:val="24"/>
              </w:rPr>
              <w:t>bit</w:t>
            </w:r>
            <w:proofErr w:type="spellEnd"/>
          </w:p>
        </w:tc>
        <w:tc>
          <w:tcPr>
            <w:tcW w:w="3731" w:type="dxa"/>
          </w:tcPr>
          <w:p w14:paraId="2B4829F1" w14:textId="77777777" w:rsidR="00B50F6E" w:rsidRPr="00636E7E" w:rsidRDefault="006D5B93" w:rsidP="00B50F6E">
            <w:pPr>
              <w:pStyle w:val="affffa"/>
              <w:spacing w:line="276" w:lineRule="auto"/>
              <w:ind w:firstLine="0"/>
              <w:rPr>
                <w:sz w:val="24"/>
                <w:szCs w:val="24"/>
                <w:lang w:val="en-US"/>
              </w:rPr>
            </w:pPr>
            <w:r w:rsidRPr="00636E7E">
              <w:rPr>
                <w:sz w:val="24"/>
                <w:szCs w:val="24"/>
                <w:lang w:val="en-US"/>
              </w:rPr>
              <w:t>Watchdog timer enabled/disabled by user software</w:t>
            </w:r>
          </w:p>
        </w:tc>
      </w:tr>
    </w:tbl>
    <w:p w14:paraId="14949285" w14:textId="673DDBE1" w:rsidR="008B6078" w:rsidRPr="002E2661" w:rsidRDefault="000B0F64" w:rsidP="00BA21E8">
      <w:pPr>
        <w:pStyle w:val="affffa"/>
        <w:spacing w:before="360" w:after="360"/>
      </w:pPr>
      <w:r w:rsidRPr="002E2661">
        <w:t>Из таблицы</w:t>
      </w:r>
      <w:r w:rsidR="00AE423F" w:rsidRPr="002E2661">
        <w:t> </w:t>
      </w:r>
      <w:r w:rsidR="0019465E" w:rsidRPr="002E2661">
        <w:fldChar w:fldCharType="begin"/>
      </w:r>
      <w:r w:rsidR="00AE423F" w:rsidRPr="002E2661">
        <w:instrText xml:space="preserve"> REF _Ref45794812 \h </w:instrText>
      </w:r>
      <w:r w:rsidR="0019465E" w:rsidRPr="002E2661">
        <w:fldChar w:fldCharType="separate"/>
      </w:r>
      <w:r w:rsidR="001432BC">
        <w:rPr>
          <w:noProof/>
        </w:rPr>
        <w:t>3</w:t>
      </w:r>
      <w:r w:rsidR="0019465E" w:rsidRPr="002E2661">
        <w:fldChar w:fldCharType="end"/>
      </w:r>
      <w:r w:rsidR="00AE423F" w:rsidRPr="002E2661">
        <w:t xml:space="preserve"> </w:t>
      </w:r>
      <w:r w:rsidRPr="002E2661">
        <w:t xml:space="preserve">видно, что значение </w:t>
      </w:r>
      <w:proofErr w:type="spellStart"/>
      <w:r w:rsidRPr="002E2661">
        <w:t>предделителя</w:t>
      </w:r>
      <w:proofErr w:type="spellEnd"/>
      <w:r w:rsidRPr="002E2661">
        <w:t xml:space="preserve"> WDTPRE установлено 32, </w:t>
      </w:r>
      <w:proofErr w:type="spellStart"/>
      <w:r w:rsidRPr="002E2661">
        <w:t>постделителя</w:t>
      </w:r>
      <w:proofErr w:type="spellEnd"/>
      <w:r w:rsidRPr="002E2661">
        <w:t xml:space="preserve"> WDTPOST установлено 1024. </w:t>
      </w:r>
      <w:r w:rsidR="008B6078" w:rsidRPr="002E2661">
        <w:t>Время срабатывания сторожевого таймера определяется выражением</w:t>
      </w:r>
      <w:r w:rsidR="00BA21E8" w:rsidRPr="002E2661">
        <w:t xml:space="preserve"> </w:t>
      </w:r>
      <w:r w:rsidR="006639E0" w:rsidRPr="002E2661">
        <w:fldChar w:fldCharType="begin"/>
      </w:r>
      <w:r w:rsidR="006639E0" w:rsidRPr="002E2661">
        <w:instrText xml:space="preserve"> REF _Ref47450158 \h  \* MERGEFORMAT </w:instrText>
      </w:r>
      <w:r w:rsidR="006639E0" w:rsidRPr="002E2661">
        <w:fldChar w:fldCharType="separate"/>
      </w:r>
      <w:r w:rsidR="001432BC" w:rsidRPr="001432BC">
        <w:t xml:space="preserve">  </w:t>
      </w:r>
      <w:r w:rsidR="001432BC" w:rsidRPr="001432BC">
        <w:tab/>
      </w:r>
      <w:r w:rsidR="001432BC" w:rsidRPr="001432BC">
        <w:rPr>
          <w:noProof/>
        </w:rPr>
        <w:t>(</w:t>
      </w:r>
      <w:r w:rsidR="001432BC">
        <w:rPr>
          <w:b/>
          <w:noProof/>
        </w:rPr>
        <w:t>7</w:t>
      </w:r>
      <w:r w:rsidR="006639E0" w:rsidRPr="002E2661">
        <w:fldChar w:fldCharType="end"/>
      </w:r>
      <w:r w:rsidR="00D62C23" w:rsidRPr="002E2661">
        <w:t>)</w:t>
      </w:r>
      <w:r w:rsidR="008B6078" w:rsidRPr="002E2661">
        <w:t>:</w:t>
      </w:r>
    </w:p>
    <w:p w14:paraId="22C5A92C" w14:textId="1AF67F3C" w:rsidR="00BA21E8" w:rsidRPr="002E2661" w:rsidRDefault="00B33E50" w:rsidP="0081624E">
      <w:pPr>
        <w:pStyle w:val="afff4"/>
        <w:ind w:hanging="1080"/>
        <w:jc w:val="center"/>
        <w:rPr>
          <w:b w:val="0"/>
          <w:i/>
          <w:color w:val="auto"/>
          <w:sz w:val="28"/>
          <w:szCs w:val="28"/>
        </w:rPr>
      </w:pPr>
      <m:oMath>
        <m:sSub>
          <m:sSubPr>
            <m:ctrlPr>
              <w:rPr>
                <w:rFonts w:ascii="Cambria Math" w:hAnsi="Cambria Math"/>
                <w:b w:val="0"/>
                <w:i/>
                <w:color w:val="auto"/>
                <w:sz w:val="28"/>
                <w:szCs w:val="28"/>
              </w:rPr>
            </m:ctrlPr>
          </m:sSubPr>
          <m:e>
            <m:r>
              <m:rPr>
                <m:sty m:val="bi"/>
              </m:rPr>
              <w:rPr>
                <w:rFonts w:ascii="Cambria Math" w:hAnsi="Cambria Math"/>
                <w:color w:val="auto"/>
                <w:sz w:val="28"/>
                <w:szCs w:val="28"/>
              </w:rPr>
              <m:t>T</m:t>
            </m:r>
          </m:e>
          <m:sub>
            <m:r>
              <m:rPr>
                <m:sty m:val="bi"/>
              </m:rPr>
              <w:rPr>
                <w:rFonts w:ascii="Cambria Math" w:hAnsi="Cambria Math"/>
                <w:color w:val="auto"/>
                <w:sz w:val="28"/>
                <w:szCs w:val="28"/>
              </w:rPr>
              <m:t>WTO</m:t>
            </m:r>
          </m:sub>
        </m:sSub>
        <m:r>
          <m:rPr>
            <m:sty m:val="bi"/>
          </m:rPr>
          <w:rPr>
            <w:rFonts w:ascii="Cambria Math" w:hAnsi="Cambria Math"/>
            <w:color w:val="auto"/>
            <w:sz w:val="28"/>
            <w:szCs w:val="28"/>
          </w:rPr>
          <m:t>=PR</m:t>
        </m:r>
        <m:r>
          <m:rPr>
            <m:sty m:val="bi"/>
          </m:rPr>
          <w:rPr>
            <w:rFonts w:ascii="Cambria Math" w:hAnsi="Cambria Math"/>
            <w:color w:val="auto"/>
            <w:sz w:val="28"/>
            <w:szCs w:val="28"/>
          </w:rPr>
          <m:t>32×PR</m:t>
        </m:r>
        <m:r>
          <m:rPr>
            <m:sty m:val="bi"/>
          </m:rPr>
          <w:rPr>
            <w:rFonts w:ascii="Cambria Math" w:hAnsi="Cambria Math"/>
            <w:color w:val="auto"/>
            <w:sz w:val="28"/>
            <w:szCs w:val="28"/>
          </w:rPr>
          <m:t xml:space="preserve">1024× </m:t>
        </m:r>
        <m:sSub>
          <m:sSubPr>
            <m:ctrlPr>
              <w:rPr>
                <w:rFonts w:ascii="Cambria Math" w:hAnsi="Cambria Math"/>
                <w:b w:val="0"/>
                <w:i/>
                <w:color w:val="auto"/>
                <w:sz w:val="28"/>
                <w:szCs w:val="28"/>
              </w:rPr>
            </m:ctrlPr>
          </m:sSubPr>
          <m:e>
            <m:r>
              <m:rPr>
                <m:sty m:val="bi"/>
              </m:rPr>
              <w:rPr>
                <w:rFonts w:ascii="Cambria Math" w:hAnsi="Cambria Math"/>
                <w:color w:val="auto"/>
                <w:sz w:val="28"/>
                <w:szCs w:val="28"/>
              </w:rPr>
              <m:t>T</m:t>
            </m:r>
          </m:e>
          <m:sub>
            <m:r>
              <m:rPr>
                <m:sty m:val="bi"/>
              </m:rPr>
              <w:rPr>
                <w:rFonts w:ascii="Cambria Math" w:hAnsi="Cambria Math"/>
                <w:color w:val="auto"/>
                <w:sz w:val="28"/>
                <w:szCs w:val="28"/>
              </w:rPr>
              <m:t>LPRC</m:t>
            </m:r>
          </m:sub>
        </m:sSub>
        <m:r>
          <m:rPr>
            <m:sty m:val="bi"/>
          </m:rPr>
          <w:rPr>
            <w:rFonts w:ascii="Cambria Math" w:hAnsi="Cambria Math"/>
            <w:color w:val="auto"/>
            <w:sz w:val="28"/>
            <w:szCs w:val="28"/>
          </w:rPr>
          <m:t>=32×1024×</m:t>
        </m:r>
        <m:f>
          <m:fPr>
            <m:ctrlPr>
              <w:rPr>
                <w:rFonts w:ascii="Cambria Math" w:hAnsi="Cambria Math"/>
                <w:b w:val="0"/>
                <w:i/>
                <w:color w:val="auto"/>
                <w:sz w:val="28"/>
                <w:szCs w:val="28"/>
              </w:rPr>
            </m:ctrlPr>
          </m:fPr>
          <m:num>
            <m:r>
              <m:rPr>
                <m:sty m:val="bi"/>
              </m:rPr>
              <w:rPr>
                <w:rFonts w:ascii="Cambria Math" w:hAnsi="Cambria Math"/>
                <w:color w:val="auto"/>
                <w:sz w:val="28"/>
                <w:szCs w:val="28"/>
              </w:rPr>
              <m:t>1</m:t>
            </m:r>
          </m:num>
          <m:den>
            <m:r>
              <m:rPr>
                <m:sty m:val="bi"/>
              </m:rPr>
              <w:rPr>
                <w:rFonts w:ascii="Cambria Math" w:hAnsi="Cambria Math"/>
                <w:color w:val="auto"/>
                <w:sz w:val="28"/>
                <w:szCs w:val="28"/>
              </w:rPr>
              <m:t>32000</m:t>
            </m:r>
          </m:den>
        </m:f>
        <m:r>
          <m:rPr>
            <m:sty m:val="bi"/>
          </m:rPr>
          <w:rPr>
            <w:rFonts w:ascii="Cambria Math" w:hAnsi="Cambria Math"/>
            <w:color w:val="auto"/>
            <w:sz w:val="28"/>
            <w:szCs w:val="28"/>
          </w:rPr>
          <m:t>=1,024 мс</m:t>
        </m:r>
      </m:oMath>
      <w:r w:rsidR="00BA21E8" w:rsidRPr="002E2661">
        <w:rPr>
          <w:b w:val="0"/>
          <w:i/>
          <w:color w:val="auto"/>
          <w:sz w:val="28"/>
          <w:szCs w:val="28"/>
        </w:rPr>
        <w:t xml:space="preserve"> </w:t>
      </w:r>
      <w:bookmarkStart w:id="54" w:name="_Ref47450158"/>
      <w:r w:rsidR="0081624E" w:rsidRPr="002E2661">
        <w:rPr>
          <w:b w:val="0"/>
          <w:i/>
          <w:color w:val="auto"/>
          <w:sz w:val="28"/>
          <w:szCs w:val="28"/>
        </w:rPr>
        <w:t xml:space="preserve">  </w:t>
      </w:r>
      <w:r w:rsidR="00D62C23" w:rsidRPr="002E2661">
        <w:rPr>
          <w:b w:val="0"/>
          <w:i/>
          <w:color w:val="auto"/>
          <w:sz w:val="28"/>
          <w:szCs w:val="28"/>
        </w:rPr>
        <w:tab/>
      </w:r>
      <w:r w:rsidR="00BA21E8" w:rsidRPr="002E2661">
        <w:rPr>
          <w:b w:val="0"/>
          <w:color w:val="auto"/>
          <w:sz w:val="28"/>
          <w:szCs w:val="28"/>
        </w:rPr>
        <w:t>(</w:t>
      </w:r>
      <w:r w:rsidR="0019465E" w:rsidRPr="002E2661">
        <w:rPr>
          <w:b w:val="0"/>
          <w:color w:val="auto"/>
          <w:sz w:val="28"/>
          <w:szCs w:val="28"/>
        </w:rPr>
        <w:fldChar w:fldCharType="begin"/>
      </w:r>
      <w:r w:rsidR="00BA21E8"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7</w:t>
      </w:r>
      <w:r w:rsidR="0019465E" w:rsidRPr="002E2661">
        <w:rPr>
          <w:b w:val="0"/>
          <w:color w:val="auto"/>
          <w:sz w:val="28"/>
          <w:szCs w:val="28"/>
        </w:rPr>
        <w:fldChar w:fldCharType="end"/>
      </w:r>
      <w:bookmarkEnd w:id="54"/>
      <w:r w:rsidR="00BA21E8" w:rsidRPr="002E2661">
        <w:rPr>
          <w:b w:val="0"/>
          <w:color w:val="auto"/>
          <w:sz w:val="28"/>
          <w:szCs w:val="28"/>
        </w:rPr>
        <w:t>)</w:t>
      </w:r>
    </w:p>
    <w:p w14:paraId="13F7C0F3" w14:textId="77777777" w:rsidR="000B0F64" w:rsidRPr="002E2661" w:rsidRDefault="000B0F64" w:rsidP="001432BC">
      <w:pPr>
        <w:pStyle w:val="affffa"/>
        <w:keepNext w:val="0"/>
        <w:widowControl w:val="0"/>
        <w:spacing w:before="360"/>
        <w:rPr>
          <w:i/>
        </w:rPr>
      </w:pPr>
      <w:r w:rsidRPr="002E2661">
        <w:t xml:space="preserve">Режим окна, определяемый битом, WINDIS выключен. Сторожевой таймер по включению процессора выключен (бит FWDTEN установлен в состояние </w:t>
      </w:r>
      <w:proofErr w:type="spellStart"/>
      <w:r w:rsidRPr="002E2661">
        <w:t>Off</w:t>
      </w:r>
      <w:proofErr w:type="spellEnd"/>
      <w:r w:rsidRPr="002E2661">
        <w:t xml:space="preserve">). </w:t>
      </w:r>
      <w:r w:rsidRPr="002E2661">
        <w:lastRenderedPageBreak/>
        <w:t xml:space="preserve">В процессе выполнения программа включает сторожевой таймер, после чего </w:t>
      </w:r>
      <w:r w:rsidR="00B74697" w:rsidRPr="002E2661">
        <w:t>он</w:t>
      </w:r>
      <w:r w:rsidRPr="002E2661">
        <w:t xml:space="preserve"> начинает работать.</w:t>
      </w:r>
      <w:r w:rsidR="00F81C91" w:rsidRPr="002E2661">
        <w:t xml:space="preserve"> Включается сторожевой таймер макросом ENABLE_WATCHDOG. В этом макросе бит SWD</w:t>
      </w:r>
      <w:r w:rsidR="00CF7F4F" w:rsidRPr="002E2661">
        <w:t>T</w:t>
      </w:r>
      <w:r w:rsidR="00F81C91" w:rsidRPr="002E2661">
        <w:t xml:space="preserve">EN в регистре RCON устанавливается равным 1. Далее в программе сторожевой таймер нигде не выключается. В каждый миллисекундный цикл происходит сброс сторожевого таймера функцией </w:t>
      </w:r>
      <w:proofErr w:type="spellStart"/>
      <w:proofErr w:type="gramStart"/>
      <w:r w:rsidR="00F81C91" w:rsidRPr="002E2661">
        <w:rPr>
          <w:b/>
          <w:bCs/>
          <w:i/>
          <w:iCs/>
        </w:rPr>
        <w:t>ClrWdt</w:t>
      </w:r>
      <w:proofErr w:type="spellEnd"/>
      <w:r w:rsidR="00F81C91" w:rsidRPr="002E2661">
        <w:rPr>
          <w:b/>
          <w:bCs/>
          <w:i/>
          <w:iCs/>
        </w:rPr>
        <w:t>(</w:t>
      </w:r>
      <w:proofErr w:type="gramEnd"/>
      <w:r w:rsidR="00F81C91" w:rsidRPr="002E2661">
        <w:rPr>
          <w:b/>
          <w:bCs/>
          <w:i/>
          <w:iCs/>
        </w:rPr>
        <w:t>)</w:t>
      </w:r>
      <w:r w:rsidR="00F81C91" w:rsidRPr="002E2661">
        <w:t>.</w:t>
      </w:r>
    </w:p>
    <w:p w14:paraId="22B1D417" w14:textId="77777777" w:rsidR="00D42DC8" w:rsidRPr="002E2661" w:rsidRDefault="00D42DC8" w:rsidP="006C12C3">
      <w:pPr>
        <w:pStyle w:val="6"/>
        <w:ind w:left="0" w:firstLine="709"/>
      </w:pPr>
      <w:r w:rsidRPr="002E2661">
        <w:t xml:space="preserve">Настройка сброса по включению и провалу </w:t>
      </w:r>
      <w:r w:rsidR="005A149F" w:rsidRPr="002E2661">
        <w:t xml:space="preserve">напряжения </w:t>
      </w:r>
      <w:r w:rsidRPr="002E2661">
        <w:t>питания</w:t>
      </w:r>
      <w:r w:rsidR="005A149F" w:rsidRPr="002E2661">
        <w:t xml:space="preserve"> процессора</w:t>
      </w:r>
    </w:p>
    <w:p w14:paraId="0AB6CA84" w14:textId="6D456349" w:rsidR="00D42DC8" w:rsidRPr="002E2661" w:rsidRDefault="005A149F" w:rsidP="007E0C31">
      <w:pPr>
        <w:pStyle w:val="affffa"/>
      </w:pPr>
      <w:r w:rsidRPr="002E2661">
        <w:t>Процессор имеет встроенные средства контроля снижения напряжения питания</w:t>
      </w:r>
      <w:r w:rsidR="00EA61F2" w:rsidRPr="002E2661">
        <w:t xml:space="preserve"> ниже нормы</w:t>
      </w:r>
      <w:r w:rsidRPr="002E2661">
        <w:t xml:space="preserve">. Так, при снижении напряжения питания ниже нормы, </w:t>
      </w:r>
      <w:r w:rsidR="00015665" w:rsidRPr="002E2661">
        <w:t xml:space="preserve">произойдет сброс процессора. </w:t>
      </w:r>
      <w:r w:rsidR="002D3146" w:rsidRPr="002E2661">
        <w:t>Режим контроля напряжения питания включается установкой бита BOREN в регистре конфигурации FPOR</w:t>
      </w:r>
      <w:r w:rsidR="00D42DC8" w:rsidRPr="002E2661">
        <w:t>.</w:t>
      </w:r>
      <w:r w:rsidR="0019465E" w:rsidRPr="002E2661">
        <w:t xml:space="preserve"> При установке бита BOREN в состояние </w:t>
      </w:r>
      <w:proofErr w:type="spellStart"/>
      <w:r w:rsidR="0019465E" w:rsidRPr="002E2661">
        <w:t>On</w:t>
      </w:r>
      <w:proofErr w:type="spellEnd"/>
      <w:r w:rsidR="0019465E" w:rsidRPr="002E2661">
        <w:t xml:space="preserve"> разрешается контроль напряжения питания</w:t>
      </w:r>
      <w:r w:rsidR="006A59BB" w:rsidRPr="002E2661">
        <w:t>.</w:t>
      </w:r>
    </w:p>
    <w:p w14:paraId="2183EE37" w14:textId="77777777" w:rsidR="00137A95" w:rsidRPr="002E2661" w:rsidRDefault="00445C72" w:rsidP="002F6B6A">
      <w:pPr>
        <w:pStyle w:val="5"/>
      </w:pPr>
      <w:r w:rsidRPr="002E2661">
        <w:t>Реализация главного потока управления</w:t>
      </w:r>
    </w:p>
    <w:p w14:paraId="5D5679AA" w14:textId="77777777" w:rsidR="00445C72" w:rsidRPr="002E2661" w:rsidRDefault="00445C72" w:rsidP="00A237E7">
      <w:pPr>
        <w:pStyle w:val="a4"/>
      </w:pPr>
      <w:r w:rsidRPr="002E2661">
        <w:t xml:space="preserve">Основные принципы организации работы данного потока управления </w:t>
      </w:r>
      <w:r w:rsidR="00A237E7" w:rsidRPr="002E2661">
        <w:t>описаны в</w:t>
      </w:r>
      <w:r w:rsidR="00CE4F08" w:rsidRPr="002E2661">
        <w:t xml:space="preserve"> разделе</w:t>
      </w:r>
      <w:r w:rsidR="00A237E7" w:rsidRPr="002E2661">
        <w:t xml:space="preserve"> 4.2.1</w:t>
      </w:r>
      <w:r w:rsidR="00CE4F08" w:rsidRPr="002E2661">
        <w:rPr>
          <w:sz w:val="32"/>
          <w:szCs w:val="32"/>
        </w:rPr>
        <w:t xml:space="preserve"> </w:t>
      </w:r>
      <w:r w:rsidR="00CE4F08" w:rsidRPr="002E2661">
        <w:t>«Главный поток» документа «</w:t>
      </w:r>
      <w:bookmarkStart w:id="55" w:name="_Hlk47514258"/>
      <w:r w:rsidR="00CE4F08" w:rsidRPr="002E2661">
        <w:t>Объектный контроллер привода стрелки ОКПС-Е-К. Архитектура программного обеспечения ЕИУС.465275.006.100</w:t>
      </w:r>
      <w:r w:rsidR="00CE4F08" w:rsidRPr="002E2661">
        <w:noBreakHyphen/>
        <w:t>01 97 01</w:t>
      </w:r>
      <w:bookmarkEnd w:id="55"/>
      <w:r w:rsidR="00CE4F08" w:rsidRPr="002E2661">
        <w:t>»</w:t>
      </w:r>
    </w:p>
    <w:p w14:paraId="598645C0" w14:textId="77777777" w:rsidR="00445C72" w:rsidRPr="002E2661" w:rsidRDefault="00807877" w:rsidP="00A237E7">
      <w:pPr>
        <w:pStyle w:val="a4"/>
      </w:pPr>
      <w:r w:rsidRPr="002E2661">
        <w:t>ГП</w:t>
      </w:r>
      <w:r w:rsidR="00445C72" w:rsidRPr="002E2661">
        <w:t xml:space="preserve"> управления реализован в виде основной функции программы </w:t>
      </w:r>
      <w:proofErr w:type="spellStart"/>
      <w:proofErr w:type="gramStart"/>
      <w:r w:rsidR="00445C72" w:rsidRPr="002E2661">
        <w:rPr>
          <w:b/>
          <w:i/>
        </w:rPr>
        <w:t>main</w:t>
      </w:r>
      <w:proofErr w:type="spellEnd"/>
      <w:r w:rsidR="00445C72" w:rsidRPr="002E2661">
        <w:rPr>
          <w:b/>
          <w:i/>
        </w:rPr>
        <w:t>(</w:t>
      </w:r>
      <w:proofErr w:type="gramEnd"/>
      <w:r w:rsidR="00445C72" w:rsidRPr="002E2661">
        <w:rPr>
          <w:b/>
          <w:i/>
        </w:rPr>
        <w:t>)</w:t>
      </w:r>
      <w:r w:rsidR="00445C72" w:rsidRPr="002E2661">
        <w:t>, которая получает управление сразу после сброса МК.</w:t>
      </w:r>
    </w:p>
    <w:p w14:paraId="0F2EAC2C" w14:textId="77777777" w:rsidR="00445C72" w:rsidRPr="002E2661" w:rsidRDefault="00445C72" w:rsidP="00CD605C">
      <w:pPr>
        <w:pStyle w:val="affffa"/>
      </w:pPr>
      <w:r w:rsidRPr="002E2661">
        <w:t xml:space="preserve">В функции </w:t>
      </w:r>
      <w:proofErr w:type="spellStart"/>
      <w:proofErr w:type="gramStart"/>
      <w:r w:rsidRPr="002E2661">
        <w:rPr>
          <w:b/>
          <w:i/>
        </w:rPr>
        <w:t>main</w:t>
      </w:r>
      <w:proofErr w:type="spellEnd"/>
      <w:r w:rsidRPr="002E2661">
        <w:rPr>
          <w:b/>
          <w:i/>
        </w:rPr>
        <w:t>(</w:t>
      </w:r>
      <w:proofErr w:type="gramEnd"/>
      <w:r w:rsidRPr="002E2661">
        <w:rPr>
          <w:b/>
          <w:i/>
        </w:rPr>
        <w:t>)</w:t>
      </w:r>
      <w:r w:rsidRPr="002E2661">
        <w:t xml:space="preserve"> выполняются следующие действия:</w:t>
      </w:r>
    </w:p>
    <w:p w14:paraId="0C8FCA29" w14:textId="77777777" w:rsidR="00445C72" w:rsidRPr="002E2661" w:rsidRDefault="00445C72" w:rsidP="00643ABE">
      <w:pPr>
        <w:pStyle w:val="a4"/>
        <w:numPr>
          <w:ilvl w:val="0"/>
          <w:numId w:val="55"/>
        </w:numPr>
        <w:tabs>
          <w:tab w:val="left" w:pos="1134"/>
        </w:tabs>
        <w:ind w:left="0" w:firstLine="709"/>
      </w:pPr>
      <w:r w:rsidRPr="002E2661">
        <w:t xml:space="preserve">с помощью функции </w:t>
      </w:r>
      <w:proofErr w:type="spellStart"/>
      <w:r w:rsidRPr="002E2661">
        <w:rPr>
          <w:b/>
          <w:i/>
        </w:rPr>
        <w:t>checkCauseReset</w:t>
      </w:r>
      <w:r w:rsidR="002B14C9" w:rsidRPr="002E2661">
        <w:rPr>
          <w:b/>
          <w:i/>
        </w:rPr>
        <w:t>_</w:t>
      </w:r>
      <w:proofErr w:type="gramStart"/>
      <w:r w:rsidR="002B14C9" w:rsidRPr="002E2661">
        <w:rPr>
          <w:b/>
          <w:i/>
        </w:rPr>
        <w:t>run</w:t>
      </w:r>
      <w:proofErr w:type="spellEnd"/>
      <w:r w:rsidRPr="002E2661">
        <w:rPr>
          <w:b/>
          <w:i/>
        </w:rPr>
        <w:t>(</w:t>
      </w:r>
      <w:proofErr w:type="gramEnd"/>
      <w:r w:rsidRPr="002E2661">
        <w:rPr>
          <w:b/>
          <w:i/>
        </w:rPr>
        <w:t>)</w:t>
      </w:r>
      <w:r w:rsidRPr="002E2661">
        <w:t xml:space="preserve"> определяются причины сброса МК</w:t>
      </w:r>
      <w:r w:rsidR="00AE423F" w:rsidRPr="002E2661">
        <w:t>;</w:t>
      </w:r>
    </w:p>
    <w:p w14:paraId="034B46E3" w14:textId="77777777" w:rsidR="00445C72" w:rsidRPr="002E2661" w:rsidRDefault="00445C72" w:rsidP="00643ABE">
      <w:pPr>
        <w:pStyle w:val="a4"/>
        <w:numPr>
          <w:ilvl w:val="0"/>
          <w:numId w:val="55"/>
        </w:numPr>
        <w:tabs>
          <w:tab w:val="left" w:pos="1134"/>
        </w:tabs>
        <w:ind w:left="0" w:firstLine="709"/>
      </w:pPr>
      <w:r w:rsidRPr="002E2661">
        <w:t xml:space="preserve">с помощью функции </w:t>
      </w:r>
      <w:proofErr w:type="spellStart"/>
      <w:r w:rsidR="006108E1" w:rsidRPr="002E2661">
        <w:rPr>
          <w:b/>
          <w:i/>
        </w:rPr>
        <w:t>ModeProtection_</w:t>
      </w:r>
      <w:proofErr w:type="gramStart"/>
      <w:r w:rsidR="006108E1" w:rsidRPr="002E2661">
        <w:rPr>
          <w:b/>
          <w:i/>
        </w:rPr>
        <w:t>ClearPS</w:t>
      </w:r>
      <w:proofErr w:type="spellEnd"/>
      <w:r w:rsidRPr="002E2661">
        <w:rPr>
          <w:b/>
          <w:i/>
        </w:rPr>
        <w:t>(</w:t>
      </w:r>
      <w:proofErr w:type="gramEnd"/>
      <w:r w:rsidRPr="002E2661">
        <w:rPr>
          <w:b/>
          <w:i/>
        </w:rPr>
        <w:t>)</w:t>
      </w:r>
      <w:r w:rsidRPr="002E2661">
        <w:t xml:space="preserve"> выполняется процедура снятия ЗО при установленной перемычке снятия З</w:t>
      </w:r>
      <w:r w:rsidR="00CD2A2A" w:rsidRPr="002E2661">
        <w:t>С</w:t>
      </w:r>
      <w:r w:rsidRPr="002E2661">
        <w:t xml:space="preserve"> и наличии записи с кодом ЗО в</w:t>
      </w:r>
      <w:r w:rsidR="006108E1" w:rsidRPr="002E2661">
        <w:t>о внешней</w:t>
      </w:r>
      <w:r w:rsidRPr="002E2661">
        <w:t xml:space="preserve"> EEPROM. После снятия ЗО функция не передает управление, а переходит в «пустой» бесконечной цикл и находится в нем до следующего </w:t>
      </w:r>
      <w:r w:rsidR="000C6A0A" w:rsidRPr="002E2661">
        <w:t xml:space="preserve">запуска </w:t>
      </w:r>
      <w:r w:rsidR="000C6A0A" w:rsidRPr="002E2661">
        <w:lastRenderedPageBreak/>
        <w:t>прибора</w:t>
      </w:r>
      <w:r w:rsidRPr="002E2661">
        <w:t>. При отсутствии перемычки снятия З</w:t>
      </w:r>
      <w:r w:rsidR="00CD2A2A" w:rsidRPr="002E2661">
        <w:t>С</w:t>
      </w:r>
      <w:r w:rsidRPr="002E2661">
        <w:t xml:space="preserve"> управление переходит к следующей за ней функции</w:t>
      </w:r>
      <w:r w:rsidR="00AB6F94" w:rsidRPr="002E2661">
        <w:t xml:space="preserve"> </w:t>
      </w:r>
      <w:proofErr w:type="spellStart"/>
      <w:r w:rsidR="00AB6F94" w:rsidRPr="002E2661">
        <w:rPr>
          <w:b/>
          <w:bCs/>
          <w:i/>
          <w:iCs/>
        </w:rPr>
        <w:t>IdentHex_</w:t>
      </w:r>
      <w:proofErr w:type="gramStart"/>
      <w:r w:rsidR="00AB6F94" w:rsidRPr="002E2661">
        <w:rPr>
          <w:b/>
          <w:bCs/>
          <w:i/>
          <w:iCs/>
        </w:rPr>
        <w:t>run</w:t>
      </w:r>
      <w:proofErr w:type="spellEnd"/>
      <w:r w:rsidR="00AB6F94" w:rsidRPr="002E2661">
        <w:rPr>
          <w:b/>
          <w:bCs/>
          <w:i/>
          <w:iCs/>
        </w:rPr>
        <w:t>(</w:t>
      </w:r>
      <w:proofErr w:type="gramEnd"/>
      <w:r w:rsidR="00AB6F94" w:rsidRPr="002E2661">
        <w:rPr>
          <w:b/>
          <w:bCs/>
          <w:i/>
          <w:iCs/>
        </w:rPr>
        <w:t>)</w:t>
      </w:r>
      <w:r w:rsidR="00CD2A2A" w:rsidRPr="002E2661">
        <w:t>;</w:t>
      </w:r>
    </w:p>
    <w:p w14:paraId="79EB2A95" w14:textId="77777777" w:rsidR="00445C72" w:rsidRPr="002E2661" w:rsidRDefault="00445C72" w:rsidP="00643ABE">
      <w:pPr>
        <w:pStyle w:val="a4"/>
        <w:keepNext/>
        <w:numPr>
          <w:ilvl w:val="0"/>
          <w:numId w:val="55"/>
        </w:numPr>
        <w:tabs>
          <w:tab w:val="left" w:pos="1134"/>
        </w:tabs>
        <w:ind w:left="0" w:firstLine="709"/>
      </w:pPr>
      <w:r w:rsidRPr="002E2661">
        <w:t>функци</w:t>
      </w:r>
      <w:r w:rsidR="00AB6F94" w:rsidRPr="002E2661">
        <w:t>я</w:t>
      </w:r>
      <w:r w:rsidRPr="002E2661">
        <w:t xml:space="preserve"> </w:t>
      </w:r>
      <w:proofErr w:type="spellStart"/>
      <w:r w:rsidR="00AB6F94" w:rsidRPr="002E2661">
        <w:rPr>
          <w:b/>
          <w:bCs/>
          <w:i/>
          <w:iCs/>
        </w:rPr>
        <w:t>IdentHex_</w:t>
      </w:r>
      <w:proofErr w:type="gramStart"/>
      <w:r w:rsidR="00AB6F94" w:rsidRPr="002E2661">
        <w:rPr>
          <w:b/>
          <w:bCs/>
          <w:i/>
          <w:iCs/>
        </w:rPr>
        <w:t>run</w:t>
      </w:r>
      <w:proofErr w:type="spellEnd"/>
      <w:r w:rsidR="00AB6F94" w:rsidRPr="002E2661">
        <w:rPr>
          <w:b/>
          <w:bCs/>
          <w:i/>
          <w:iCs/>
        </w:rPr>
        <w:t>(</w:t>
      </w:r>
      <w:proofErr w:type="gramEnd"/>
      <w:r w:rsidR="00AB6F94" w:rsidRPr="002E2661">
        <w:rPr>
          <w:b/>
          <w:bCs/>
          <w:i/>
          <w:iCs/>
        </w:rPr>
        <w:t>)</w:t>
      </w:r>
      <w:r w:rsidRPr="002E2661">
        <w:t xml:space="preserve"> выполняет</w:t>
      </w:r>
      <w:r w:rsidR="00AB6F94" w:rsidRPr="002E2661">
        <w:t xml:space="preserve"> запись</w:t>
      </w:r>
      <w:r w:rsidRPr="002E2661">
        <w:t xml:space="preserve"> в EEPROM </w:t>
      </w:r>
      <w:r w:rsidR="00AB6F94" w:rsidRPr="002E2661">
        <w:t>следующих значений</w:t>
      </w:r>
      <w:r w:rsidRPr="002E2661">
        <w:t>:</w:t>
      </w:r>
    </w:p>
    <w:p w14:paraId="4DCD9835" w14:textId="77777777" w:rsidR="00445C72" w:rsidRPr="002E2661" w:rsidRDefault="00CA1FCD" w:rsidP="00643ABE">
      <w:pPr>
        <w:pStyle w:val="29"/>
        <w:numPr>
          <w:ilvl w:val="0"/>
          <w:numId w:val="83"/>
        </w:numPr>
        <w:tabs>
          <w:tab w:val="clear" w:pos="1276"/>
          <w:tab w:val="left" w:pos="851"/>
        </w:tabs>
        <w:ind w:left="851" w:hanging="142"/>
        <w:rPr>
          <w:lang w:val="ru-RU"/>
        </w:rPr>
      </w:pPr>
      <w:r w:rsidRPr="002E2661">
        <w:rPr>
          <w:lang w:val="ru-RU"/>
        </w:rPr>
        <w:t>версии ПО</w:t>
      </w:r>
      <w:r w:rsidR="00445C72" w:rsidRPr="002E2661">
        <w:rPr>
          <w:lang w:val="ru-RU"/>
        </w:rPr>
        <w:t>;</w:t>
      </w:r>
    </w:p>
    <w:p w14:paraId="63550065" w14:textId="77777777" w:rsidR="00445C72" w:rsidRPr="002E2661" w:rsidRDefault="00CA1FCD" w:rsidP="00643ABE">
      <w:pPr>
        <w:pStyle w:val="29"/>
        <w:numPr>
          <w:ilvl w:val="0"/>
          <w:numId w:val="83"/>
        </w:numPr>
        <w:tabs>
          <w:tab w:val="clear" w:pos="1276"/>
          <w:tab w:val="left" w:pos="851"/>
        </w:tabs>
        <w:ind w:left="851" w:hanging="142"/>
        <w:rPr>
          <w:lang w:val="ru-RU"/>
        </w:rPr>
      </w:pPr>
      <w:r w:rsidRPr="002E2661">
        <w:rPr>
          <w:lang w:val="ru-RU"/>
        </w:rPr>
        <w:t>даты сборки ПО</w:t>
      </w:r>
      <w:r w:rsidR="0051505D" w:rsidRPr="002E2661">
        <w:rPr>
          <w:lang w:val="ru-RU"/>
        </w:rPr>
        <w:t>;</w:t>
      </w:r>
    </w:p>
    <w:p w14:paraId="4EFD060C" w14:textId="77777777" w:rsidR="0051505D" w:rsidRPr="002E2661" w:rsidRDefault="0051505D" w:rsidP="00643ABE">
      <w:pPr>
        <w:pStyle w:val="29"/>
        <w:numPr>
          <w:ilvl w:val="0"/>
          <w:numId w:val="83"/>
        </w:numPr>
        <w:tabs>
          <w:tab w:val="clear" w:pos="1276"/>
          <w:tab w:val="left" w:pos="851"/>
        </w:tabs>
        <w:ind w:left="851" w:hanging="142"/>
        <w:rPr>
          <w:lang w:val="ru-RU"/>
        </w:rPr>
      </w:pPr>
      <w:r w:rsidRPr="002E2661">
        <w:rPr>
          <w:lang w:val="ru-RU"/>
        </w:rPr>
        <w:t>идентификатор типа прибора.</w:t>
      </w:r>
    </w:p>
    <w:p w14:paraId="5BDDCEA7" w14:textId="77777777" w:rsidR="00445C72" w:rsidRPr="002E2661" w:rsidRDefault="00813148" w:rsidP="00643ABE">
      <w:pPr>
        <w:pStyle w:val="a4"/>
        <w:numPr>
          <w:ilvl w:val="0"/>
          <w:numId w:val="55"/>
        </w:numPr>
        <w:tabs>
          <w:tab w:val="left" w:pos="1134"/>
        </w:tabs>
        <w:ind w:left="0" w:firstLine="709"/>
      </w:pPr>
      <w:r w:rsidRPr="002E2661">
        <w:t>И</w:t>
      </w:r>
      <w:r w:rsidR="00445C72" w:rsidRPr="002E2661">
        <w:t>нициализир</w:t>
      </w:r>
      <w:r w:rsidRPr="002E2661">
        <w:t>у</w:t>
      </w:r>
      <w:r w:rsidR="00445C72" w:rsidRPr="002E2661">
        <w:t xml:space="preserve">ются все компоненты ПО, за исключением </w:t>
      </w:r>
      <w:r w:rsidR="004E4E75" w:rsidRPr="002E2661">
        <w:t xml:space="preserve">компонента </w:t>
      </w:r>
      <w:r w:rsidR="00445C72" w:rsidRPr="002E2661">
        <w:rPr>
          <w:rStyle w:val="affffff7"/>
        </w:rPr>
        <w:t>R</w:t>
      </w:r>
      <w:r w:rsidR="0021763F" w:rsidRPr="002E2661">
        <w:rPr>
          <w:rStyle w:val="affffff7"/>
        </w:rPr>
        <w:t>S</w:t>
      </w:r>
      <w:r w:rsidR="00445C72" w:rsidRPr="002E2661">
        <w:rPr>
          <w:rStyle w:val="affffff7"/>
        </w:rPr>
        <w:t>422</w:t>
      </w:r>
      <w:r w:rsidR="00445C72" w:rsidRPr="002E2661">
        <w:t xml:space="preserve">, </w:t>
      </w:r>
      <w:proofErr w:type="spellStart"/>
      <w:r w:rsidR="00CA1FCD" w:rsidRPr="002E2661">
        <w:rPr>
          <w:b/>
          <w:bCs/>
          <w:i/>
          <w:iCs/>
        </w:rPr>
        <w:t>Eeprom_ctor</w:t>
      </w:r>
      <w:proofErr w:type="spellEnd"/>
      <w:r w:rsidR="00CA1FCD" w:rsidRPr="002E2661">
        <w:rPr>
          <w:b/>
          <w:bCs/>
          <w:i/>
          <w:iCs/>
        </w:rPr>
        <w:t>()</w:t>
      </w:r>
      <w:r w:rsidR="00445C72" w:rsidRPr="002E2661">
        <w:t xml:space="preserve">, </w:t>
      </w:r>
      <w:proofErr w:type="spellStart"/>
      <w:r w:rsidRPr="002E2661">
        <w:rPr>
          <w:b/>
          <w:bCs/>
          <w:i/>
          <w:iCs/>
        </w:rPr>
        <w:t>Mode</w:t>
      </w:r>
      <w:r w:rsidR="00CA1FCD" w:rsidRPr="002E2661">
        <w:rPr>
          <w:b/>
          <w:bCs/>
          <w:i/>
          <w:iCs/>
        </w:rPr>
        <w:t>Protection_ctor</w:t>
      </w:r>
      <w:proofErr w:type="spellEnd"/>
      <w:r w:rsidR="00CA1FCD" w:rsidRPr="002E2661">
        <w:rPr>
          <w:b/>
          <w:bCs/>
          <w:i/>
          <w:iCs/>
        </w:rPr>
        <w:t>()</w:t>
      </w:r>
      <w:r w:rsidR="00CA1FCD" w:rsidRPr="002E2661">
        <w:t xml:space="preserve">, </w:t>
      </w:r>
      <w:proofErr w:type="spellStart"/>
      <w:r w:rsidR="00CA1FCD" w:rsidRPr="002E2661">
        <w:rPr>
          <w:b/>
          <w:bCs/>
          <w:i/>
          <w:iCs/>
        </w:rPr>
        <w:t>BinIn_ctor</w:t>
      </w:r>
      <w:proofErr w:type="spellEnd"/>
      <w:r w:rsidR="00CA1FCD" w:rsidRPr="002E2661">
        <w:rPr>
          <w:b/>
          <w:bCs/>
          <w:i/>
          <w:iCs/>
        </w:rPr>
        <w:t>()</w:t>
      </w:r>
      <w:r w:rsidR="00CA1FCD" w:rsidRPr="002E2661">
        <w:t xml:space="preserve">, </w:t>
      </w:r>
      <w:proofErr w:type="spellStart"/>
      <w:r w:rsidR="00CA1FCD" w:rsidRPr="002E2661">
        <w:rPr>
          <w:b/>
          <w:bCs/>
          <w:i/>
          <w:iCs/>
        </w:rPr>
        <w:t>CheckSupply_ctor</w:t>
      </w:r>
      <w:proofErr w:type="spellEnd"/>
      <w:r w:rsidR="00CA1FCD" w:rsidRPr="002E2661">
        <w:rPr>
          <w:b/>
          <w:bCs/>
          <w:i/>
          <w:iCs/>
        </w:rPr>
        <w:t>()</w:t>
      </w:r>
      <w:r w:rsidR="00CA1FCD" w:rsidRPr="002E2661">
        <w:t xml:space="preserve">, </w:t>
      </w:r>
      <w:proofErr w:type="spellStart"/>
      <w:r w:rsidR="00CA1FCD" w:rsidRPr="002E2661">
        <w:rPr>
          <w:b/>
          <w:bCs/>
          <w:i/>
          <w:iCs/>
        </w:rPr>
        <w:t>DeviceAddress_ctor</w:t>
      </w:r>
      <w:proofErr w:type="spellEnd"/>
      <w:r w:rsidR="00CA1FCD" w:rsidRPr="002E2661">
        <w:rPr>
          <w:b/>
          <w:bCs/>
          <w:i/>
          <w:iCs/>
        </w:rPr>
        <w:t>()</w:t>
      </w:r>
      <w:r w:rsidR="00CA1FCD" w:rsidRPr="002E2661">
        <w:t xml:space="preserve">, </w:t>
      </w:r>
      <w:proofErr w:type="spellStart"/>
      <w:r w:rsidR="00CA1FCD" w:rsidRPr="002E2661">
        <w:rPr>
          <w:b/>
          <w:bCs/>
          <w:i/>
          <w:iCs/>
        </w:rPr>
        <w:t>SafetyPowerControl_ctor</w:t>
      </w:r>
      <w:proofErr w:type="spellEnd"/>
      <w:r w:rsidR="00CA1FCD" w:rsidRPr="002E2661">
        <w:rPr>
          <w:b/>
          <w:bCs/>
          <w:i/>
          <w:iCs/>
        </w:rPr>
        <w:t>()</w:t>
      </w:r>
      <w:r w:rsidR="00CA1FCD" w:rsidRPr="002E2661">
        <w:t xml:space="preserve">, </w:t>
      </w:r>
      <w:proofErr w:type="spellStart"/>
      <w:r w:rsidRPr="002E2661">
        <w:rPr>
          <w:b/>
          <w:bCs/>
          <w:i/>
          <w:iCs/>
        </w:rPr>
        <w:t>LedFailure</w:t>
      </w:r>
      <w:r w:rsidR="00CA1FCD" w:rsidRPr="002E2661">
        <w:rPr>
          <w:b/>
          <w:bCs/>
          <w:i/>
          <w:iCs/>
        </w:rPr>
        <w:t>_ctor</w:t>
      </w:r>
      <w:proofErr w:type="spellEnd"/>
      <w:r w:rsidR="00CA1FCD" w:rsidRPr="002E2661">
        <w:rPr>
          <w:b/>
          <w:bCs/>
          <w:i/>
          <w:iCs/>
        </w:rPr>
        <w:t>()</w:t>
      </w:r>
      <w:r w:rsidR="00CA1FCD" w:rsidRPr="002E2661">
        <w:t xml:space="preserve">, </w:t>
      </w:r>
      <w:proofErr w:type="spellStart"/>
      <w:r w:rsidR="00CA1FCD" w:rsidRPr="002E2661">
        <w:rPr>
          <w:b/>
          <w:bCs/>
          <w:i/>
          <w:iCs/>
        </w:rPr>
        <w:t>AnalogMeasurement_ctor</w:t>
      </w:r>
      <w:proofErr w:type="spellEnd"/>
      <w:r w:rsidR="00CA1FCD" w:rsidRPr="002E2661">
        <w:rPr>
          <w:b/>
          <w:bCs/>
          <w:i/>
          <w:iCs/>
        </w:rPr>
        <w:t>()</w:t>
      </w:r>
      <w:r w:rsidR="00CA1FCD" w:rsidRPr="002E2661">
        <w:t>,</w:t>
      </w:r>
      <w:r w:rsidRPr="002E2661">
        <w:t xml:space="preserve"> </w:t>
      </w:r>
      <w:proofErr w:type="spellStart"/>
      <w:r w:rsidR="004E4E75" w:rsidRPr="002E2661">
        <w:rPr>
          <w:b/>
          <w:bCs/>
          <w:i/>
          <w:iCs/>
        </w:rPr>
        <w:t>Sheduler_ctor</w:t>
      </w:r>
      <w:proofErr w:type="spellEnd"/>
      <w:r w:rsidR="004E4E75" w:rsidRPr="002E2661">
        <w:rPr>
          <w:b/>
          <w:bCs/>
          <w:i/>
          <w:iCs/>
        </w:rPr>
        <w:t>()</w:t>
      </w:r>
      <w:r w:rsidRPr="002E2661">
        <w:t xml:space="preserve"> и </w:t>
      </w:r>
      <w:proofErr w:type="spellStart"/>
      <w:r w:rsidRPr="002E2661">
        <w:rPr>
          <w:b/>
          <w:bCs/>
          <w:i/>
          <w:iCs/>
        </w:rPr>
        <w:t>ControlMK_ctor</w:t>
      </w:r>
      <w:proofErr w:type="spellEnd"/>
      <w:r w:rsidRPr="002E2661">
        <w:rPr>
          <w:b/>
          <w:bCs/>
          <w:i/>
          <w:iCs/>
        </w:rPr>
        <w:t>()</w:t>
      </w:r>
      <w:r w:rsidR="00807877" w:rsidRPr="002E2661">
        <w:t>;</w:t>
      </w:r>
    </w:p>
    <w:p w14:paraId="674DC3C4" w14:textId="77777777" w:rsidR="00445C72" w:rsidRPr="002E2661" w:rsidRDefault="004E4E75" w:rsidP="00643ABE">
      <w:pPr>
        <w:pStyle w:val="a4"/>
        <w:numPr>
          <w:ilvl w:val="0"/>
          <w:numId w:val="55"/>
        </w:numPr>
        <w:tabs>
          <w:tab w:val="left" w:pos="1134"/>
        </w:tabs>
        <w:ind w:left="0" w:firstLine="709"/>
      </w:pPr>
      <w:r w:rsidRPr="002E2661">
        <w:t xml:space="preserve">макрос ENABLE_WATCHDOG </w:t>
      </w:r>
      <w:r w:rsidR="00813148" w:rsidRPr="002E2661">
        <w:t>конфигурирует и разрешает работу сторожевого таймера</w:t>
      </w:r>
      <w:r w:rsidR="00CD2A2A" w:rsidRPr="002E2661">
        <w:t>;</w:t>
      </w:r>
    </w:p>
    <w:p w14:paraId="2D5C3402" w14:textId="77777777" w:rsidR="00445C72" w:rsidRPr="002E2661" w:rsidRDefault="004E4E75" w:rsidP="00643ABE">
      <w:pPr>
        <w:pStyle w:val="a4"/>
        <w:keepNext/>
        <w:numPr>
          <w:ilvl w:val="0"/>
          <w:numId w:val="55"/>
        </w:numPr>
        <w:tabs>
          <w:tab w:val="left" w:pos="1134"/>
        </w:tabs>
        <w:ind w:left="0" w:firstLine="709"/>
      </w:pPr>
      <w:r w:rsidRPr="002E2661">
        <w:t xml:space="preserve">функция </w:t>
      </w:r>
      <w:proofErr w:type="spellStart"/>
      <w:r w:rsidRPr="002E2661">
        <w:rPr>
          <w:b/>
          <w:bCs/>
          <w:i/>
          <w:iCs/>
        </w:rPr>
        <w:t>TimeBeginSynchronization_</w:t>
      </w:r>
      <w:proofErr w:type="gramStart"/>
      <w:r w:rsidRPr="002E2661">
        <w:rPr>
          <w:b/>
          <w:bCs/>
          <w:i/>
          <w:iCs/>
        </w:rPr>
        <w:t>run</w:t>
      </w:r>
      <w:proofErr w:type="spellEnd"/>
      <w:r w:rsidRPr="002E2661">
        <w:rPr>
          <w:b/>
          <w:bCs/>
          <w:i/>
          <w:iCs/>
        </w:rPr>
        <w:t>(</w:t>
      </w:r>
      <w:proofErr w:type="gramEnd"/>
      <w:r w:rsidRPr="002E2661">
        <w:rPr>
          <w:b/>
          <w:bCs/>
          <w:i/>
          <w:iCs/>
        </w:rPr>
        <w:t>)</w:t>
      </w:r>
      <w:r w:rsidRPr="002E2661">
        <w:t xml:space="preserve"> обеспечивает начальную синхронизацию процессоров;</w:t>
      </w:r>
    </w:p>
    <w:p w14:paraId="45440997" w14:textId="77777777" w:rsidR="004E4E75" w:rsidRPr="002E2661" w:rsidRDefault="004C1E76" w:rsidP="00643ABE">
      <w:pPr>
        <w:pStyle w:val="a4"/>
        <w:keepNext/>
        <w:numPr>
          <w:ilvl w:val="0"/>
          <w:numId w:val="55"/>
        </w:numPr>
        <w:tabs>
          <w:tab w:val="left" w:pos="1134"/>
        </w:tabs>
        <w:ind w:left="0" w:firstLine="709"/>
      </w:pPr>
      <w:r w:rsidRPr="002E2661">
        <w:t>макрос</w:t>
      </w:r>
      <w:r w:rsidR="00535FEA" w:rsidRPr="002E2661">
        <w:t xml:space="preserve"> </w:t>
      </w:r>
      <w:r w:rsidRPr="002E2661">
        <w:t>CAN_TIMER_INIT</w:t>
      </w:r>
      <w:r w:rsidR="00535FEA" w:rsidRPr="002E2661">
        <w:rPr>
          <w:b/>
          <w:bCs/>
          <w:i/>
          <w:iCs/>
        </w:rPr>
        <w:t xml:space="preserve"> </w:t>
      </w:r>
      <w:r w:rsidR="00535FEA" w:rsidRPr="002E2661">
        <w:t>разрешает работу таймера для работы с модулем CAN</w:t>
      </w:r>
      <w:r w:rsidRPr="002E2661">
        <w:t xml:space="preserve">, </w:t>
      </w:r>
      <w:r w:rsidR="00535FEA" w:rsidRPr="002E2661">
        <w:t xml:space="preserve">макрос </w:t>
      </w:r>
      <w:r w:rsidRPr="002E2661">
        <w:t xml:space="preserve">MAIN_TIMER_INIT_AND_START </w:t>
      </w:r>
      <w:r w:rsidR="00535FEA" w:rsidRPr="002E2661">
        <w:t xml:space="preserve">разрешает работу таймера управления главным потоком </w:t>
      </w:r>
      <w:r w:rsidRPr="002E2661">
        <w:t xml:space="preserve">и </w:t>
      </w:r>
      <w:r w:rsidR="00535FEA" w:rsidRPr="002E2661">
        <w:t xml:space="preserve">макрос </w:t>
      </w:r>
      <w:r w:rsidRPr="002E2661">
        <w:t>INTERRUPT_INIT инициализируют прерывания</w:t>
      </w:r>
      <w:r w:rsidR="00535FEA" w:rsidRPr="002E2661">
        <w:t xml:space="preserve"> потока временной синхронизации</w:t>
      </w:r>
      <w:r w:rsidR="00807877" w:rsidRPr="002E2661">
        <w:t>;</w:t>
      </w:r>
    </w:p>
    <w:p w14:paraId="5E30D007" w14:textId="77777777" w:rsidR="00441D17" w:rsidRPr="002E2661" w:rsidRDefault="00441D17" w:rsidP="00643ABE">
      <w:pPr>
        <w:pStyle w:val="a4"/>
        <w:keepNext/>
        <w:numPr>
          <w:ilvl w:val="0"/>
          <w:numId w:val="84"/>
        </w:numPr>
        <w:tabs>
          <w:tab w:val="left" w:pos="1134"/>
        </w:tabs>
        <w:ind w:left="0" w:firstLine="709"/>
      </w:pPr>
      <w:r w:rsidRPr="002E2661">
        <w:t xml:space="preserve">после всех процедур инициализации и настройки процессора следует бесконечный цикл </w:t>
      </w:r>
      <w:proofErr w:type="spellStart"/>
      <w:r w:rsidRPr="002E2661">
        <w:rPr>
          <w:b/>
          <w:bCs/>
          <w:i/>
          <w:iCs/>
        </w:rPr>
        <w:t>while</w:t>
      </w:r>
      <w:proofErr w:type="spellEnd"/>
      <w:r w:rsidRPr="002E2661">
        <w:rPr>
          <w:b/>
          <w:bCs/>
          <w:i/>
          <w:iCs/>
        </w:rPr>
        <w:t>(</w:t>
      </w:r>
      <w:proofErr w:type="spellStart"/>
      <w:r w:rsidRPr="002E2661">
        <w:rPr>
          <w:b/>
          <w:bCs/>
          <w:i/>
          <w:iCs/>
        </w:rPr>
        <w:t>true</w:t>
      </w:r>
      <w:proofErr w:type="spellEnd"/>
      <w:r w:rsidRPr="002E2661">
        <w:rPr>
          <w:b/>
          <w:bCs/>
          <w:i/>
          <w:iCs/>
        </w:rPr>
        <w:t>)</w:t>
      </w:r>
      <w:r w:rsidRPr="002E2661">
        <w:t>. В нем происходят следующие действия:</w:t>
      </w:r>
    </w:p>
    <w:p w14:paraId="11A98525" w14:textId="77777777" w:rsidR="00445C72" w:rsidRPr="002E2661" w:rsidRDefault="00445C72" w:rsidP="00643ABE">
      <w:pPr>
        <w:pStyle w:val="22"/>
        <w:numPr>
          <w:ilvl w:val="0"/>
          <w:numId w:val="85"/>
        </w:numPr>
        <w:tabs>
          <w:tab w:val="clear" w:pos="1701"/>
        </w:tabs>
        <w:ind w:left="426" w:firstLine="708"/>
      </w:pPr>
      <w:r w:rsidRPr="002E2661">
        <w:t xml:space="preserve">обнуляется счетчик прерываний синхронизации </w:t>
      </w:r>
      <w:proofErr w:type="spellStart"/>
      <w:r w:rsidRPr="002E2661">
        <w:rPr>
          <w:i/>
        </w:rPr>
        <w:t>cInterrMainFor</w:t>
      </w:r>
      <w:proofErr w:type="spellEnd"/>
      <w:r w:rsidRPr="002E2661">
        <w:t>;</w:t>
      </w:r>
    </w:p>
    <w:p w14:paraId="2F65A5CC" w14:textId="77777777" w:rsidR="00441D17" w:rsidRPr="002E2661" w:rsidRDefault="00441D17" w:rsidP="007316FF">
      <w:pPr>
        <w:pStyle w:val="22"/>
        <w:tabs>
          <w:tab w:val="clear" w:pos="1701"/>
        </w:tabs>
        <w:ind w:hanging="295"/>
      </w:pPr>
      <w:r w:rsidRPr="002E2661">
        <w:t xml:space="preserve">сбрасывается </w:t>
      </w:r>
      <w:r w:rsidRPr="002E2661">
        <w:rPr>
          <w:iCs/>
        </w:rPr>
        <w:t>WDT</w:t>
      </w:r>
      <w:r w:rsidRPr="002E2661">
        <w:t>;</w:t>
      </w:r>
    </w:p>
    <w:p w14:paraId="69965647" w14:textId="77777777" w:rsidR="00445C72" w:rsidRPr="002E2661" w:rsidRDefault="00445C72" w:rsidP="00725E0A">
      <w:pPr>
        <w:pStyle w:val="22"/>
        <w:tabs>
          <w:tab w:val="clear" w:pos="1701"/>
        </w:tabs>
        <w:ind w:left="0" w:firstLine="1134"/>
      </w:pPr>
      <w:r w:rsidRPr="002E2661">
        <w:t xml:space="preserve">вызывается на выполнение основная рабочая функция диспетчера режимов </w:t>
      </w:r>
      <w:proofErr w:type="spellStart"/>
      <w:r w:rsidRPr="002E2661">
        <w:rPr>
          <w:b/>
          <w:i/>
        </w:rPr>
        <w:t>Sheduler_</w:t>
      </w:r>
      <w:proofErr w:type="gramStart"/>
      <w:r w:rsidRPr="002E2661">
        <w:rPr>
          <w:b/>
          <w:i/>
        </w:rPr>
        <w:t>run</w:t>
      </w:r>
      <w:proofErr w:type="spellEnd"/>
      <w:r w:rsidRPr="002E2661">
        <w:rPr>
          <w:b/>
          <w:i/>
        </w:rPr>
        <w:t>(</w:t>
      </w:r>
      <w:proofErr w:type="gramEnd"/>
      <w:r w:rsidRPr="002E2661">
        <w:rPr>
          <w:b/>
          <w:i/>
        </w:rPr>
        <w:t>)</w:t>
      </w:r>
      <w:r w:rsidRPr="002E2661">
        <w:t xml:space="preserve">, обеспечивающая работу ДКА (компонент </w:t>
      </w:r>
      <w:proofErr w:type="spellStart"/>
      <w:r w:rsidRPr="002E2661">
        <w:rPr>
          <w:rStyle w:val="affffff7"/>
        </w:rPr>
        <w:t>FsmStates</w:t>
      </w:r>
      <w:proofErr w:type="spellEnd"/>
      <w:r w:rsidRPr="002E2661">
        <w:t>)</w:t>
      </w:r>
      <w:r w:rsidR="00B4251E" w:rsidRPr="002E2661">
        <w:t>;</w:t>
      </w:r>
    </w:p>
    <w:p w14:paraId="4778D376" w14:textId="77777777" w:rsidR="00535FEA" w:rsidRPr="002E2661" w:rsidRDefault="00535FEA" w:rsidP="00725E0A">
      <w:pPr>
        <w:pStyle w:val="22"/>
        <w:tabs>
          <w:tab w:val="clear" w:pos="1701"/>
        </w:tabs>
        <w:ind w:left="0" w:firstLine="1069"/>
      </w:pPr>
      <w:r w:rsidRPr="002E2661">
        <w:t xml:space="preserve">вызывается функция </w:t>
      </w:r>
      <w:proofErr w:type="spellStart"/>
      <w:proofErr w:type="gramStart"/>
      <w:r w:rsidRPr="002E2661">
        <w:rPr>
          <w:b/>
          <w:i/>
        </w:rPr>
        <w:t>cTimeWork</w:t>
      </w:r>
      <w:proofErr w:type="spellEnd"/>
      <w:r w:rsidRPr="002E2661">
        <w:rPr>
          <w:b/>
          <w:i/>
        </w:rPr>
        <w:t>(</w:t>
      </w:r>
      <w:proofErr w:type="gramEnd"/>
      <w:r w:rsidRPr="002E2661">
        <w:rPr>
          <w:b/>
          <w:i/>
        </w:rPr>
        <w:t>)</w:t>
      </w:r>
      <w:r w:rsidRPr="002E2661">
        <w:t>, выполняющая подсчет времени работы программы, после чего происходит обнуление счетчика прерываний синхронизации;</w:t>
      </w:r>
    </w:p>
    <w:p w14:paraId="01551E67" w14:textId="7AA00A58" w:rsidR="00445C72" w:rsidRPr="002E2661" w:rsidRDefault="00445C72" w:rsidP="00725E0A">
      <w:pPr>
        <w:pStyle w:val="22"/>
        <w:tabs>
          <w:tab w:val="clear" w:pos="1701"/>
        </w:tabs>
        <w:ind w:left="0" w:firstLine="1069"/>
      </w:pPr>
      <w:r w:rsidRPr="002E2661">
        <w:lastRenderedPageBreak/>
        <w:tab/>
        <w:t>вызывается</w:t>
      </w:r>
      <w:r w:rsidRPr="00636E7E">
        <w:rPr>
          <w:lang w:val="en-US"/>
        </w:rPr>
        <w:t xml:space="preserve"> </w:t>
      </w:r>
      <w:r w:rsidRPr="002E2661">
        <w:t>функция</w:t>
      </w:r>
      <w:r w:rsidRPr="00636E7E">
        <w:rPr>
          <w:lang w:val="en-US"/>
        </w:rPr>
        <w:t xml:space="preserve"> </w:t>
      </w:r>
      <w:proofErr w:type="spellStart"/>
      <w:proofErr w:type="gramStart"/>
      <w:r w:rsidRPr="00636E7E">
        <w:rPr>
          <w:b/>
          <w:i/>
          <w:lang w:val="en-US"/>
        </w:rPr>
        <w:t>waitAndCheckInterrupt</w:t>
      </w:r>
      <w:proofErr w:type="spellEnd"/>
      <w:r w:rsidRPr="00636E7E">
        <w:rPr>
          <w:b/>
          <w:i/>
          <w:lang w:val="en-US"/>
        </w:rPr>
        <w:t>(</w:t>
      </w:r>
      <w:proofErr w:type="gramEnd"/>
      <w:r w:rsidRPr="00636E7E">
        <w:rPr>
          <w:b/>
          <w:i/>
          <w:lang w:val="en-US"/>
        </w:rPr>
        <w:t>)</w:t>
      </w:r>
      <w:r w:rsidRPr="00636E7E">
        <w:rPr>
          <w:lang w:val="en-US"/>
        </w:rPr>
        <w:t xml:space="preserve"> </w:t>
      </w:r>
      <w:r w:rsidRPr="002E2661">
        <w:t>с</w:t>
      </w:r>
      <w:r w:rsidRPr="00636E7E">
        <w:rPr>
          <w:lang w:val="en-US"/>
        </w:rPr>
        <w:t xml:space="preserve"> </w:t>
      </w:r>
      <w:r w:rsidRPr="002E2661">
        <w:t>параметром</w:t>
      </w:r>
      <w:r w:rsidRPr="00636E7E">
        <w:rPr>
          <w:lang w:val="en-US"/>
        </w:rPr>
        <w:t xml:space="preserve"> </w:t>
      </w:r>
      <w:r w:rsidRPr="00636E7E">
        <w:rPr>
          <w:iCs/>
          <w:lang w:val="en-US"/>
        </w:rPr>
        <w:t>MAIN_NUMBER_OF_INTERRUPT</w:t>
      </w:r>
      <w:r w:rsidRPr="00636E7E">
        <w:rPr>
          <w:lang w:val="en-US"/>
        </w:rPr>
        <w:t xml:space="preserve">. </w:t>
      </w:r>
      <w:r w:rsidRPr="002E2661">
        <w:t xml:space="preserve">Если при входе в функцию счетчик </w:t>
      </w:r>
      <w:proofErr w:type="spellStart"/>
      <w:r w:rsidRPr="002E2661">
        <w:rPr>
          <w:i/>
        </w:rPr>
        <w:t>cInterrMainFor</w:t>
      </w:r>
      <w:proofErr w:type="spellEnd"/>
      <w:r w:rsidRPr="002E2661">
        <w:t xml:space="preserve"> превышает </w:t>
      </w:r>
      <w:r w:rsidRPr="002E2661">
        <w:rPr>
          <w:iCs/>
        </w:rPr>
        <w:t>MAIN_NUMBER_OF_INTERRUPT</w:t>
      </w:r>
      <w:r w:rsidRPr="002E2661">
        <w:t xml:space="preserve">, происходит переход в ЗС, т.к. </w:t>
      </w:r>
      <w:r w:rsidRPr="002E2661">
        <w:rPr>
          <w:rFonts w:eastAsia="Malgun Gothic"/>
          <w:lang w:eastAsia="ko-KR"/>
        </w:rPr>
        <w:t xml:space="preserve">время выполнения данной итерации основного цикла длится дольше </w:t>
      </w:r>
      <w:r w:rsidRPr="002E2661">
        <w:rPr>
          <w:rFonts w:eastAsia="Malgun Gothic"/>
          <w:iCs/>
          <w:lang w:eastAsia="ko-KR"/>
        </w:rPr>
        <w:t>MAIN_NUMBER_OF_INTERRUPT</w:t>
      </w:r>
      <w:r w:rsidRPr="002E2661">
        <w:rPr>
          <w:rFonts w:eastAsia="Malgun Gothic"/>
          <w:lang w:eastAsia="ko-KR"/>
        </w:rPr>
        <w:t xml:space="preserve"> прерываний, т.е. 1 мс, что свидетельствует о сбое в алгоритме работы программы.</w:t>
      </w:r>
      <w:r w:rsidRPr="002E2661">
        <w:t xml:space="preserve"> Если все действия данно</w:t>
      </w:r>
      <w:r w:rsidR="00C15802" w:rsidRPr="002E2661">
        <w:t xml:space="preserve">го миллисекундного цикла </w:t>
      </w:r>
      <w:r w:rsidRPr="002E2661">
        <w:t xml:space="preserve">завершились </w:t>
      </w:r>
      <w:r w:rsidR="00C15802" w:rsidRPr="002E2661">
        <w:t>менее чем за</w:t>
      </w:r>
      <w:r w:rsidRPr="002E2661">
        <w:t xml:space="preserve"> 1 мс, происходит ожидание окончания кванта главного потока (пока счетчик </w:t>
      </w:r>
      <w:proofErr w:type="spellStart"/>
      <w:r w:rsidRPr="002E2661">
        <w:rPr>
          <w:i/>
        </w:rPr>
        <w:t>cInterrMainFor</w:t>
      </w:r>
      <w:proofErr w:type="spellEnd"/>
      <w:r w:rsidRPr="002E2661">
        <w:t xml:space="preserve"> не</w:t>
      </w:r>
      <w:r w:rsidR="00AA4394">
        <w:t> </w:t>
      </w:r>
      <w:r w:rsidRPr="002E2661">
        <w:t xml:space="preserve">станет равным </w:t>
      </w:r>
      <w:r w:rsidRPr="002E2661">
        <w:rPr>
          <w:rFonts w:eastAsia="Malgun Gothic"/>
          <w:iCs/>
          <w:lang w:eastAsia="ko-KR"/>
        </w:rPr>
        <w:t>MAIN_NUMBER_OF_INTERRUPT</w:t>
      </w:r>
      <w:r w:rsidRPr="002E2661">
        <w:t>)</w:t>
      </w:r>
      <w:r w:rsidR="00C15802" w:rsidRPr="002E2661">
        <w:t>.</w:t>
      </w:r>
    </w:p>
    <w:p w14:paraId="397C024D" w14:textId="77777777" w:rsidR="00B4251E" w:rsidRPr="002E2661" w:rsidRDefault="00B4251E" w:rsidP="002F6B6A">
      <w:pPr>
        <w:pStyle w:val="5"/>
      </w:pPr>
      <w:bookmarkStart w:id="56" w:name="_Ref7507852"/>
      <w:r w:rsidRPr="002E2661">
        <w:t>Реализация потока временной синхронизации</w:t>
      </w:r>
      <w:bookmarkEnd w:id="56"/>
    </w:p>
    <w:p w14:paraId="6571163E" w14:textId="77777777" w:rsidR="00B4251E" w:rsidRPr="002E2661" w:rsidRDefault="00B4251E" w:rsidP="00B4251E">
      <w:pPr>
        <w:pStyle w:val="a4"/>
        <w:rPr>
          <w:color w:val="FF0000"/>
        </w:rPr>
      </w:pPr>
      <w:r w:rsidRPr="002E2661">
        <w:t xml:space="preserve">Основные принципы организации работы данного потока управления </w:t>
      </w:r>
      <w:r w:rsidR="00843DA1" w:rsidRPr="002E2661">
        <w:t>описаны в</w:t>
      </w:r>
      <w:r w:rsidR="00213810" w:rsidRPr="002E2661">
        <w:t> </w:t>
      </w:r>
      <w:r w:rsidR="007316FF" w:rsidRPr="002E2661">
        <w:t>разделе 4.2.2</w:t>
      </w:r>
      <w:r w:rsidR="007316FF" w:rsidRPr="002E2661">
        <w:rPr>
          <w:color w:val="FF0000"/>
          <w:sz w:val="32"/>
          <w:szCs w:val="32"/>
        </w:rPr>
        <w:t xml:space="preserve"> </w:t>
      </w:r>
      <w:r w:rsidR="007316FF" w:rsidRPr="002E2661">
        <w:t>«</w:t>
      </w:r>
      <w:r w:rsidR="007316FF" w:rsidRPr="002E2661">
        <w:tab/>
        <w:t>Поток временной синхронизации» документа «Объектный контроллер привода стрелки ОКПС-Е-К. Архитектура программного обеспечения ЕИУС.465275.006.100</w:t>
      </w:r>
      <w:r w:rsidR="007316FF" w:rsidRPr="002E2661">
        <w:noBreakHyphen/>
        <w:t>01 97 01».</w:t>
      </w:r>
    </w:p>
    <w:p w14:paraId="3E6F3EC3" w14:textId="77777777" w:rsidR="00B4251E" w:rsidRPr="002E2661" w:rsidRDefault="00B4251E" w:rsidP="00843DA1">
      <w:pPr>
        <w:pStyle w:val="affffa"/>
      </w:pPr>
      <w:r w:rsidRPr="002E2661">
        <w:t xml:space="preserve">Для организации работы </w:t>
      </w:r>
      <w:r w:rsidR="00735299" w:rsidRPr="002E2661">
        <w:t>ПВС</w:t>
      </w:r>
      <w:r w:rsidRPr="002E2661">
        <w:t xml:space="preserve"> задействованы следующие ресурсы МК:</w:t>
      </w:r>
    </w:p>
    <w:p w14:paraId="4CC78A71" w14:textId="77777777" w:rsidR="00B4251E" w:rsidRPr="0019461D" w:rsidRDefault="00B4251E" w:rsidP="00643ABE">
      <w:pPr>
        <w:pStyle w:val="a0"/>
        <w:numPr>
          <w:ilvl w:val="0"/>
          <w:numId w:val="133"/>
        </w:numPr>
        <w:ind w:left="0" w:firstLine="709"/>
        <w:rPr>
          <w:rFonts w:eastAsia="Malgun Gothic"/>
          <w:lang w:val="ru-RU"/>
        </w:rPr>
      </w:pPr>
      <w:r w:rsidRPr="0019461D">
        <w:rPr>
          <w:lang w:val="ru-RU"/>
        </w:rPr>
        <w:t>один 16-битный таймер T</w:t>
      </w:r>
      <w:r w:rsidR="00264D02" w:rsidRPr="0019461D">
        <w:rPr>
          <w:lang w:val="ru-RU"/>
        </w:rPr>
        <w:t>5</w:t>
      </w:r>
      <w:r w:rsidRPr="0019461D">
        <w:rPr>
          <w:lang w:val="ru-RU"/>
        </w:rPr>
        <w:t xml:space="preserve"> – системный таймер, который отсчитывает периоды (кванты) синхронизации, равные 62,5 мкс;</w:t>
      </w:r>
    </w:p>
    <w:p w14:paraId="1E16F575" w14:textId="5DF081FE" w:rsidR="00B4251E" w:rsidRPr="0019461D" w:rsidRDefault="00B4251E" w:rsidP="0019461D">
      <w:pPr>
        <w:pStyle w:val="a0"/>
        <w:rPr>
          <w:rFonts w:eastAsia="Malgun Gothic"/>
          <w:lang w:val="ru-RU"/>
        </w:rPr>
      </w:pPr>
      <w:r w:rsidRPr="0019461D">
        <w:rPr>
          <w:rFonts w:eastAsia="Malgun Gothic"/>
          <w:lang w:val="ru-RU"/>
        </w:rPr>
        <w:t>порт PORT</w:t>
      </w:r>
      <w:r w:rsidR="009F0FE7" w:rsidRPr="0019461D">
        <w:rPr>
          <w:rFonts w:eastAsia="Malgun Gothic"/>
          <w:lang w:val="ru-RU"/>
        </w:rPr>
        <w:t>Е</w:t>
      </w:r>
      <w:r w:rsidR="00317CCE" w:rsidRPr="0019461D">
        <w:rPr>
          <w:rFonts w:eastAsia="Malgun Gothic"/>
          <w:lang w:val="ru-RU"/>
        </w:rPr>
        <w:t>14</w:t>
      </w:r>
      <w:r w:rsidRPr="0019461D">
        <w:rPr>
          <w:rFonts w:eastAsia="Malgun Gothic"/>
          <w:lang w:val="ru-RU"/>
        </w:rPr>
        <w:t xml:space="preserve">, к которому подключена входная линия временной синхронизации – синхросигнал от </w:t>
      </w:r>
      <w:r w:rsidR="008307DB" w:rsidRPr="0019461D">
        <w:rPr>
          <w:rFonts w:eastAsia="Malgun Gothic"/>
          <w:lang w:val="ru-RU"/>
        </w:rPr>
        <w:t>второго</w:t>
      </w:r>
      <w:r w:rsidR="00121017" w:rsidRPr="0019461D">
        <w:rPr>
          <w:rFonts w:eastAsia="Malgun Gothic"/>
          <w:lang w:val="ru-RU"/>
        </w:rPr>
        <w:t xml:space="preserve"> </w:t>
      </w:r>
      <w:r w:rsidRPr="0019461D">
        <w:rPr>
          <w:rFonts w:eastAsia="Malgun Gothic"/>
          <w:lang w:val="ru-RU"/>
        </w:rPr>
        <w:t>МК</w:t>
      </w:r>
      <w:r w:rsidR="009F0FE7" w:rsidRPr="0019461D">
        <w:rPr>
          <w:rFonts w:eastAsia="Malgun Gothic"/>
          <w:lang w:val="ru-RU"/>
        </w:rPr>
        <w:t xml:space="preserve"> (вход)</w:t>
      </w:r>
      <w:r w:rsidRPr="0019461D">
        <w:rPr>
          <w:rFonts w:eastAsia="Malgun Gothic"/>
          <w:lang w:val="ru-RU"/>
        </w:rPr>
        <w:t>;</w:t>
      </w:r>
    </w:p>
    <w:p w14:paraId="71D34C43" w14:textId="77777777" w:rsidR="00B4251E" w:rsidRPr="0019461D" w:rsidRDefault="008317D1" w:rsidP="0019461D">
      <w:pPr>
        <w:pStyle w:val="a0"/>
        <w:rPr>
          <w:rFonts w:eastAsia="Malgun Gothic"/>
          <w:lang w:val="ru-RU"/>
        </w:rPr>
      </w:pPr>
      <w:r w:rsidRPr="0019461D">
        <w:rPr>
          <w:rFonts w:eastAsia="Malgun Gothic"/>
          <w:lang w:val="ru-RU"/>
        </w:rPr>
        <w:t> </w:t>
      </w:r>
      <w:r w:rsidR="00B4251E" w:rsidRPr="0019461D">
        <w:rPr>
          <w:rFonts w:eastAsia="Malgun Gothic"/>
          <w:lang w:val="ru-RU"/>
        </w:rPr>
        <w:t>порт PORT</w:t>
      </w:r>
      <w:r w:rsidR="009F0FE7" w:rsidRPr="0019461D">
        <w:rPr>
          <w:rFonts w:eastAsia="Malgun Gothic"/>
          <w:lang w:val="ru-RU"/>
        </w:rPr>
        <w:t>Е</w:t>
      </w:r>
      <w:r w:rsidR="00317CCE" w:rsidRPr="0019461D">
        <w:rPr>
          <w:rFonts w:eastAsia="Malgun Gothic"/>
          <w:lang w:val="ru-RU"/>
        </w:rPr>
        <w:t>15</w:t>
      </w:r>
      <w:r w:rsidR="00B4251E" w:rsidRPr="0019461D">
        <w:rPr>
          <w:rFonts w:eastAsia="Malgun Gothic"/>
          <w:lang w:val="ru-RU"/>
        </w:rPr>
        <w:t>, к которому подключена выходная линия временной синхронизации – синхросигнал к соседнему МК</w:t>
      </w:r>
      <w:r w:rsidR="009F0FE7" w:rsidRPr="0019461D">
        <w:rPr>
          <w:rFonts w:eastAsia="Malgun Gothic"/>
          <w:lang w:val="ru-RU"/>
        </w:rPr>
        <w:t xml:space="preserve"> (выход)</w:t>
      </w:r>
      <w:r w:rsidR="00B4251E" w:rsidRPr="0019461D">
        <w:rPr>
          <w:rFonts w:eastAsia="Malgun Gothic"/>
          <w:lang w:val="ru-RU"/>
        </w:rPr>
        <w:t>.</w:t>
      </w:r>
    </w:p>
    <w:p w14:paraId="5221A079" w14:textId="77777777" w:rsidR="00B4251E" w:rsidRPr="002E2661" w:rsidRDefault="00B4251E" w:rsidP="00843DA1">
      <w:pPr>
        <w:pStyle w:val="affffa"/>
      </w:pPr>
      <w:r w:rsidRPr="002E2661">
        <w:t xml:space="preserve">Инициализация таймера </w:t>
      </w:r>
      <w:r w:rsidRPr="002E2661">
        <w:rPr>
          <w:iCs/>
        </w:rPr>
        <w:t>Т</w:t>
      </w:r>
      <w:r w:rsidR="00CA49ED" w:rsidRPr="002E2661">
        <w:rPr>
          <w:iCs/>
        </w:rPr>
        <w:t>5</w:t>
      </w:r>
      <w:r w:rsidRPr="002E2661">
        <w:t xml:space="preserve"> выполняется </w:t>
      </w:r>
      <w:r w:rsidR="00CA49ED" w:rsidRPr="002E2661">
        <w:t>макросом MAIN_TIMER_INIT_AND_START</w:t>
      </w:r>
      <w:r w:rsidRPr="002E2661">
        <w:t xml:space="preserve"> и состоит в следующем:</w:t>
      </w:r>
    </w:p>
    <w:p w14:paraId="6F161ECA" w14:textId="77777777" w:rsidR="00953001" w:rsidRPr="002E2661" w:rsidRDefault="00FD70CB" w:rsidP="00643ABE">
      <w:pPr>
        <w:pStyle w:val="a4"/>
        <w:numPr>
          <w:ilvl w:val="0"/>
          <w:numId w:val="56"/>
        </w:numPr>
        <w:tabs>
          <w:tab w:val="left" w:pos="1134"/>
        </w:tabs>
        <w:ind w:left="0" w:firstLine="709"/>
      </w:pPr>
      <w:r w:rsidRPr="002E2661">
        <w:t>уст</w:t>
      </w:r>
      <w:r w:rsidR="00264D02" w:rsidRPr="002E2661">
        <w:t>ановкой бита TON=0 в регистре T5</w:t>
      </w:r>
      <w:r w:rsidRPr="002E2661">
        <w:t>CON таймер 5 выключается</w:t>
      </w:r>
      <w:r w:rsidR="00735299" w:rsidRPr="002E2661">
        <w:t>;</w:t>
      </w:r>
    </w:p>
    <w:p w14:paraId="3EA82D9C" w14:textId="77777777" w:rsidR="00B4251E" w:rsidRPr="002E2661" w:rsidRDefault="00735299" w:rsidP="00643ABE">
      <w:pPr>
        <w:pStyle w:val="a4"/>
        <w:numPr>
          <w:ilvl w:val="0"/>
          <w:numId w:val="56"/>
        </w:numPr>
        <w:tabs>
          <w:tab w:val="left" w:pos="1134"/>
        </w:tabs>
        <w:ind w:left="0" w:firstLine="709"/>
      </w:pPr>
      <w:r w:rsidRPr="002E2661">
        <w:t>и</w:t>
      </w:r>
      <w:r w:rsidR="00FD70CB" w:rsidRPr="002E2661">
        <w:t>нициализ</w:t>
      </w:r>
      <w:r w:rsidR="00953001" w:rsidRPr="002E2661">
        <w:t>ируются</w:t>
      </w:r>
      <w:r w:rsidR="00FD70CB" w:rsidRPr="002E2661">
        <w:t xml:space="preserve"> пол</w:t>
      </w:r>
      <w:r w:rsidR="00953001" w:rsidRPr="002E2661">
        <w:t>я</w:t>
      </w:r>
      <w:r w:rsidR="00FD70CB" w:rsidRPr="002E2661">
        <w:t xml:space="preserve"> регистра T4CON, которые задают режим работы таймера</w:t>
      </w:r>
      <w:r w:rsidR="00953001" w:rsidRPr="002E2661">
        <w:t>.</w:t>
      </w:r>
    </w:p>
    <w:p w14:paraId="54EA87D2" w14:textId="77777777" w:rsidR="00953001" w:rsidRPr="002E2661" w:rsidRDefault="00953001" w:rsidP="00735299">
      <w:pPr>
        <w:pStyle w:val="a4"/>
      </w:pPr>
      <w:r w:rsidRPr="002E2661">
        <w:lastRenderedPageBreak/>
        <w:t xml:space="preserve">В функции </w:t>
      </w:r>
      <w:proofErr w:type="spellStart"/>
      <w:r w:rsidRPr="002E2661">
        <w:rPr>
          <w:b/>
          <w:bCs/>
          <w:i/>
          <w:iCs/>
        </w:rPr>
        <w:t>TimeBeginSynchronization_</w:t>
      </w:r>
      <w:proofErr w:type="gramStart"/>
      <w:r w:rsidRPr="002E2661">
        <w:rPr>
          <w:b/>
          <w:bCs/>
          <w:i/>
          <w:iCs/>
        </w:rPr>
        <w:t>run</w:t>
      </w:r>
      <w:proofErr w:type="spellEnd"/>
      <w:r w:rsidRPr="002E2661">
        <w:rPr>
          <w:b/>
          <w:bCs/>
          <w:i/>
          <w:iCs/>
        </w:rPr>
        <w:t>(</w:t>
      </w:r>
      <w:proofErr w:type="gramEnd"/>
      <w:r w:rsidRPr="002E2661">
        <w:rPr>
          <w:b/>
          <w:bCs/>
          <w:i/>
          <w:iCs/>
        </w:rPr>
        <w:t>)</w:t>
      </w:r>
      <w:r w:rsidRPr="002E2661">
        <w:t xml:space="preserve"> инициализируются порты синхронизации POR</w:t>
      </w:r>
      <w:r w:rsidR="00063BBA" w:rsidRPr="002E2661">
        <w:t>T</w:t>
      </w:r>
      <w:r w:rsidR="009F0FE7" w:rsidRPr="002E2661">
        <w:t>Е</w:t>
      </w:r>
      <w:r w:rsidRPr="002E2661">
        <w:t>14 и PORT</w:t>
      </w:r>
      <w:r w:rsidR="009F0FE7" w:rsidRPr="002E2661">
        <w:t>Е</w:t>
      </w:r>
      <w:r w:rsidRPr="002E2661">
        <w:t xml:space="preserve">15 </w:t>
      </w:r>
      <w:r w:rsidR="009F0FE7" w:rsidRPr="002E2661">
        <w:t xml:space="preserve">при помощи </w:t>
      </w:r>
      <w:r w:rsidRPr="002E2661">
        <w:t>макрос</w:t>
      </w:r>
      <w:r w:rsidR="009F0FE7" w:rsidRPr="002E2661">
        <w:t xml:space="preserve">а </w:t>
      </w:r>
      <w:r w:rsidRPr="002E2661">
        <w:t>TIME_SYNCHRO_INIC_PORTS.</w:t>
      </w:r>
    </w:p>
    <w:p w14:paraId="44696E70" w14:textId="77777777" w:rsidR="00B4251E" w:rsidRPr="002E2661" w:rsidRDefault="00B4251E" w:rsidP="00035915">
      <w:pPr>
        <w:pStyle w:val="affffa"/>
      </w:pPr>
      <w:r w:rsidRPr="002E2661">
        <w:t>Инициализация прерывания по изменению уровня состоит в следующем:</w:t>
      </w:r>
    </w:p>
    <w:p w14:paraId="1BBE8ECA" w14:textId="0F36C44D" w:rsidR="00B4251E" w:rsidRPr="002E2661" w:rsidRDefault="00B4251E" w:rsidP="00643ABE">
      <w:pPr>
        <w:pStyle w:val="a4"/>
        <w:numPr>
          <w:ilvl w:val="0"/>
          <w:numId w:val="57"/>
        </w:numPr>
        <w:tabs>
          <w:tab w:val="left" w:pos="1134"/>
        </w:tabs>
        <w:ind w:left="0" w:firstLine="709"/>
      </w:pPr>
      <w:r w:rsidRPr="002E2661">
        <w:t xml:space="preserve">в регистре </w:t>
      </w:r>
      <w:r w:rsidRPr="002E2661">
        <w:rPr>
          <w:iCs/>
        </w:rPr>
        <w:t>CNEN</w:t>
      </w:r>
      <w:r w:rsidR="004C686C" w:rsidRPr="002E2661">
        <w:rPr>
          <w:iCs/>
        </w:rPr>
        <w:t>E</w:t>
      </w:r>
      <w:r w:rsidRPr="002E2661">
        <w:t xml:space="preserve"> устанавливается бит</w:t>
      </w:r>
      <w:r w:rsidR="006F1E0E" w:rsidRPr="002E2661">
        <w:t xml:space="preserve"> </w:t>
      </w:r>
      <w:r w:rsidRPr="002E2661">
        <w:t>CN</w:t>
      </w:r>
      <w:r w:rsidR="004C686C" w:rsidRPr="002E2661">
        <w:t>IEE15</w:t>
      </w:r>
      <w:r w:rsidR="00005E7C" w:rsidRPr="002E2661">
        <w:t> </w:t>
      </w:r>
      <w:r w:rsidRPr="002E2661">
        <w:t>=</w:t>
      </w:r>
      <w:r w:rsidR="00005E7C" w:rsidRPr="002E2661">
        <w:t> </w:t>
      </w:r>
      <w:r w:rsidRPr="002E2661">
        <w:t xml:space="preserve">1 </w:t>
      </w:r>
      <w:r w:rsidR="006F1E0E" w:rsidRPr="002E2661">
        <w:t>–</w:t>
      </w:r>
      <w:r w:rsidRPr="002E2661">
        <w:t xml:space="preserve"> </w:t>
      </w:r>
      <w:r w:rsidR="006F1E0E" w:rsidRPr="002E2661">
        <w:t>р</w:t>
      </w:r>
      <w:r w:rsidRPr="002E2661">
        <w:t xml:space="preserve">азрешение прерывания по изменению уровня на входе </w:t>
      </w:r>
      <w:r w:rsidR="007475DF" w:rsidRPr="002E2661">
        <w:t>LA</w:t>
      </w:r>
      <w:r w:rsidR="004C686C" w:rsidRPr="002E2661">
        <w:t>TE15</w:t>
      </w:r>
      <w:r w:rsidRPr="002E2661">
        <w:t>;</w:t>
      </w:r>
    </w:p>
    <w:p w14:paraId="78789586" w14:textId="77777777" w:rsidR="00B4251E" w:rsidRPr="002E2661" w:rsidRDefault="00B4251E" w:rsidP="00643ABE">
      <w:pPr>
        <w:pStyle w:val="a4"/>
        <w:numPr>
          <w:ilvl w:val="0"/>
          <w:numId w:val="57"/>
        </w:numPr>
        <w:tabs>
          <w:tab w:val="left" w:pos="1134"/>
        </w:tabs>
        <w:ind w:left="0" w:firstLine="709"/>
      </w:pPr>
      <w:r w:rsidRPr="002E2661">
        <w:t xml:space="preserve">устанавливается уровень приоритета прерываний по изменению уровня на входах CN, равный </w:t>
      </w:r>
      <w:r w:rsidR="004C686C" w:rsidRPr="002E2661">
        <w:t>4</w:t>
      </w:r>
      <w:r w:rsidRPr="002E2661">
        <w:t xml:space="preserve"> (регистр IPC</w:t>
      </w:r>
      <w:r w:rsidR="004C686C" w:rsidRPr="002E2661">
        <w:t>4</w:t>
      </w:r>
      <w:r w:rsidR="004C686C" w:rsidRPr="002E2661">
        <w:rPr>
          <w:i/>
        </w:rPr>
        <w:t>,</w:t>
      </w:r>
      <w:r w:rsidRPr="002E2661">
        <w:t xml:space="preserve"> </w:t>
      </w:r>
      <w:r w:rsidR="004C686C" w:rsidRPr="002E2661">
        <w:t>поле</w:t>
      </w:r>
      <w:r w:rsidRPr="002E2661">
        <w:t xml:space="preserve"> CNIP</w:t>
      </w:r>
      <w:r w:rsidR="00005E7C" w:rsidRPr="002E2661">
        <w:t> </w:t>
      </w:r>
      <w:r w:rsidRPr="002E2661">
        <w:t>=</w:t>
      </w:r>
      <w:r w:rsidR="00005E7C" w:rsidRPr="002E2661">
        <w:t> </w:t>
      </w:r>
      <w:r w:rsidR="004C686C" w:rsidRPr="002E2661">
        <w:t>4</w:t>
      </w:r>
      <w:r w:rsidRPr="002E2661">
        <w:t>);</w:t>
      </w:r>
    </w:p>
    <w:p w14:paraId="450D3415" w14:textId="77777777" w:rsidR="00B4251E" w:rsidRPr="002E2661" w:rsidRDefault="00B4251E" w:rsidP="006F1E0E">
      <w:pPr>
        <w:pStyle w:val="affffa"/>
      </w:pPr>
      <w:r w:rsidRPr="002E2661">
        <w:t xml:space="preserve">Системный таймер </w:t>
      </w:r>
      <w:r w:rsidRPr="002E2661">
        <w:rPr>
          <w:iCs/>
        </w:rPr>
        <w:t>Т</w:t>
      </w:r>
      <w:r w:rsidR="004C686C" w:rsidRPr="002E2661">
        <w:rPr>
          <w:iCs/>
        </w:rPr>
        <w:t>5</w:t>
      </w:r>
      <w:r w:rsidRPr="002E2661">
        <w:t xml:space="preserve"> отсчитывает кванты синхронизации, по достижении регистра </w:t>
      </w:r>
      <w:r w:rsidRPr="002E2661">
        <w:rPr>
          <w:iCs/>
        </w:rPr>
        <w:t>TMR</w:t>
      </w:r>
      <w:r w:rsidR="004C686C" w:rsidRPr="002E2661">
        <w:rPr>
          <w:iCs/>
        </w:rPr>
        <w:t>5</w:t>
      </w:r>
      <w:r w:rsidRPr="002E2661">
        <w:t xml:space="preserve"> значения регистра </w:t>
      </w:r>
      <w:r w:rsidRPr="002E2661">
        <w:rPr>
          <w:iCs/>
        </w:rPr>
        <w:t>PR</w:t>
      </w:r>
      <w:r w:rsidR="004C686C" w:rsidRPr="002E2661">
        <w:rPr>
          <w:iCs/>
        </w:rPr>
        <w:t>5</w:t>
      </w:r>
      <w:r w:rsidRPr="002E2661">
        <w:t xml:space="preserve"> возникает прерывание, которое обрабатывается с помощью </w:t>
      </w:r>
      <w:r w:rsidR="004C686C" w:rsidRPr="002E2661">
        <w:t>макроса</w:t>
      </w:r>
      <w:r w:rsidRPr="002E2661">
        <w:t xml:space="preserve"> </w:t>
      </w:r>
      <w:r w:rsidR="004C686C" w:rsidRPr="002E2661">
        <w:rPr>
          <w:bCs/>
          <w:iCs/>
        </w:rPr>
        <w:t>MAIN_TIMER_FUNCTION_INTERRUPT</w:t>
      </w:r>
      <w:r w:rsidRPr="002E2661">
        <w:t>, в которой последовательно выполняются следующие действия:</w:t>
      </w:r>
    </w:p>
    <w:p w14:paraId="2693F3F4" w14:textId="77777777" w:rsidR="00B4251E" w:rsidRPr="002E2661" w:rsidRDefault="004C686C" w:rsidP="00643ABE">
      <w:pPr>
        <w:pStyle w:val="a4"/>
        <w:numPr>
          <w:ilvl w:val="0"/>
          <w:numId w:val="58"/>
        </w:numPr>
        <w:tabs>
          <w:tab w:val="left" w:pos="1134"/>
        </w:tabs>
        <w:ind w:left="0" w:firstLine="709"/>
      </w:pPr>
      <w:r w:rsidRPr="002E2661">
        <w:t xml:space="preserve">макрос CHECK_INTERRUPT_CN </w:t>
      </w:r>
      <w:r w:rsidR="00B4251E" w:rsidRPr="002E2661">
        <w:t xml:space="preserve">проверяется наличие с момента предыдущего вызова функции </w:t>
      </w:r>
      <w:r w:rsidRPr="002E2661">
        <w:rPr>
          <w:bCs/>
          <w:iCs/>
        </w:rPr>
        <w:t>MAIN_TIMER_FUNCTION_INTERRUPT</w:t>
      </w:r>
      <w:r w:rsidR="00B4251E" w:rsidRPr="002E2661">
        <w:t xml:space="preserve"> прерывания по изменению уровня синхросигнала (в регистре </w:t>
      </w:r>
      <w:r w:rsidR="00B4251E" w:rsidRPr="002E2661">
        <w:rPr>
          <w:iCs/>
        </w:rPr>
        <w:t>IEC</w:t>
      </w:r>
      <w:r w:rsidRPr="002E2661">
        <w:rPr>
          <w:iCs/>
        </w:rPr>
        <w:t>1</w:t>
      </w:r>
      <w:r w:rsidR="00B4251E" w:rsidRPr="002E2661">
        <w:t xml:space="preserve"> бит </w:t>
      </w:r>
      <w:r w:rsidR="00B4251E" w:rsidRPr="002E2661">
        <w:rPr>
          <w:iCs/>
        </w:rPr>
        <w:t>CNIE</w:t>
      </w:r>
      <w:r w:rsidR="00B4251E" w:rsidRPr="002E2661">
        <w:t xml:space="preserve"> равен «0»), в случае отсутствия происходит переход в ЗС с кодом 0xA001</w:t>
      </w:r>
      <w:r w:rsidR="000F6C75" w:rsidRPr="002E2661">
        <w:t>;</w:t>
      </w:r>
    </w:p>
    <w:p w14:paraId="1502A7D1" w14:textId="77777777" w:rsidR="00B4251E" w:rsidRPr="002E2661" w:rsidRDefault="00B4251E" w:rsidP="00643ABE">
      <w:pPr>
        <w:pStyle w:val="a4"/>
        <w:numPr>
          <w:ilvl w:val="0"/>
          <w:numId w:val="58"/>
        </w:numPr>
        <w:tabs>
          <w:tab w:val="left" w:pos="1134"/>
        </w:tabs>
        <w:ind w:left="0" w:firstLine="709"/>
      </w:pPr>
      <w:r w:rsidRPr="002E2661">
        <w:t xml:space="preserve">меняет на противоположный уровень сигнала на выходной линии временной синхронизации с помощью макроса </w:t>
      </w:r>
      <w:r w:rsidRPr="002E2661">
        <w:rPr>
          <w:iCs/>
        </w:rPr>
        <w:t>TIME_SYNCHRO_TOGGLE_LEVEL</w:t>
      </w:r>
      <w:r w:rsidR="000F6C75" w:rsidRPr="002E2661">
        <w:t>;</w:t>
      </w:r>
    </w:p>
    <w:p w14:paraId="21ECBE0A" w14:textId="77777777" w:rsidR="00F74A73" w:rsidRPr="002E2661" w:rsidRDefault="00F74A73" w:rsidP="00643ABE">
      <w:pPr>
        <w:pStyle w:val="a4"/>
        <w:numPr>
          <w:ilvl w:val="0"/>
          <w:numId w:val="58"/>
        </w:numPr>
        <w:tabs>
          <w:tab w:val="left" w:pos="1134"/>
        </w:tabs>
        <w:ind w:left="0" w:firstLine="709"/>
      </w:pPr>
      <w:r w:rsidRPr="002E2661">
        <w:t>изменяет состояние бита синхронизации на противоположное TIME_SYNCHRO_TOGGLE_LEVEL;</w:t>
      </w:r>
    </w:p>
    <w:p w14:paraId="1243598E" w14:textId="77777777" w:rsidR="00B4251E" w:rsidRPr="002E2661" w:rsidRDefault="00B4251E" w:rsidP="00643ABE">
      <w:pPr>
        <w:pStyle w:val="a4"/>
        <w:numPr>
          <w:ilvl w:val="0"/>
          <w:numId w:val="58"/>
        </w:numPr>
        <w:tabs>
          <w:tab w:val="left" w:pos="1134"/>
        </w:tabs>
        <w:ind w:left="0" w:firstLine="709"/>
      </w:pPr>
      <w:r w:rsidRPr="002E2661">
        <w:t xml:space="preserve">разрешает прерывание по изменению уровня синхросигнала (в регистре </w:t>
      </w:r>
      <w:r w:rsidRPr="002E2661">
        <w:rPr>
          <w:iCs/>
        </w:rPr>
        <w:t>IEC</w:t>
      </w:r>
      <w:r w:rsidR="00F74A73" w:rsidRPr="002E2661">
        <w:rPr>
          <w:iCs/>
        </w:rPr>
        <w:t>1</w:t>
      </w:r>
      <w:r w:rsidRPr="002E2661">
        <w:t xml:space="preserve"> бит </w:t>
      </w:r>
      <w:r w:rsidRPr="002E2661">
        <w:rPr>
          <w:iCs/>
        </w:rPr>
        <w:t>CNIE</w:t>
      </w:r>
      <w:r w:rsidRPr="002E2661">
        <w:t xml:space="preserve"> = 1).</w:t>
      </w:r>
    </w:p>
    <w:p w14:paraId="3CCF60D9" w14:textId="16696B12" w:rsidR="00B4251E" w:rsidRPr="002E2661" w:rsidRDefault="00B4251E" w:rsidP="000F6C75">
      <w:pPr>
        <w:pStyle w:val="affffa"/>
      </w:pPr>
      <w:r w:rsidRPr="002E2661">
        <w:t>Обработка прерывания синхронизации (по изменению уровня</w:t>
      </w:r>
      <w:r w:rsidR="0052595D" w:rsidRPr="002E2661">
        <w:t xml:space="preserve"> </w:t>
      </w:r>
      <w:r w:rsidR="008307DB" w:rsidRPr="002E2661">
        <w:t>входного сигнала</w:t>
      </w:r>
      <w:r w:rsidRPr="002E2661">
        <w:t xml:space="preserve">) выполняется с помощью </w:t>
      </w:r>
      <w:r w:rsidR="00F74A73" w:rsidRPr="002E2661">
        <w:t>макроса</w:t>
      </w:r>
      <w:r w:rsidRPr="002E2661">
        <w:t xml:space="preserve"> </w:t>
      </w:r>
      <w:r w:rsidR="00F74A73" w:rsidRPr="002E2661">
        <w:rPr>
          <w:bCs/>
          <w:iCs/>
        </w:rPr>
        <w:t>CN_FUNCTION_INTERRUPT</w:t>
      </w:r>
      <w:r w:rsidRPr="002E2661">
        <w:rPr>
          <w:bCs/>
          <w:iCs/>
        </w:rPr>
        <w:t>,</w:t>
      </w:r>
      <w:r w:rsidRPr="002E2661">
        <w:t xml:space="preserve"> которая вызывается при соблюдении двух условий:</w:t>
      </w:r>
    </w:p>
    <w:p w14:paraId="7AC32A83" w14:textId="77777777" w:rsidR="00B4251E" w:rsidRPr="002E2661" w:rsidRDefault="00B4251E" w:rsidP="00643ABE">
      <w:pPr>
        <w:pStyle w:val="a4"/>
        <w:numPr>
          <w:ilvl w:val="0"/>
          <w:numId w:val="59"/>
        </w:numPr>
        <w:tabs>
          <w:tab w:val="left" w:pos="1134"/>
        </w:tabs>
        <w:ind w:left="0" w:firstLine="709"/>
      </w:pPr>
      <w:r w:rsidRPr="002E2661">
        <w:t xml:space="preserve">данное прерывание разрешено (в регистре </w:t>
      </w:r>
      <w:r w:rsidRPr="002E2661">
        <w:rPr>
          <w:iCs/>
        </w:rPr>
        <w:t>IEC</w:t>
      </w:r>
      <w:r w:rsidR="00F74A73" w:rsidRPr="002E2661">
        <w:rPr>
          <w:iCs/>
        </w:rPr>
        <w:t>1</w:t>
      </w:r>
      <w:r w:rsidRPr="002E2661">
        <w:t xml:space="preserve"> бит </w:t>
      </w:r>
      <w:r w:rsidRPr="002E2661">
        <w:rPr>
          <w:iCs/>
        </w:rPr>
        <w:t>CNIE</w:t>
      </w:r>
      <w:r w:rsidRPr="002E2661">
        <w:t xml:space="preserve"> равен</w:t>
      </w:r>
      <w:r w:rsidR="000F6C75" w:rsidRPr="002E2661">
        <w:t> </w:t>
      </w:r>
      <w:r w:rsidRPr="002E2661">
        <w:t>1);</w:t>
      </w:r>
    </w:p>
    <w:p w14:paraId="2C42E0F2" w14:textId="148BAA29" w:rsidR="00B4251E" w:rsidRPr="002E2661" w:rsidRDefault="00B4251E" w:rsidP="00643ABE">
      <w:pPr>
        <w:pStyle w:val="a4"/>
        <w:numPr>
          <w:ilvl w:val="0"/>
          <w:numId w:val="59"/>
        </w:numPr>
        <w:tabs>
          <w:tab w:val="left" w:pos="1134"/>
        </w:tabs>
        <w:ind w:left="0" w:firstLine="709"/>
      </w:pPr>
      <w:r w:rsidRPr="002E2661">
        <w:t>есть изменение уровня синхросигнала (</w:t>
      </w:r>
      <w:r w:rsidR="007475DF" w:rsidRPr="002E2661">
        <w:rPr>
          <w:iCs/>
        </w:rPr>
        <w:t>LA</w:t>
      </w:r>
      <w:r w:rsidR="00F74A73" w:rsidRPr="002E2661">
        <w:rPr>
          <w:iCs/>
        </w:rPr>
        <w:t>TE14</w:t>
      </w:r>
      <w:r w:rsidRPr="002E2661">
        <w:t>).</w:t>
      </w:r>
    </w:p>
    <w:p w14:paraId="1CBC7969" w14:textId="77777777" w:rsidR="00B4251E" w:rsidRPr="002E2661" w:rsidRDefault="00B4251E" w:rsidP="000F6C75">
      <w:pPr>
        <w:pStyle w:val="a4"/>
      </w:pPr>
      <w:r w:rsidRPr="002E2661">
        <w:lastRenderedPageBreak/>
        <w:t xml:space="preserve">Считается что </w:t>
      </w:r>
      <w:r w:rsidR="00F74A73" w:rsidRPr="002E2661">
        <w:t xml:space="preserve">макросы </w:t>
      </w:r>
      <w:r w:rsidR="00F74A73" w:rsidRPr="002E2661">
        <w:rPr>
          <w:bCs/>
          <w:iCs/>
        </w:rPr>
        <w:t>CN_FUNCTION_INTERRUPT</w:t>
      </w:r>
      <w:r w:rsidRPr="002E2661">
        <w:t xml:space="preserve"> выполняются синхронно в обоих МК (с точностью до нескольких машинных циклов).</w:t>
      </w:r>
    </w:p>
    <w:p w14:paraId="058A6E4A" w14:textId="77777777" w:rsidR="00B4251E" w:rsidRPr="002E2661" w:rsidRDefault="00B4251E" w:rsidP="000F6C75">
      <w:pPr>
        <w:pStyle w:val="affffa"/>
      </w:pPr>
      <w:r w:rsidRPr="002E2661">
        <w:t xml:space="preserve">В </w:t>
      </w:r>
      <w:r w:rsidR="00F74A73" w:rsidRPr="002E2661">
        <w:t xml:space="preserve">макросе </w:t>
      </w:r>
      <w:r w:rsidR="00F74A73" w:rsidRPr="002E2661">
        <w:rPr>
          <w:bCs/>
          <w:iCs/>
        </w:rPr>
        <w:t>CN_FUNCTION_INTERRUPT</w:t>
      </w:r>
      <w:r w:rsidR="00F74A73" w:rsidRPr="002E2661">
        <w:t xml:space="preserve"> </w:t>
      </w:r>
      <w:r w:rsidRPr="002E2661">
        <w:t>последовательно выполняются следующие действия:</w:t>
      </w:r>
    </w:p>
    <w:p w14:paraId="2AB5C8C1" w14:textId="77777777" w:rsidR="00B4251E" w:rsidRPr="002E2661" w:rsidRDefault="00F74A73" w:rsidP="00643ABE">
      <w:pPr>
        <w:pStyle w:val="a4"/>
        <w:numPr>
          <w:ilvl w:val="0"/>
          <w:numId w:val="60"/>
        </w:numPr>
        <w:tabs>
          <w:tab w:val="left" w:pos="1134"/>
        </w:tabs>
        <w:ind w:left="0" w:firstLine="709"/>
      </w:pPr>
      <w:r w:rsidRPr="002E2661">
        <w:t xml:space="preserve">макрос MAIN_TMR_SYNCHRO </w:t>
      </w:r>
      <w:r w:rsidR="0021763F" w:rsidRPr="002E2661">
        <w:t>–</w:t>
      </w:r>
      <w:r w:rsidRPr="002E2661">
        <w:t xml:space="preserve"> </w:t>
      </w:r>
      <w:r w:rsidR="00B4251E" w:rsidRPr="002E2661">
        <w:t xml:space="preserve">синхронизация системных таймеров </w:t>
      </w:r>
      <w:r w:rsidR="00B4251E" w:rsidRPr="002E2661">
        <w:rPr>
          <w:iCs/>
        </w:rPr>
        <w:t>T</w:t>
      </w:r>
      <w:r w:rsidRPr="002E2661">
        <w:rPr>
          <w:iCs/>
        </w:rPr>
        <w:t>5</w:t>
      </w:r>
      <w:r w:rsidR="00B4251E" w:rsidRPr="002E2661">
        <w:t xml:space="preserve"> обоих МК c коррекцией на время вызова функции прерывания путем записи в регистры </w:t>
      </w:r>
      <w:r w:rsidR="00B4251E" w:rsidRPr="002E2661">
        <w:rPr>
          <w:iCs/>
        </w:rPr>
        <w:t>TMR</w:t>
      </w:r>
      <w:r w:rsidRPr="002E2661">
        <w:rPr>
          <w:iCs/>
        </w:rPr>
        <w:t>5</w:t>
      </w:r>
      <w:r w:rsidR="00B4251E" w:rsidRPr="002E2661">
        <w:t xml:space="preserve"> определенного значения (TMR</w:t>
      </w:r>
      <w:r w:rsidRPr="002E2661">
        <w:t>5</w:t>
      </w:r>
      <w:r w:rsidR="00B4251E" w:rsidRPr="002E2661">
        <w:t xml:space="preserve"> = </w:t>
      </w:r>
      <w:r w:rsidRPr="002E2661">
        <w:t>90</w:t>
      </w:r>
      <w:r w:rsidR="00B4251E" w:rsidRPr="002E2661">
        <w:t xml:space="preserve">). В процессе работы таймеры </w:t>
      </w:r>
      <w:r w:rsidR="00B4251E" w:rsidRPr="002E2661">
        <w:rPr>
          <w:iCs/>
        </w:rPr>
        <w:t>T</w:t>
      </w:r>
      <w:r w:rsidRPr="002E2661">
        <w:rPr>
          <w:iCs/>
        </w:rPr>
        <w:t>5</w:t>
      </w:r>
      <w:r w:rsidR="00B4251E" w:rsidRPr="002E2661">
        <w:t xml:space="preserve"> работают непрерывно (</w:t>
      </w:r>
      <w:proofErr w:type="spellStart"/>
      <w:r w:rsidR="00B4251E" w:rsidRPr="002E2661">
        <w:t>программно</w:t>
      </w:r>
      <w:proofErr w:type="spellEnd"/>
      <w:r w:rsidR="00B4251E" w:rsidRPr="002E2661">
        <w:t xml:space="preserve"> не останавливаются и не запускаются). Если по каким-либо причинам они в разных МК «разбежались», то данное действие заставляет их начать счет с одинакового значения и далее работать синхронно;</w:t>
      </w:r>
    </w:p>
    <w:p w14:paraId="1AE34C9D" w14:textId="77777777" w:rsidR="00B4251E" w:rsidRPr="002E2661" w:rsidRDefault="00B4251E" w:rsidP="00643ABE">
      <w:pPr>
        <w:pStyle w:val="a4"/>
        <w:numPr>
          <w:ilvl w:val="0"/>
          <w:numId w:val="60"/>
        </w:numPr>
        <w:tabs>
          <w:tab w:val="left" w:pos="1134"/>
        </w:tabs>
        <w:ind w:left="0" w:firstLine="709"/>
      </w:pPr>
      <w:r w:rsidRPr="002E2661">
        <w:t>запрет прерываний по изменению уровня;</w:t>
      </w:r>
    </w:p>
    <w:p w14:paraId="1CFED4DD" w14:textId="77777777" w:rsidR="00B4251E" w:rsidRPr="002E2661" w:rsidRDefault="00B4251E" w:rsidP="00643ABE">
      <w:pPr>
        <w:pStyle w:val="a4"/>
        <w:numPr>
          <w:ilvl w:val="0"/>
          <w:numId w:val="60"/>
        </w:numPr>
        <w:tabs>
          <w:tab w:val="left" w:pos="1134"/>
        </w:tabs>
        <w:ind w:left="0" w:firstLine="709"/>
      </w:pPr>
      <w:r w:rsidRPr="002E2661">
        <w:t>контроль уровня сигнала временной синхронизации. В прерываниях с четными номерами (0, 2,</w:t>
      </w:r>
      <w:r w:rsidR="0063597E" w:rsidRPr="002E2661">
        <w:t xml:space="preserve"> …</w:t>
      </w:r>
      <w:r w:rsidRPr="002E2661">
        <w:t>) уровень синхросигнала должен быть высоким (1), в прерываниях с нечетными номерами – низким (0). Если уровень синхросигнала не соответствует ожидаемому, происходит переход в ЗС</w:t>
      </w:r>
      <w:r w:rsidR="0063597E" w:rsidRPr="002E2661">
        <w:t xml:space="preserve"> (имеет место рассинхронизация)</w:t>
      </w:r>
      <w:r w:rsidRPr="002E2661">
        <w:t>;</w:t>
      </w:r>
    </w:p>
    <w:p w14:paraId="7738F41B" w14:textId="77777777" w:rsidR="00B4251E" w:rsidRPr="002E2661" w:rsidRDefault="00B4251E" w:rsidP="00643ABE">
      <w:pPr>
        <w:pStyle w:val="a4"/>
        <w:keepNext/>
        <w:numPr>
          <w:ilvl w:val="0"/>
          <w:numId w:val="60"/>
        </w:numPr>
        <w:tabs>
          <w:tab w:val="left" w:pos="1134"/>
        </w:tabs>
        <w:ind w:left="0" w:firstLine="709"/>
      </w:pPr>
      <w:r w:rsidRPr="002E2661">
        <w:t xml:space="preserve">вызываются функции компонентов, </w:t>
      </w:r>
      <w:r w:rsidR="007A5D47" w:rsidRPr="002E2661">
        <w:t>выполняющие действия,</w:t>
      </w:r>
      <w:r w:rsidRPr="002E2661">
        <w:t xml:space="preserve"> требующие жесткой синхронизации по времени работы в обоих МК:</w:t>
      </w:r>
    </w:p>
    <w:p w14:paraId="5EF99722" w14:textId="6F3816C2" w:rsidR="00B4251E" w:rsidRPr="002E2661" w:rsidRDefault="00BE2C44" w:rsidP="00643ABE">
      <w:pPr>
        <w:pStyle w:val="22"/>
        <w:numPr>
          <w:ilvl w:val="0"/>
          <w:numId w:val="86"/>
        </w:numPr>
        <w:tabs>
          <w:tab w:val="clear" w:pos="1701"/>
        </w:tabs>
        <w:ind w:left="0" w:firstLine="1134"/>
      </w:pPr>
      <w:r w:rsidRPr="002E2661">
        <w:t>прерывание </w:t>
      </w:r>
      <w:r w:rsidR="007A5D47" w:rsidRPr="002E2661">
        <w:t xml:space="preserve">0: </w:t>
      </w:r>
      <w:proofErr w:type="spellStart"/>
      <w:r w:rsidR="00356F05" w:rsidRPr="002E2661">
        <w:rPr>
          <w:b/>
          <w:bCs/>
          <w:i/>
          <w:iCs/>
        </w:rPr>
        <w:t>BinInAddrSet_</w:t>
      </w:r>
      <w:proofErr w:type="gramStart"/>
      <w:r w:rsidR="00356F05" w:rsidRPr="002E2661">
        <w:rPr>
          <w:b/>
          <w:bCs/>
          <w:i/>
          <w:iCs/>
        </w:rPr>
        <w:t>interrupt</w:t>
      </w:r>
      <w:proofErr w:type="spellEnd"/>
      <w:r w:rsidR="007A5D47" w:rsidRPr="002E2661">
        <w:rPr>
          <w:b/>
          <w:bCs/>
          <w:i/>
          <w:iCs/>
        </w:rPr>
        <w:t>(</w:t>
      </w:r>
      <w:proofErr w:type="gramEnd"/>
      <w:r w:rsidR="007A5D47" w:rsidRPr="002E2661">
        <w:rPr>
          <w:b/>
          <w:bCs/>
          <w:i/>
          <w:iCs/>
        </w:rPr>
        <w:t>)</w:t>
      </w:r>
      <w:r w:rsidR="007A5D47" w:rsidRPr="002E2661">
        <w:t xml:space="preserve"> – установка выходных </w:t>
      </w:r>
      <w:r w:rsidRPr="002E2661">
        <w:t xml:space="preserve">сигналов </w:t>
      </w:r>
      <w:r w:rsidR="007A5D47" w:rsidRPr="002E2661">
        <w:t xml:space="preserve">для </w:t>
      </w:r>
      <w:r w:rsidRPr="002E2661">
        <w:t xml:space="preserve">функции </w:t>
      </w:r>
      <w:proofErr w:type="spellStart"/>
      <w:r w:rsidR="007A5D47" w:rsidRPr="002E2661">
        <w:rPr>
          <w:b/>
          <w:bCs/>
          <w:i/>
          <w:iCs/>
        </w:rPr>
        <w:t>BinIn</w:t>
      </w:r>
      <w:proofErr w:type="spellEnd"/>
      <w:r w:rsidR="007A5D47" w:rsidRPr="002E2661">
        <w:rPr>
          <w:b/>
          <w:bCs/>
          <w:i/>
          <w:iCs/>
        </w:rPr>
        <w:t>()</w:t>
      </w:r>
      <w:r w:rsidR="007A5D47" w:rsidRPr="002E2661">
        <w:t>;</w:t>
      </w:r>
    </w:p>
    <w:p w14:paraId="2827DFC6" w14:textId="77777777" w:rsidR="00B4251E" w:rsidRPr="002E2661" w:rsidRDefault="00BE2C44" w:rsidP="0052595D">
      <w:pPr>
        <w:pStyle w:val="22"/>
        <w:tabs>
          <w:tab w:val="clear" w:pos="1701"/>
        </w:tabs>
        <w:ind w:left="0" w:firstLine="1134"/>
      </w:pPr>
      <w:r w:rsidRPr="002E2661">
        <w:t>прерывание </w:t>
      </w:r>
      <w:r w:rsidR="007A5D47" w:rsidRPr="002E2661">
        <w:t xml:space="preserve">1: </w:t>
      </w:r>
      <w:r w:rsidR="00B4251E" w:rsidRPr="002E2661">
        <w:tab/>
      </w:r>
      <w:proofErr w:type="spellStart"/>
      <w:r w:rsidR="007A5D47" w:rsidRPr="002E2661">
        <w:rPr>
          <w:b/>
          <w:bCs/>
          <w:i/>
          <w:iCs/>
        </w:rPr>
        <w:t>AnalogMeasurement_</w:t>
      </w:r>
      <w:proofErr w:type="gramStart"/>
      <w:r w:rsidR="007A5D47" w:rsidRPr="002E2661">
        <w:rPr>
          <w:b/>
          <w:bCs/>
          <w:i/>
          <w:iCs/>
        </w:rPr>
        <w:t>runInterrupt</w:t>
      </w:r>
      <w:proofErr w:type="spellEnd"/>
      <w:r w:rsidR="007A5D47" w:rsidRPr="002E2661">
        <w:rPr>
          <w:b/>
          <w:bCs/>
          <w:i/>
          <w:iCs/>
        </w:rPr>
        <w:t>(</w:t>
      </w:r>
      <w:proofErr w:type="gramEnd"/>
      <w:r w:rsidR="007A5D47" w:rsidRPr="002E2661">
        <w:rPr>
          <w:b/>
          <w:bCs/>
          <w:i/>
          <w:iCs/>
        </w:rPr>
        <w:t>)</w:t>
      </w:r>
      <w:r w:rsidR="00B4251E" w:rsidRPr="002E2661">
        <w:t xml:space="preserve"> – чтение из АЦП результатов текущего цикла преобразования и запуск нового цикла. Таким образом, частота дискретизации аналоговых сигналов составляет </w:t>
      </w:r>
      <w:r w:rsidR="007A5D47" w:rsidRPr="002E2661">
        <w:t>1</w:t>
      </w:r>
      <w:r w:rsidR="00B4251E" w:rsidRPr="002E2661">
        <w:t> кГц.</w:t>
      </w:r>
    </w:p>
    <w:p w14:paraId="1CC08267" w14:textId="77777777" w:rsidR="007A5D47" w:rsidRPr="002E2661" w:rsidRDefault="007A5D47" w:rsidP="0052595D">
      <w:pPr>
        <w:pStyle w:val="22"/>
        <w:tabs>
          <w:tab w:val="clear" w:pos="1701"/>
        </w:tabs>
        <w:ind w:left="0" w:firstLine="1134"/>
      </w:pPr>
      <w:r w:rsidRPr="002E2661">
        <w:t>прерывание</w:t>
      </w:r>
      <w:r w:rsidR="00BE2C44" w:rsidRPr="002E2661">
        <w:t> </w:t>
      </w:r>
      <w:r w:rsidRPr="002E2661">
        <w:t>3: контроль МК;</w:t>
      </w:r>
    </w:p>
    <w:p w14:paraId="20576A3C" w14:textId="7EEFBE85" w:rsidR="007A5D47" w:rsidRPr="002E2661" w:rsidRDefault="007A5D47" w:rsidP="0052595D">
      <w:pPr>
        <w:pStyle w:val="22"/>
        <w:tabs>
          <w:tab w:val="clear" w:pos="1701"/>
        </w:tabs>
        <w:ind w:left="0" w:firstLine="1134"/>
      </w:pPr>
      <w:r w:rsidRPr="002E2661">
        <w:t>прерывание</w:t>
      </w:r>
      <w:r w:rsidR="00BE2C44" w:rsidRPr="002E2661">
        <w:t> 1</w:t>
      </w:r>
      <w:r w:rsidRPr="002E2661">
        <w:t xml:space="preserve">5: </w:t>
      </w:r>
      <w:proofErr w:type="spellStart"/>
      <w:r w:rsidR="00356F05" w:rsidRPr="002E2661">
        <w:rPr>
          <w:b/>
          <w:bCs/>
        </w:rPr>
        <w:t>BinInDataRead_</w:t>
      </w:r>
      <w:proofErr w:type="gramStart"/>
      <w:r w:rsidR="00356F05" w:rsidRPr="002E2661">
        <w:rPr>
          <w:b/>
          <w:bCs/>
        </w:rPr>
        <w:t>interrupt</w:t>
      </w:r>
      <w:proofErr w:type="spellEnd"/>
      <w:r w:rsidRPr="002E2661">
        <w:rPr>
          <w:b/>
          <w:bCs/>
        </w:rPr>
        <w:t>(</w:t>
      </w:r>
      <w:proofErr w:type="gramEnd"/>
      <w:r w:rsidRPr="002E2661">
        <w:rPr>
          <w:b/>
          <w:bCs/>
        </w:rPr>
        <w:t>)</w:t>
      </w:r>
      <w:r w:rsidRPr="002E2661">
        <w:t xml:space="preserve"> – чтение входных сигналов для функции </w:t>
      </w:r>
      <w:proofErr w:type="spellStart"/>
      <w:r w:rsidRPr="002E2661">
        <w:rPr>
          <w:b/>
          <w:bCs/>
          <w:i/>
          <w:iCs/>
        </w:rPr>
        <w:t>BinIn</w:t>
      </w:r>
      <w:proofErr w:type="spellEnd"/>
      <w:r w:rsidRPr="002E2661">
        <w:rPr>
          <w:b/>
          <w:bCs/>
          <w:i/>
          <w:iCs/>
        </w:rPr>
        <w:t>()</w:t>
      </w:r>
      <w:r w:rsidRPr="002E2661">
        <w:t>;</w:t>
      </w:r>
    </w:p>
    <w:p w14:paraId="549337D8" w14:textId="77777777" w:rsidR="00BE2C44" w:rsidRPr="002E2661" w:rsidRDefault="00BE2C44" w:rsidP="0052595D">
      <w:pPr>
        <w:pStyle w:val="22"/>
        <w:tabs>
          <w:tab w:val="clear" w:pos="1701"/>
        </w:tabs>
        <w:ind w:left="0" w:firstLine="1134"/>
      </w:pPr>
      <w:r w:rsidRPr="002E2661">
        <w:t>функции </w:t>
      </w:r>
      <w:proofErr w:type="spellStart"/>
      <w:r w:rsidRPr="002E2661">
        <w:rPr>
          <w:b/>
          <w:bCs/>
          <w:i/>
          <w:iCs/>
        </w:rPr>
        <w:t>ShuntShiftGen_</w:t>
      </w:r>
      <w:proofErr w:type="gramStart"/>
      <w:r w:rsidRPr="002E2661">
        <w:rPr>
          <w:b/>
          <w:bCs/>
          <w:i/>
          <w:iCs/>
        </w:rPr>
        <w:t>interrupt</w:t>
      </w:r>
      <w:proofErr w:type="spellEnd"/>
      <w:r w:rsidRPr="002E2661">
        <w:rPr>
          <w:b/>
          <w:bCs/>
          <w:i/>
          <w:iCs/>
        </w:rPr>
        <w:t>(</w:t>
      </w:r>
      <w:proofErr w:type="gramEnd"/>
      <w:r w:rsidRPr="002E2661">
        <w:rPr>
          <w:b/>
          <w:bCs/>
          <w:i/>
          <w:iCs/>
        </w:rPr>
        <w:t>)</w:t>
      </w:r>
      <w:r w:rsidRPr="002E2661">
        <w:t>, </w:t>
      </w:r>
      <w:proofErr w:type="spellStart"/>
      <w:r w:rsidRPr="002E2661">
        <w:rPr>
          <w:b/>
          <w:bCs/>
          <w:i/>
          <w:iCs/>
        </w:rPr>
        <w:t>PosDetGenerator_interrupt</w:t>
      </w:r>
      <w:proofErr w:type="spellEnd"/>
      <w:r w:rsidRPr="002E2661">
        <w:rPr>
          <w:b/>
          <w:bCs/>
          <w:i/>
          <w:iCs/>
        </w:rPr>
        <w:t>()</w:t>
      </w:r>
      <w:r w:rsidRPr="002E2661">
        <w:t xml:space="preserve">, </w:t>
      </w:r>
      <w:proofErr w:type="spellStart"/>
      <w:r w:rsidRPr="002E2661">
        <w:rPr>
          <w:b/>
          <w:bCs/>
          <w:i/>
          <w:iCs/>
        </w:rPr>
        <w:t>BlockExch_interrupt</w:t>
      </w:r>
      <w:proofErr w:type="spellEnd"/>
      <w:r w:rsidRPr="002E2661">
        <w:rPr>
          <w:b/>
          <w:bCs/>
          <w:i/>
          <w:iCs/>
        </w:rPr>
        <w:t>()</w:t>
      </w:r>
      <w:r w:rsidRPr="002E2661">
        <w:t xml:space="preserve"> вызываются </w:t>
      </w:r>
      <w:r w:rsidR="00063BBA" w:rsidRPr="002E2661">
        <w:t>при</w:t>
      </w:r>
      <w:r w:rsidRPr="002E2661">
        <w:t xml:space="preserve"> каждом прерывании.</w:t>
      </w:r>
    </w:p>
    <w:p w14:paraId="2ED22E37" w14:textId="77777777" w:rsidR="00B4251E" w:rsidRPr="002E2661" w:rsidRDefault="00B4251E" w:rsidP="00643ABE">
      <w:pPr>
        <w:pStyle w:val="a4"/>
        <w:numPr>
          <w:ilvl w:val="0"/>
          <w:numId w:val="61"/>
        </w:numPr>
        <w:tabs>
          <w:tab w:val="left" w:pos="1134"/>
        </w:tabs>
        <w:ind w:left="0" w:firstLine="709"/>
      </w:pPr>
      <w:r w:rsidRPr="002E2661">
        <w:lastRenderedPageBreak/>
        <w:t xml:space="preserve">проверка на переполнение счетчика прерываний синхронизации </w:t>
      </w:r>
      <w:proofErr w:type="spellStart"/>
      <w:r w:rsidRPr="002E2661">
        <w:rPr>
          <w:i/>
        </w:rPr>
        <w:t>cInterrMainFor</w:t>
      </w:r>
      <w:proofErr w:type="spellEnd"/>
      <w:r w:rsidRPr="002E2661">
        <w:t xml:space="preserve">. Если </w:t>
      </w:r>
      <w:proofErr w:type="spellStart"/>
      <w:r w:rsidRPr="002E2661">
        <w:rPr>
          <w:i/>
        </w:rPr>
        <w:t>cInterrMainFor</w:t>
      </w:r>
      <w:proofErr w:type="spellEnd"/>
      <w:r w:rsidRPr="002E2661">
        <w:t xml:space="preserve"> больше либо равен </w:t>
      </w:r>
      <w:r w:rsidRPr="002E2661">
        <w:rPr>
          <w:iCs/>
        </w:rPr>
        <w:t>MAIN_NUMBER_OF_INTERRUPT</w:t>
      </w:r>
      <w:r w:rsidRPr="002E2661">
        <w:t xml:space="preserve">, происходит переход в ЗС. Счетчик </w:t>
      </w:r>
      <w:proofErr w:type="spellStart"/>
      <w:r w:rsidRPr="002E2661">
        <w:rPr>
          <w:i/>
        </w:rPr>
        <w:t>cInterrMainFor</w:t>
      </w:r>
      <w:proofErr w:type="spellEnd"/>
      <w:r w:rsidRPr="002E2661">
        <w:t xml:space="preserve"> обнуляется в начале каждой итерации основного рабочего цикла </w:t>
      </w:r>
      <w:proofErr w:type="spellStart"/>
      <w:proofErr w:type="gramStart"/>
      <w:r w:rsidRPr="002E2661">
        <w:rPr>
          <w:b/>
          <w:i/>
        </w:rPr>
        <w:t>main</w:t>
      </w:r>
      <w:proofErr w:type="spellEnd"/>
      <w:r w:rsidRPr="002E2661">
        <w:rPr>
          <w:b/>
          <w:i/>
        </w:rPr>
        <w:t>(</w:t>
      </w:r>
      <w:proofErr w:type="gramEnd"/>
      <w:r w:rsidRPr="002E2661">
        <w:rPr>
          <w:b/>
          <w:i/>
        </w:rPr>
        <w:t>)</w:t>
      </w:r>
      <w:r w:rsidRPr="002E2661">
        <w:t>, поэтому данная ситуация возможна</w:t>
      </w:r>
      <w:r w:rsidR="00A60086" w:rsidRPr="002E2661">
        <w:t>,</w:t>
      </w:r>
      <w:r w:rsidRPr="002E2661">
        <w:t xml:space="preserve"> если время выполнения итерации основного цикла длится дольше </w:t>
      </w:r>
      <w:r w:rsidRPr="002E2661">
        <w:rPr>
          <w:iCs/>
        </w:rPr>
        <w:t>MAIN_NUMBER_OF_INTERRUPT</w:t>
      </w:r>
      <w:r w:rsidRPr="002E2661">
        <w:t xml:space="preserve"> прерываний </w:t>
      </w:r>
      <w:r w:rsidR="00C052DE" w:rsidRPr="002E2661">
        <w:t>(</w:t>
      </w:r>
      <w:r w:rsidRPr="002E2661">
        <w:t>1</w:t>
      </w:r>
      <w:r w:rsidR="00C052DE" w:rsidRPr="002E2661">
        <w:t> </w:t>
      </w:r>
      <w:r w:rsidRPr="002E2661">
        <w:t>мс</w:t>
      </w:r>
      <w:r w:rsidR="00C052DE" w:rsidRPr="002E2661">
        <w:t>)</w:t>
      </w:r>
      <w:r w:rsidR="00A60086" w:rsidRPr="002E2661">
        <w:t>,</w:t>
      </w:r>
      <w:r w:rsidRPr="002E2661">
        <w:t xml:space="preserve"> что свидетельствует о сбое в алгоритме работы программы;</w:t>
      </w:r>
    </w:p>
    <w:p w14:paraId="5043B82A" w14:textId="77777777" w:rsidR="00B4251E" w:rsidRPr="002E2661" w:rsidRDefault="00B4251E" w:rsidP="00643ABE">
      <w:pPr>
        <w:pStyle w:val="a4"/>
        <w:numPr>
          <w:ilvl w:val="0"/>
          <w:numId w:val="61"/>
        </w:numPr>
        <w:tabs>
          <w:tab w:val="left" w:pos="1134"/>
        </w:tabs>
        <w:ind w:left="0" w:firstLine="709"/>
      </w:pPr>
      <w:r w:rsidRPr="002E2661">
        <w:t>инкремент счетчика прерываний синхронизации;</w:t>
      </w:r>
    </w:p>
    <w:p w14:paraId="50FD0856" w14:textId="77777777" w:rsidR="00B4251E" w:rsidRPr="002E2661" w:rsidRDefault="00B4251E" w:rsidP="00643ABE">
      <w:pPr>
        <w:pStyle w:val="a4"/>
        <w:numPr>
          <w:ilvl w:val="0"/>
          <w:numId w:val="61"/>
        </w:numPr>
        <w:tabs>
          <w:tab w:val="left" w:pos="1134"/>
        </w:tabs>
        <w:ind w:left="0" w:firstLine="709"/>
      </w:pPr>
      <w:r w:rsidRPr="002E2661">
        <w:t xml:space="preserve">запуск таймера для </w:t>
      </w:r>
      <w:r w:rsidR="00E44927" w:rsidRPr="002E2661">
        <w:t xml:space="preserve">при помощи макроса CAN_TIMER_START </w:t>
      </w:r>
      <w:r w:rsidRPr="002E2661">
        <w:t xml:space="preserve">в каждом прерывании кроме последнего в цикле из </w:t>
      </w:r>
      <w:r w:rsidRPr="002E2661">
        <w:rPr>
          <w:iCs/>
        </w:rPr>
        <w:t>MAIN_NUMBER_OF_INTERRUPT</w:t>
      </w:r>
      <w:r w:rsidRPr="002E2661">
        <w:t xml:space="preserve"> прерываний.</w:t>
      </w:r>
    </w:p>
    <w:p w14:paraId="1635A65C" w14:textId="77777777" w:rsidR="00B4251E" w:rsidRPr="002E2661" w:rsidRDefault="00213810" w:rsidP="002F6B6A">
      <w:pPr>
        <w:pStyle w:val="5"/>
      </w:pPr>
      <w:r w:rsidRPr="002E2661">
        <w:t>Реализация потока синхронизации данных</w:t>
      </w:r>
    </w:p>
    <w:p w14:paraId="233BC61B" w14:textId="77777777" w:rsidR="00005E7C" w:rsidRPr="002E2661" w:rsidRDefault="00213810" w:rsidP="00213810">
      <w:pPr>
        <w:pStyle w:val="a4"/>
        <w:rPr>
          <w:color w:val="FF0000"/>
        </w:rPr>
      </w:pPr>
      <w:r w:rsidRPr="002E2661">
        <w:t>Основные принципы организации работы данного потока управления описаны в</w:t>
      </w:r>
      <w:r w:rsidR="00005E7C" w:rsidRPr="002E2661">
        <w:t xml:space="preserve"> разделе</w:t>
      </w:r>
      <w:r w:rsidRPr="002E2661">
        <w:t> 4.2.3</w:t>
      </w:r>
      <w:r w:rsidRPr="002E2661">
        <w:rPr>
          <w:color w:val="FF0000"/>
        </w:rPr>
        <w:t xml:space="preserve"> </w:t>
      </w:r>
      <w:r w:rsidR="00005E7C" w:rsidRPr="002E2661">
        <w:t>«</w:t>
      </w:r>
      <w:r w:rsidR="00005E7C" w:rsidRPr="002E2661">
        <w:tab/>
        <w:t>Поток синхронизации данных» документа «Объектный контроллер привода стрелки ОКПС-Е-К. Архитектура программного обеспечения ЕИУС.465275.006.100</w:t>
      </w:r>
      <w:r w:rsidR="00005E7C" w:rsidRPr="002E2661">
        <w:noBreakHyphen/>
        <w:t>01 97 01».</w:t>
      </w:r>
    </w:p>
    <w:p w14:paraId="472BB381" w14:textId="62B69451" w:rsidR="00213810" w:rsidRPr="002E2661" w:rsidRDefault="00213810" w:rsidP="00213810">
      <w:pPr>
        <w:pStyle w:val="a4"/>
      </w:pPr>
      <w:r w:rsidRPr="002E2661">
        <w:t xml:space="preserve">Подробное описание компонента </w:t>
      </w:r>
      <w:proofErr w:type="spellStart"/>
      <w:r w:rsidRPr="002E2661">
        <w:rPr>
          <w:rStyle w:val="affffff7"/>
        </w:rPr>
        <w:t>InterChannel</w:t>
      </w:r>
      <w:proofErr w:type="spellEnd"/>
      <w:r w:rsidRPr="002E2661">
        <w:rPr>
          <w:rFonts w:eastAsia="Malgun Gothic"/>
          <w:lang w:eastAsia="ko-KR"/>
        </w:rPr>
        <w:t xml:space="preserve"> приведено </w:t>
      </w:r>
      <w:r w:rsidRPr="002E2661">
        <w:rPr>
          <w:rFonts w:eastAsia="Malgun Gothic"/>
          <w:color w:val="000000" w:themeColor="text1"/>
          <w:lang w:eastAsia="ko-KR"/>
        </w:rPr>
        <w:t>в </w:t>
      </w:r>
      <w:r w:rsidR="0019465E" w:rsidRPr="002E2661">
        <w:rPr>
          <w:rFonts w:eastAsia="Malgun Gothic"/>
          <w:color w:val="000000" w:themeColor="text1"/>
          <w:lang w:eastAsia="ko-KR"/>
        </w:rPr>
        <w:fldChar w:fldCharType="begin"/>
      </w:r>
      <w:r w:rsidR="00005E7C" w:rsidRPr="002E2661">
        <w:rPr>
          <w:rFonts w:eastAsia="Malgun Gothic"/>
          <w:color w:val="000000" w:themeColor="text1"/>
          <w:lang w:eastAsia="ko-KR"/>
        </w:rPr>
        <w:instrText xml:space="preserve"> REF _Ref36459985 \r \h </w:instrText>
      </w:r>
      <w:r w:rsidR="0019465E" w:rsidRPr="002E2661">
        <w:rPr>
          <w:rFonts w:eastAsia="Malgun Gothic"/>
          <w:color w:val="000000" w:themeColor="text1"/>
          <w:lang w:eastAsia="ko-KR"/>
        </w:rPr>
      </w:r>
      <w:r w:rsidR="0019465E" w:rsidRPr="002E2661">
        <w:rPr>
          <w:rFonts w:eastAsia="Malgun Gothic"/>
          <w:color w:val="000000" w:themeColor="text1"/>
          <w:lang w:eastAsia="ko-KR"/>
        </w:rPr>
        <w:fldChar w:fldCharType="separate"/>
      </w:r>
      <w:r w:rsidR="001432BC">
        <w:rPr>
          <w:rFonts w:eastAsia="Malgun Gothic"/>
          <w:color w:val="000000" w:themeColor="text1"/>
          <w:lang w:eastAsia="ko-KR"/>
        </w:rPr>
        <w:t>4.3.14</w:t>
      </w:r>
      <w:r w:rsidR="0019465E" w:rsidRPr="002E2661">
        <w:rPr>
          <w:rFonts w:eastAsia="Malgun Gothic"/>
          <w:color w:val="000000" w:themeColor="text1"/>
          <w:lang w:eastAsia="ko-KR"/>
        </w:rPr>
        <w:fldChar w:fldCharType="end"/>
      </w:r>
      <w:r w:rsidRPr="002E2661">
        <w:rPr>
          <w:rFonts w:eastAsia="Malgun Gothic"/>
          <w:color w:val="000000" w:themeColor="text1"/>
          <w:lang w:eastAsia="ko-KR"/>
        </w:rPr>
        <w:t>.</w:t>
      </w:r>
    </w:p>
    <w:p w14:paraId="72923074" w14:textId="77777777" w:rsidR="00213810" w:rsidRPr="002E2661" w:rsidRDefault="00213810" w:rsidP="00213810">
      <w:pPr>
        <w:pStyle w:val="a4"/>
      </w:pPr>
      <w:r w:rsidRPr="002E2661">
        <w:t xml:space="preserve">Для реализации потока синхронизации данных используется таймер МК </w:t>
      </w:r>
      <w:r w:rsidRPr="002E2661">
        <w:rPr>
          <w:iCs/>
        </w:rPr>
        <w:t>T4</w:t>
      </w:r>
      <w:r w:rsidRPr="002E2661">
        <w:t>.</w:t>
      </w:r>
    </w:p>
    <w:p w14:paraId="6D59D51D" w14:textId="77777777" w:rsidR="00213810" w:rsidRPr="002E2661" w:rsidRDefault="00213810" w:rsidP="00213810">
      <w:pPr>
        <w:pStyle w:val="affffa"/>
      </w:pPr>
      <w:r w:rsidRPr="002E2661">
        <w:t xml:space="preserve">Инициализация таймера Т4 выполняется в </w:t>
      </w:r>
      <w:r w:rsidR="00F23538" w:rsidRPr="002E2661">
        <w:t>макросе CAN_TIMER_INIT</w:t>
      </w:r>
      <w:r w:rsidRPr="002E2661">
        <w:t xml:space="preserve"> и состоит в следующем:</w:t>
      </w:r>
    </w:p>
    <w:p w14:paraId="2A51A6DB" w14:textId="77777777" w:rsidR="00213810" w:rsidRPr="002E2661" w:rsidRDefault="00213810" w:rsidP="00643ABE">
      <w:pPr>
        <w:pStyle w:val="a4"/>
        <w:keepNext/>
        <w:numPr>
          <w:ilvl w:val="0"/>
          <w:numId w:val="62"/>
        </w:numPr>
        <w:tabs>
          <w:tab w:val="left" w:pos="1134"/>
        </w:tabs>
        <w:ind w:left="0" w:firstLine="709"/>
      </w:pPr>
      <w:r w:rsidRPr="002E2661">
        <w:rPr>
          <w:iCs/>
        </w:rPr>
        <w:t>Т4</w:t>
      </w:r>
      <w:r w:rsidRPr="002E2661">
        <w:t xml:space="preserve"> является таймером типа B, в его управляющем регистре </w:t>
      </w:r>
      <w:r w:rsidRPr="002E2661">
        <w:rPr>
          <w:iCs/>
        </w:rPr>
        <w:t>T4CON</w:t>
      </w:r>
      <w:r w:rsidRPr="002E2661">
        <w:t xml:space="preserve"> выполняются следующие установки:</w:t>
      </w:r>
    </w:p>
    <w:p w14:paraId="197AFA00" w14:textId="77777777" w:rsidR="00213810" w:rsidRPr="002E2661" w:rsidRDefault="00213810" w:rsidP="00643ABE">
      <w:pPr>
        <w:pStyle w:val="22"/>
        <w:numPr>
          <w:ilvl w:val="0"/>
          <w:numId w:val="87"/>
        </w:numPr>
        <w:tabs>
          <w:tab w:val="clear" w:pos="1701"/>
        </w:tabs>
        <w:ind w:left="426" w:firstLine="567"/>
      </w:pPr>
      <w:r w:rsidRPr="002E2661">
        <w:t xml:space="preserve">TON=0 – </w:t>
      </w:r>
      <w:r w:rsidR="000D32DD" w:rsidRPr="002E2661">
        <w:t>т</w:t>
      </w:r>
      <w:r w:rsidRPr="002E2661">
        <w:t>аймер остановлен.</w:t>
      </w:r>
    </w:p>
    <w:p w14:paraId="1DD58EB2" w14:textId="77777777" w:rsidR="00213810" w:rsidRPr="002E2661" w:rsidRDefault="00213810" w:rsidP="00751CC4">
      <w:pPr>
        <w:pStyle w:val="22"/>
        <w:tabs>
          <w:tab w:val="clear" w:pos="1701"/>
        </w:tabs>
        <w:ind w:left="0" w:firstLine="993"/>
      </w:pPr>
      <w:r w:rsidRPr="002E2661">
        <w:t>TCS=0</w:t>
      </w:r>
      <w:r w:rsidR="000D32DD" w:rsidRPr="002E2661">
        <w:t xml:space="preserve"> –</w:t>
      </w:r>
      <w:r w:rsidRPr="002E2661">
        <w:t xml:space="preserve"> </w:t>
      </w:r>
      <w:r w:rsidR="000D32DD" w:rsidRPr="002E2661">
        <w:t>и</w:t>
      </w:r>
      <w:r w:rsidRPr="002E2661">
        <w:t>сточником тактового сигнала является внутренняя системная тактовая частота</w:t>
      </w:r>
      <w:r w:rsidR="004E25C0" w:rsidRPr="002E2661">
        <w:t>;</w:t>
      </w:r>
    </w:p>
    <w:p w14:paraId="24CFFB16" w14:textId="77777777" w:rsidR="00213810" w:rsidRPr="002E2661" w:rsidRDefault="00213810" w:rsidP="00751CC4">
      <w:pPr>
        <w:pStyle w:val="22"/>
        <w:tabs>
          <w:tab w:val="clear" w:pos="1701"/>
          <w:tab w:val="left" w:pos="993"/>
        </w:tabs>
        <w:ind w:left="0" w:firstLine="993"/>
      </w:pPr>
      <w:r w:rsidRPr="002E2661">
        <w:t>TGATE = 0</w:t>
      </w:r>
      <w:r w:rsidR="000D32DD" w:rsidRPr="002E2661">
        <w:t xml:space="preserve"> – т</w:t>
      </w:r>
      <w:r w:rsidRPr="002E2661">
        <w:t>аймерное накопление времени отключено;</w:t>
      </w:r>
    </w:p>
    <w:p w14:paraId="59E04C37" w14:textId="77777777" w:rsidR="00213810" w:rsidRPr="002E2661" w:rsidRDefault="00213810" w:rsidP="00751CC4">
      <w:pPr>
        <w:pStyle w:val="22"/>
        <w:tabs>
          <w:tab w:val="clear" w:pos="1701"/>
          <w:tab w:val="left" w:pos="993"/>
        </w:tabs>
        <w:ind w:left="0" w:firstLine="993"/>
      </w:pPr>
      <w:r w:rsidRPr="002E2661">
        <w:rPr>
          <w:bCs/>
        </w:rPr>
        <w:lastRenderedPageBreak/>
        <w:t>TCKPS</w:t>
      </w:r>
      <w:r w:rsidR="004467E4" w:rsidRPr="002E2661">
        <w:rPr>
          <w:bCs/>
        </w:rPr>
        <w:t> </w:t>
      </w:r>
      <w:r w:rsidRPr="002E2661">
        <w:rPr>
          <w:bCs/>
        </w:rPr>
        <w:t>&lt;1:0&gt; = 00</w:t>
      </w:r>
      <w:r w:rsidR="000D32DD" w:rsidRPr="002E2661">
        <w:rPr>
          <w:bCs/>
        </w:rPr>
        <w:t xml:space="preserve"> </w:t>
      </w:r>
      <w:r w:rsidR="000D32DD" w:rsidRPr="002E2661">
        <w:t>–</w:t>
      </w:r>
      <w:r w:rsidRPr="002E2661">
        <w:rPr>
          <w:bCs/>
        </w:rPr>
        <w:t xml:space="preserve"> </w:t>
      </w:r>
      <w:r w:rsidR="000D32DD" w:rsidRPr="002E2661">
        <w:rPr>
          <w:bCs/>
        </w:rPr>
        <w:t>з</w:t>
      </w:r>
      <w:r w:rsidRPr="002E2661">
        <w:rPr>
          <w:bCs/>
        </w:rPr>
        <w:t xml:space="preserve">начение входного </w:t>
      </w:r>
      <w:r w:rsidR="004E25C0" w:rsidRPr="002E2661">
        <w:rPr>
          <w:bCs/>
        </w:rPr>
        <w:t>делителя</w:t>
      </w:r>
      <w:r w:rsidRPr="002E2661">
        <w:rPr>
          <w:bCs/>
        </w:rPr>
        <w:t xml:space="preserve"> тактовой частоты таймера равно 1:1,</w:t>
      </w:r>
      <w:r w:rsidR="000D32DD" w:rsidRPr="002E2661">
        <w:rPr>
          <w:bCs/>
        </w:rPr>
        <w:t xml:space="preserve"> </w:t>
      </w:r>
      <w:r w:rsidRPr="002E2661">
        <w:rPr>
          <w:bCs/>
        </w:rPr>
        <w:t xml:space="preserve">т.е. входная тактовая частота не делится, и значение счетчика таймера (регистр </w:t>
      </w:r>
      <w:r w:rsidRPr="002E2661">
        <w:rPr>
          <w:bCs/>
          <w:iCs/>
        </w:rPr>
        <w:t>TMR4</w:t>
      </w:r>
      <w:r w:rsidRPr="002E2661">
        <w:rPr>
          <w:bCs/>
        </w:rPr>
        <w:t>) увеличивается на 1 за 1 командный цикл</w:t>
      </w:r>
      <w:r w:rsidR="00B95A18" w:rsidRPr="002E2661">
        <w:rPr>
          <w:bCs/>
        </w:rPr>
        <w:t>.</w:t>
      </w:r>
    </w:p>
    <w:p w14:paraId="0CD8AFED" w14:textId="77777777" w:rsidR="00213810" w:rsidRPr="002E2661" w:rsidRDefault="00213810" w:rsidP="00643ABE">
      <w:pPr>
        <w:pStyle w:val="a4"/>
        <w:numPr>
          <w:ilvl w:val="0"/>
          <w:numId w:val="63"/>
        </w:numPr>
        <w:tabs>
          <w:tab w:val="left" w:pos="1134"/>
        </w:tabs>
        <w:ind w:left="0" w:firstLine="709"/>
      </w:pPr>
      <w:r w:rsidRPr="002E2661">
        <w:t>обнуляется содержимое регистра счетчика таймера: TMR4 = 0;</w:t>
      </w:r>
    </w:p>
    <w:p w14:paraId="6FE1D7AF" w14:textId="77777777" w:rsidR="00213810" w:rsidRPr="002E2661" w:rsidRDefault="00213810" w:rsidP="00643ABE">
      <w:pPr>
        <w:pStyle w:val="a4"/>
        <w:numPr>
          <w:ilvl w:val="0"/>
          <w:numId w:val="63"/>
        </w:numPr>
        <w:tabs>
          <w:tab w:val="left" w:pos="1134"/>
        </w:tabs>
        <w:ind w:left="0" w:firstLine="709"/>
      </w:pPr>
      <w:r w:rsidRPr="002E2661">
        <w:t xml:space="preserve">путем записи в регистр </w:t>
      </w:r>
      <w:r w:rsidRPr="002E2661">
        <w:rPr>
          <w:iCs/>
        </w:rPr>
        <w:t>PR4</w:t>
      </w:r>
      <w:r w:rsidRPr="002E2661">
        <w:t xml:space="preserve"> (регистр периода таймера) значения</w:t>
      </w:r>
      <w:r w:rsidR="000D32DD" w:rsidRPr="002E2661">
        <w:t> </w:t>
      </w:r>
      <w:r w:rsidR="004E25C0" w:rsidRPr="002E2661">
        <w:t>128</w:t>
      </w:r>
      <w:r w:rsidRPr="002E2661">
        <w:t>, устанавливается период счета</w:t>
      </w:r>
      <w:r w:rsidR="004E25C0" w:rsidRPr="002E2661">
        <w:t>;</w:t>
      </w:r>
    </w:p>
    <w:p w14:paraId="461C4471" w14:textId="77777777" w:rsidR="00213810" w:rsidRPr="002E2661" w:rsidRDefault="004E25C0" w:rsidP="00643ABE">
      <w:pPr>
        <w:pStyle w:val="a4"/>
        <w:numPr>
          <w:ilvl w:val="0"/>
          <w:numId w:val="63"/>
        </w:numPr>
        <w:tabs>
          <w:tab w:val="left" w:pos="1134"/>
        </w:tabs>
        <w:ind w:left="0" w:firstLine="709"/>
      </w:pPr>
      <w:r w:rsidRPr="002E2661">
        <w:t xml:space="preserve">в макросе INTERRUPT_INIT </w:t>
      </w:r>
      <w:r w:rsidR="00213810" w:rsidRPr="002E2661">
        <w:t xml:space="preserve">устанавливается уровень приоритета прерываний от таймера </w:t>
      </w:r>
      <w:r w:rsidR="00213810" w:rsidRPr="002E2661">
        <w:rPr>
          <w:iCs/>
        </w:rPr>
        <w:t>Т4</w:t>
      </w:r>
      <w:r w:rsidR="00213810" w:rsidRPr="002E2661">
        <w:t>, равный</w:t>
      </w:r>
      <w:r w:rsidR="000D32DD" w:rsidRPr="002E2661">
        <w:t> </w:t>
      </w:r>
      <w:r w:rsidR="00213810" w:rsidRPr="002E2661">
        <w:t xml:space="preserve">2: в регистре </w:t>
      </w:r>
      <w:r w:rsidR="00213810" w:rsidRPr="002E2661">
        <w:rPr>
          <w:iCs/>
        </w:rPr>
        <w:t>IPC</w:t>
      </w:r>
      <w:r w:rsidRPr="002E2661">
        <w:rPr>
          <w:iCs/>
        </w:rPr>
        <w:t>6</w:t>
      </w:r>
      <w:r w:rsidR="00213810" w:rsidRPr="002E2661">
        <w:t xml:space="preserve"> </w:t>
      </w:r>
      <w:r w:rsidRPr="002E2661">
        <w:t>поле</w:t>
      </w:r>
      <w:r w:rsidR="00213810" w:rsidRPr="002E2661">
        <w:t xml:space="preserve"> T4IP</w:t>
      </w:r>
      <w:r w:rsidRPr="002E2661">
        <w:t>2</w:t>
      </w:r>
      <w:r w:rsidR="004467E4" w:rsidRPr="002E2661">
        <w:t> </w:t>
      </w:r>
      <w:r w:rsidR="00213810" w:rsidRPr="002E2661">
        <w:t>=</w:t>
      </w:r>
      <w:r w:rsidR="004467E4" w:rsidRPr="002E2661">
        <w:t> </w:t>
      </w:r>
      <w:r w:rsidRPr="002E2661">
        <w:t>2</w:t>
      </w:r>
      <w:r w:rsidR="000D32DD" w:rsidRPr="002E2661">
        <w:t>;</w:t>
      </w:r>
    </w:p>
    <w:p w14:paraId="457A843C" w14:textId="77777777" w:rsidR="00213810" w:rsidRPr="002E2661" w:rsidRDefault="00213810" w:rsidP="00643ABE">
      <w:pPr>
        <w:pStyle w:val="a4"/>
        <w:numPr>
          <w:ilvl w:val="0"/>
          <w:numId w:val="63"/>
        </w:numPr>
        <w:tabs>
          <w:tab w:val="left" w:pos="1134"/>
        </w:tabs>
        <w:ind w:left="0" w:firstLine="709"/>
      </w:pPr>
      <w:r w:rsidRPr="002E2661">
        <w:t xml:space="preserve">с помощью макроса </w:t>
      </w:r>
      <w:r w:rsidR="00EC7925" w:rsidRPr="002E2661">
        <w:rPr>
          <w:iCs/>
        </w:rPr>
        <w:t>CAN_TIMER_</w:t>
      </w:r>
      <w:r w:rsidRPr="002E2661">
        <w:rPr>
          <w:iCs/>
        </w:rPr>
        <w:t>ENABLE_INTERRUPT</w:t>
      </w:r>
      <w:r w:rsidRPr="002E2661">
        <w:t xml:space="preserve"> разрешается прерывание от </w:t>
      </w:r>
      <w:r w:rsidRPr="002E2661">
        <w:rPr>
          <w:iCs/>
        </w:rPr>
        <w:t>T4</w:t>
      </w:r>
      <w:r w:rsidRPr="002E2661">
        <w:t>;</w:t>
      </w:r>
    </w:p>
    <w:p w14:paraId="082FBBD4" w14:textId="64EEF5FD" w:rsidR="00213810" w:rsidRPr="002E2661" w:rsidRDefault="00213810" w:rsidP="000D32DD">
      <w:pPr>
        <w:pStyle w:val="a4"/>
      </w:pPr>
      <w:r w:rsidRPr="002E2661">
        <w:t xml:space="preserve">В конце каждого прерывания временной синхронизации, кроме последнего из цикла </w:t>
      </w:r>
      <w:r w:rsidRPr="002E2661">
        <w:rPr>
          <w:iCs/>
        </w:rPr>
        <w:t>MAIN_NUMBER_OF_INTERRUPT</w:t>
      </w:r>
      <w:r w:rsidRPr="002E2661">
        <w:t xml:space="preserve"> прерываний (см.</w:t>
      </w:r>
      <w:r w:rsidR="00E44AC1" w:rsidRPr="002E2661">
        <w:t> </w:t>
      </w:r>
      <w:r w:rsidR="0019465E" w:rsidRPr="004179B0">
        <w:rPr>
          <w:highlight w:val="lightGray"/>
        </w:rPr>
        <w:fldChar w:fldCharType="begin"/>
      </w:r>
      <w:r w:rsidR="00E44AC1" w:rsidRPr="002E2661">
        <w:instrText xml:space="preserve"> REF _Ref7507852 \r \h </w:instrText>
      </w:r>
      <w:r w:rsidR="00DE3C61" w:rsidRPr="004179B0">
        <w:rPr>
          <w:highlight w:val="lightGray"/>
        </w:rPr>
        <w:instrText xml:space="preserve"> \* MERGEFORMAT </w:instrText>
      </w:r>
      <w:r w:rsidR="0019465E" w:rsidRPr="004179B0">
        <w:rPr>
          <w:highlight w:val="lightGray"/>
        </w:rPr>
      </w:r>
      <w:r w:rsidR="0019465E" w:rsidRPr="004179B0">
        <w:rPr>
          <w:highlight w:val="lightGray"/>
        </w:rPr>
        <w:fldChar w:fldCharType="separate"/>
      </w:r>
      <w:r w:rsidR="001432BC">
        <w:t>4.1.1.3.3</w:t>
      </w:r>
      <w:r w:rsidR="0019465E" w:rsidRPr="004179B0">
        <w:rPr>
          <w:highlight w:val="lightGray"/>
        </w:rPr>
        <w:fldChar w:fldCharType="end"/>
      </w:r>
      <w:r w:rsidRPr="002E2661">
        <w:t>),</w:t>
      </w:r>
      <w:r w:rsidRPr="002E2661">
        <w:rPr>
          <w:color w:val="FF0000"/>
        </w:rPr>
        <w:t xml:space="preserve"> </w:t>
      </w:r>
      <w:r w:rsidRPr="002E2661">
        <w:t xml:space="preserve">запускается таймер </w:t>
      </w:r>
      <w:r w:rsidRPr="002E2661">
        <w:rPr>
          <w:iCs/>
        </w:rPr>
        <w:t>T4</w:t>
      </w:r>
      <w:r w:rsidRPr="002E2661">
        <w:t xml:space="preserve">. По истечении </w:t>
      </w:r>
      <w:r w:rsidR="00112A12" w:rsidRPr="002E2661">
        <w:t>семи</w:t>
      </w:r>
      <w:r w:rsidR="00E44AC1" w:rsidRPr="002E2661">
        <w:t> </w:t>
      </w:r>
      <w:r w:rsidRPr="002E2661">
        <w:t>машинных циклов, соответствующих примерно 237,3 </w:t>
      </w:r>
      <w:proofErr w:type="spellStart"/>
      <w:r w:rsidRPr="002E2661">
        <w:t>нс</w:t>
      </w:r>
      <w:proofErr w:type="spellEnd"/>
      <w:r w:rsidRPr="002E2661">
        <w:t xml:space="preserve">, возникает прерывание от </w:t>
      </w:r>
      <w:r w:rsidRPr="002E2661">
        <w:rPr>
          <w:iCs/>
        </w:rPr>
        <w:t>Т4</w:t>
      </w:r>
      <w:r w:rsidRPr="002E2661">
        <w:t xml:space="preserve"> и управление передается </w:t>
      </w:r>
      <w:r w:rsidR="004E25C0" w:rsidRPr="002E2661">
        <w:t>макросу</w:t>
      </w:r>
      <w:r w:rsidRPr="002E2661">
        <w:t xml:space="preserve"> его обработки </w:t>
      </w:r>
      <w:r w:rsidR="004E25C0" w:rsidRPr="002E2661">
        <w:rPr>
          <w:bCs/>
          <w:iCs/>
        </w:rPr>
        <w:t>CAN_TIMER_FUNCTION_INTERRUPT</w:t>
      </w:r>
      <w:r w:rsidRPr="002E2661">
        <w:t>.</w:t>
      </w:r>
    </w:p>
    <w:p w14:paraId="2A45792D" w14:textId="77777777" w:rsidR="00213810" w:rsidRPr="002E2661" w:rsidRDefault="00213810" w:rsidP="00E44AC1">
      <w:pPr>
        <w:pStyle w:val="affffa"/>
      </w:pPr>
      <w:r w:rsidRPr="002E2661">
        <w:rPr>
          <w:rFonts w:eastAsia="Malgun Gothic"/>
          <w:lang w:eastAsia="ko-KR"/>
        </w:rPr>
        <w:t xml:space="preserve">В </w:t>
      </w:r>
      <w:r w:rsidR="004E25C0" w:rsidRPr="002E2661">
        <w:t>макросе</w:t>
      </w:r>
      <w:r w:rsidRPr="002E2661">
        <w:t xml:space="preserve"> </w:t>
      </w:r>
      <w:r w:rsidR="004E25C0" w:rsidRPr="002E2661">
        <w:rPr>
          <w:bCs/>
          <w:iCs/>
        </w:rPr>
        <w:t>CAN_TIMER_FUNCTION_INTERRUPT</w:t>
      </w:r>
      <w:r w:rsidRPr="002E2661">
        <w:t xml:space="preserve"> выполняются следующие действия:</w:t>
      </w:r>
    </w:p>
    <w:p w14:paraId="46467FED" w14:textId="77777777" w:rsidR="00213810" w:rsidRPr="002E2661" w:rsidRDefault="00213810" w:rsidP="00837965">
      <w:pPr>
        <w:pStyle w:val="a"/>
        <w:ind w:left="0" w:firstLine="709"/>
        <w:rPr>
          <w:lang w:val="ru-RU"/>
        </w:rPr>
      </w:pPr>
      <w:r w:rsidRPr="002E2661">
        <w:rPr>
          <w:lang w:val="ru-RU"/>
        </w:rPr>
        <w:t xml:space="preserve">с помощью макроса </w:t>
      </w:r>
      <w:r w:rsidRPr="002E2661">
        <w:rPr>
          <w:iCs/>
          <w:lang w:val="ru-RU"/>
        </w:rPr>
        <w:t>CAN_TIMER_STOP</w:t>
      </w:r>
      <w:r w:rsidRPr="002E2661">
        <w:rPr>
          <w:lang w:val="ru-RU"/>
        </w:rPr>
        <w:t xml:space="preserve"> останавливается счет таймера;</w:t>
      </w:r>
    </w:p>
    <w:p w14:paraId="19A67301" w14:textId="41F23875" w:rsidR="00213810" w:rsidRPr="002E2661" w:rsidRDefault="00213810" w:rsidP="00837965">
      <w:pPr>
        <w:pStyle w:val="a"/>
        <w:ind w:left="0" w:firstLine="709"/>
        <w:rPr>
          <w:rFonts w:eastAsia="Malgun Gothic"/>
          <w:lang w:val="ru-RU" w:eastAsia="ko-KR"/>
        </w:rPr>
      </w:pPr>
      <w:r w:rsidRPr="002E2661">
        <w:rPr>
          <w:rFonts w:eastAsia="Malgun Gothic"/>
          <w:lang w:val="ru-RU" w:eastAsia="ko-KR"/>
        </w:rPr>
        <w:t xml:space="preserve">запускается функция </w:t>
      </w:r>
      <w:proofErr w:type="spellStart"/>
      <w:r w:rsidRPr="002E2661">
        <w:rPr>
          <w:rFonts w:eastAsia="Malgun Gothic"/>
          <w:b/>
          <w:i/>
          <w:lang w:val="ru-RU" w:eastAsia="ko-KR"/>
        </w:rPr>
        <w:t>InterChannel_runCommunication</w:t>
      </w:r>
      <w:proofErr w:type="spellEnd"/>
      <w:r w:rsidRPr="002E2661">
        <w:rPr>
          <w:rFonts w:eastAsia="Malgun Gothic"/>
          <w:b/>
          <w:i/>
          <w:lang w:val="ru-RU" w:eastAsia="ko-KR"/>
        </w:rPr>
        <w:t>()</w:t>
      </w:r>
      <w:r w:rsidRPr="002E2661">
        <w:rPr>
          <w:rFonts w:eastAsia="Malgun Gothic"/>
          <w:lang w:val="ru-RU" w:eastAsia="ko-KR"/>
        </w:rPr>
        <w:t xml:space="preserve"> компонента </w:t>
      </w:r>
      <w:r w:rsidR="00E44AC1" w:rsidRPr="002E2661">
        <w:rPr>
          <w:rFonts w:eastAsia="Malgun Gothic"/>
          <w:lang w:val="ru-RU" w:eastAsia="ko-KR"/>
        </w:rPr>
        <w:t>МКО</w:t>
      </w:r>
      <w:r w:rsidRPr="002E2661">
        <w:rPr>
          <w:rFonts w:eastAsia="Malgun Gothic"/>
          <w:lang w:val="ru-RU" w:eastAsia="ko-KR"/>
        </w:rPr>
        <w:t xml:space="preserve"> </w:t>
      </w:r>
      <w:proofErr w:type="spellStart"/>
      <w:r w:rsidRPr="002E2661">
        <w:rPr>
          <w:rFonts w:eastAsia="Malgun Gothic"/>
          <w:lang w:val="ru-RU" w:eastAsia="ko-KR"/>
        </w:rPr>
        <w:t>InterChannel</w:t>
      </w:r>
      <w:proofErr w:type="spellEnd"/>
      <w:r w:rsidRPr="002E2661">
        <w:rPr>
          <w:rFonts w:eastAsia="Malgun Gothic"/>
          <w:lang w:val="ru-RU" w:eastAsia="ko-KR"/>
        </w:rPr>
        <w:t xml:space="preserve">, реализующая работу с соседним каналом через физическую линию связи, которой в качестве параметра передается указатель на константную структуру </w:t>
      </w:r>
      <w:proofErr w:type="spellStart"/>
      <w:r w:rsidRPr="002E2661">
        <w:rPr>
          <w:rFonts w:eastAsia="Malgun Gothic"/>
          <w:i/>
          <w:lang w:val="ru-RU" w:eastAsia="ko-KR"/>
        </w:rPr>
        <w:t>mainCanDrvFunc</w:t>
      </w:r>
      <w:proofErr w:type="spellEnd"/>
      <w:r w:rsidRPr="002E2661">
        <w:rPr>
          <w:rFonts w:eastAsia="Malgun Gothic"/>
          <w:lang w:val="ru-RU" w:eastAsia="ko-KR"/>
        </w:rPr>
        <w:t xml:space="preserve"> из указателей на интерфейсные функции драйвера</w:t>
      </w:r>
      <w:r w:rsidR="00DE3C61" w:rsidRPr="002E2661">
        <w:rPr>
          <w:rFonts w:eastAsia="Malgun Gothic"/>
          <w:lang w:val="ru-RU" w:eastAsia="ko-KR"/>
        </w:rPr>
        <w:t xml:space="preserve"> </w:t>
      </w:r>
      <w:r w:rsidR="00356F05" w:rsidRPr="002E2661">
        <w:rPr>
          <w:rFonts w:eastAsia="Malgun Gothic"/>
          <w:lang w:val="ru-RU" w:eastAsia="ko-KR"/>
        </w:rPr>
        <w:t>EcanAck_driverPIC33</w:t>
      </w:r>
      <w:r w:rsidRPr="002E2661">
        <w:rPr>
          <w:rFonts w:eastAsia="Malgun Gothic"/>
          <w:lang w:val="ru-RU" w:eastAsia="ko-KR"/>
        </w:rPr>
        <w:t xml:space="preserve">. </w:t>
      </w:r>
      <w:r w:rsidRPr="002E2661">
        <w:rPr>
          <w:rStyle w:val="affd"/>
          <w:sz w:val="28"/>
          <w:szCs w:val="28"/>
          <w:lang w:val="ru-RU"/>
        </w:rPr>
        <w:t xml:space="preserve">Функция </w:t>
      </w:r>
      <w:proofErr w:type="spellStart"/>
      <w:r w:rsidRPr="002E2661">
        <w:rPr>
          <w:b/>
          <w:i/>
          <w:lang w:val="ru-RU"/>
        </w:rPr>
        <w:t>InterChannel_runCommunication</w:t>
      </w:r>
      <w:proofErr w:type="spellEnd"/>
      <w:r w:rsidRPr="002E2661">
        <w:rPr>
          <w:rStyle w:val="affd"/>
          <w:b/>
          <w:i/>
          <w:sz w:val="28"/>
          <w:szCs w:val="28"/>
          <w:lang w:val="ru-RU"/>
        </w:rPr>
        <w:t>()</w:t>
      </w:r>
      <w:r w:rsidRPr="002E2661">
        <w:rPr>
          <w:rStyle w:val="affd"/>
          <w:sz w:val="28"/>
          <w:szCs w:val="28"/>
          <w:lang w:val="ru-RU"/>
        </w:rPr>
        <w:t xml:space="preserve"> определяет события готовности данных к чтению или передач</w:t>
      </w:r>
      <w:r w:rsidRPr="002E2661">
        <w:rPr>
          <w:lang w:val="ru-RU"/>
        </w:rPr>
        <w:t>е, выполняет чтение данных из драйвера и инициирует передачу</w:t>
      </w:r>
      <w:r w:rsidR="00662E30" w:rsidRPr="002E2661">
        <w:rPr>
          <w:lang w:val="ru-RU"/>
        </w:rPr>
        <w:t>;</w:t>
      </w:r>
    </w:p>
    <w:p w14:paraId="2196A0EB" w14:textId="77777777" w:rsidR="00213810" w:rsidRPr="002E2661" w:rsidRDefault="00213810" w:rsidP="00837965">
      <w:pPr>
        <w:pStyle w:val="a"/>
        <w:ind w:left="0" w:firstLine="709"/>
        <w:rPr>
          <w:lang w:val="ru-RU"/>
        </w:rPr>
      </w:pPr>
      <w:r w:rsidRPr="002E2661">
        <w:rPr>
          <w:lang w:val="ru-RU"/>
        </w:rPr>
        <w:t>с помощью макроса</w:t>
      </w:r>
      <w:r w:rsidRPr="002E2661">
        <w:rPr>
          <w:rFonts w:eastAsia="Malgun Gothic"/>
          <w:lang w:val="ru-RU" w:eastAsia="ko-KR"/>
        </w:rPr>
        <w:t xml:space="preserve"> </w:t>
      </w:r>
      <w:r w:rsidRPr="002E2661">
        <w:rPr>
          <w:rFonts w:eastAsia="Malgun Gothic"/>
          <w:iCs/>
          <w:lang w:val="ru-RU" w:eastAsia="ko-KR"/>
        </w:rPr>
        <w:t>CAN_TIMER_INTERRUPT_CLEAR_FLAG</w:t>
      </w:r>
      <w:r w:rsidRPr="002E2661">
        <w:rPr>
          <w:rFonts w:eastAsia="Malgun Gothic"/>
          <w:lang w:val="ru-RU" w:eastAsia="ko-KR"/>
        </w:rPr>
        <w:t xml:space="preserve"> сбрасывается флаг запроса прерывания от </w:t>
      </w:r>
      <w:r w:rsidRPr="002E2661">
        <w:rPr>
          <w:rFonts w:eastAsia="Malgun Gothic"/>
          <w:iCs/>
          <w:lang w:val="ru-RU" w:eastAsia="ko-KR"/>
        </w:rPr>
        <w:t>T4</w:t>
      </w:r>
      <w:r w:rsidRPr="002E2661">
        <w:rPr>
          <w:rFonts w:eastAsia="Malgun Gothic"/>
          <w:lang w:val="ru-RU" w:eastAsia="ko-KR"/>
        </w:rPr>
        <w:t>.</w:t>
      </w:r>
    </w:p>
    <w:p w14:paraId="2AA809A6" w14:textId="77777777" w:rsidR="00213810" w:rsidRPr="002E2661" w:rsidRDefault="00662E30" w:rsidP="00636E7E">
      <w:pPr>
        <w:pStyle w:val="5"/>
        <w:ind w:left="0" w:firstLine="709"/>
      </w:pPr>
      <w:r w:rsidRPr="002E2661">
        <w:lastRenderedPageBreak/>
        <w:t>Реализация потока обработки неиспользуемых прерываний</w:t>
      </w:r>
    </w:p>
    <w:p w14:paraId="0B86FA94" w14:textId="77777777" w:rsidR="00662E30" w:rsidRPr="002E2661" w:rsidRDefault="00662E30" w:rsidP="00B4251E">
      <w:pPr>
        <w:pStyle w:val="a4"/>
      </w:pPr>
      <w:r w:rsidRPr="002E2661">
        <w:t xml:space="preserve">Данный поток реализован в виде функций обработки неиспользуемых прерываний, которые определены в модуле </w:t>
      </w:r>
      <w:proofErr w:type="spellStart"/>
      <w:r w:rsidR="002F6B6A" w:rsidRPr="002E2661">
        <w:t>UnusedInterrupts</w:t>
      </w:r>
      <w:proofErr w:type="spellEnd"/>
      <w:r w:rsidR="00F65FEF" w:rsidRPr="002E2661">
        <w:rPr>
          <w:i/>
          <w:iCs/>
        </w:rPr>
        <w:t>.</w:t>
      </w:r>
      <w:r w:rsidR="00063BBA" w:rsidRPr="002E2661">
        <w:t xml:space="preserve"> При возникновении неиспользуемого прерывания прибор переходит в 3С.</w:t>
      </w:r>
    </w:p>
    <w:p w14:paraId="5447A800" w14:textId="77777777" w:rsidR="006D0E2A" w:rsidRPr="002E2661" w:rsidRDefault="006D0E2A" w:rsidP="002F6B6A">
      <w:pPr>
        <w:pStyle w:val="40"/>
      </w:pPr>
      <w:r w:rsidRPr="002E2661">
        <w:t xml:space="preserve">Модуль </w:t>
      </w:r>
      <w:proofErr w:type="spellStart"/>
      <w:r w:rsidRPr="002E2661">
        <w:t>ControlSystem</w:t>
      </w:r>
      <w:proofErr w:type="spellEnd"/>
    </w:p>
    <w:p w14:paraId="5C04F698" w14:textId="77777777" w:rsidR="00411492" w:rsidRPr="002E2661" w:rsidRDefault="00411492" w:rsidP="002F6B6A">
      <w:pPr>
        <w:pStyle w:val="5"/>
      </w:pPr>
      <w:r w:rsidRPr="002E2661">
        <w:t>Назначение</w:t>
      </w:r>
    </w:p>
    <w:p w14:paraId="457502F4" w14:textId="77777777" w:rsidR="00411492" w:rsidRPr="002E2661" w:rsidRDefault="00203EDC" w:rsidP="00455213">
      <w:pPr>
        <w:pStyle w:val="a4"/>
      </w:pPr>
      <w:r w:rsidRPr="002E2661">
        <w:t xml:space="preserve">Модуль </w:t>
      </w:r>
      <w:proofErr w:type="spellStart"/>
      <w:r w:rsidRPr="002E2661">
        <w:rPr>
          <w:rStyle w:val="affffff7"/>
        </w:rPr>
        <w:t>ControlSystem</w:t>
      </w:r>
      <w:proofErr w:type="spellEnd"/>
      <w:r w:rsidRPr="002E2661">
        <w:t xml:space="preserve"> предназначен для </w:t>
      </w:r>
      <w:r w:rsidRPr="002E2661">
        <w:rPr>
          <w:rFonts w:eastAsia="Malgun Gothic"/>
          <w:lang w:eastAsia="ko-KR"/>
        </w:rPr>
        <w:t>реализации функций верхнего уровня управления логикой работы</w:t>
      </w:r>
      <w:r w:rsidR="00E22D70" w:rsidRPr="002E2661">
        <w:rPr>
          <w:rFonts w:eastAsia="Malgun Gothic"/>
          <w:lang w:eastAsia="ko-KR"/>
        </w:rPr>
        <w:t xml:space="preserve"> прибора</w:t>
      </w:r>
      <w:r w:rsidRPr="002E2661">
        <w:t>.</w:t>
      </w:r>
    </w:p>
    <w:p w14:paraId="34FF2D66" w14:textId="77777777" w:rsidR="000741CA" w:rsidRPr="002E2661" w:rsidRDefault="000741CA" w:rsidP="002F6B6A">
      <w:pPr>
        <w:pStyle w:val="5"/>
      </w:pPr>
      <w:r w:rsidRPr="002E2661">
        <w:t>Описание</w:t>
      </w:r>
    </w:p>
    <w:p w14:paraId="3C7D64F7" w14:textId="77777777" w:rsidR="00203EDC" w:rsidRPr="002E2661" w:rsidRDefault="00203EDC" w:rsidP="00203EDC">
      <w:pPr>
        <w:pStyle w:val="a4"/>
      </w:pPr>
      <w:r w:rsidRPr="002E2661">
        <w:t xml:space="preserve">Инициализация модуля производится с помощью функции </w:t>
      </w:r>
      <w:proofErr w:type="spellStart"/>
      <w:r w:rsidRPr="002E2661">
        <w:rPr>
          <w:b/>
          <w:i/>
        </w:rPr>
        <w:t>ControlSystem_</w:t>
      </w:r>
      <w:proofErr w:type="gramStart"/>
      <w:r w:rsidRPr="002E2661">
        <w:rPr>
          <w:b/>
          <w:i/>
        </w:rPr>
        <w:t>ctor</w:t>
      </w:r>
      <w:proofErr w:type="spellEnd"/>
      <w:r w:rsidRPr="002E2661">
        <w:rPr>
          <w:b/>
          <w:i/>
        </w:rPr>
        <w:t>(</w:t>
      </w:r>
      <w:proofErr w:type="gramEnd"/>
      <w:r w:rsidRPr="002E2661">
        <w:rPr>
          <w:b/>
          <w:i/>
        </w:rPr>
        <w:t>)</w:t>
      </w:r>
      <w:r w:rsidRPr="002E2661">
        <w:t xml:space="preserve">, вызываемой при переходе ДКА в состояние </w:t>
      </w:r>
      <w:proofErr w:type="spellStart"/>
      <w:r w:rsidRPr="002E2661">
        <w:rPr>
          <w:i/>
        </w:rPr>
        <w:t>StateMain</w:t>
      </w:r>
      <w:proofErr w:type="spellEnd"/>
      <w:r w:rsidRPr="002E2661">
        <w:t>.</w:t>
      </w:r>
    </w:p>
    <w:p w14:paraId="31973970" w14:textId="77777777" w:rsidR="00203EDC" w:rsidRPr="002E2661" w:rsidRDefault="00203EDC" w:rsidP="00203EDC">
      <w:pPr>
        <w:pStyle w:val="affffa"/>
      </w:pPr>
      <w:r w:rsidRPr="002E2661">
        <w:t xml:space="preserve">Основная рабочая функция модуля </w:t>
      </w:r>
      <w:proofErr w:type="spellStart"/>
      <w:r w:rsidRPr="002E2661">
        <w:rPr>
          <w:b/>
          <w:i/>
        </w:rPr>
        <w:t>ControlSystem_</w:t>
      </w:r>
      <w:proofErr w:type="gramStart"/>
      <w:r w:rsidRPr="002E2661">
        <w:rPr>
          <w:b/>
          <w:i/>
        </w:rPr>
        <w:t>run</w:t>
      </w:r>
      <w:proofErr w:type="spellEnd"/>
      <w:r w:rsidRPr="002E2661">
        <w:rPr>
          <w:b/>
          <w:i/>
        </w:rPr>
        <w:t>(</w:t>
      </w:r>
      <w:proofErr w:type="gramEnd"/>
      <w:r w:rsidRPr="002E2661">
        <w:rPr>
          <w:b/>
          <w:i/>
        </w:rPr>
        <w:t>)</w:t>
      </w:r>
      <w:r w:rsidRPr="002E2661">
        <w:t xml:space="preserve"> вызывается в режиме работы (состоянии) </w:t>
      </w:r>
      <w:proofErr w:type="spellStart"/>
      <w:r w:rsidRPr="002E2661">
        <w:rPr>
          <w:i/>
        </w:rPr>
        <w:t>StateMain</w:t>
      </w:r>
      <w:proofErr w:type="spellEnd"/>
      <w:r w:rsidRPr="002E2661">
        <w:t xml:space="preserve"> в главном потоке управления (основном цикле </w:t>
      </w:r>
      <w:proofErr w:type="spellStart"/>
      <w:r w:rsidRPr="002E2661">
        <w:rPr>
          <w:i/>
        </w:rPr>
        <w:t>main</w:t>
      </w:r>
      <w:proofErr w:type="spellEnd"/>
      <w:r w:rsidRPr="002E2661">
        <w:t>) с периодом 1 мс. Вызывает на выполнение следующие функции:</w:t>
      </w:r>
    </w:p>
    <w:p w14:paraId="11835223" w14:textId="77777777" w:rsidR="00203EDC" w:rsidRPr="002E2661" w:rsidRDefault="00203EDC" w:rsidP="00643ABE">
      <w:pPr>
        <w:pStyle w:val="a0"/>
        <w:numPr>
          <w:ilvl w:val="0"/>
          <w:numId w:val="88"/>
        </w:numPr>
        <w:ind w:left="0" w:firstLine="709"/>
        <w:rPr>
          <w:lang w:val="ru-RU"/>
        </w:rPr>
      </w:pPr>
      <w:proofErr w:type="spellStart"/>
      <w:r w:rsidRPr="002E2661">
        <w:rPr>
          <w:b/>
          <w:i/>
          <w:lang w:val="ru-RU"/>
        </w:rPr>
        <w:t>ControlSystem_</w:t>
      </w:r>
      <w:proofErr w:type="gramStart"/>
      <w:r w:rsidRPr="002E2661">
        <w:rPr>
          <w:b/>
          <w:i/>
          <w:lang w:val="ru-RU"/>
        </w:rPr>
        <w:t>exchangeRun</w:t>
      </w:r>
      <w:proofErr w:type="spellEnd"/>
      <w:r w:rsidRPr="002E2661">
        <w:rPr>
          <w:b/>
          <w:i/>
          <w:lang w:val="ru-RU"/>
        </w:rPr>
        <w:t>(</w:t>
      </w:r>
      <w:proofErr w:type="gramEnd"/>
      <w:r w:rsidRPr="002E2661">
        <w:rPr>
          <w:b/>
          <w:i/>
          <w:lang w:val="ru-RU"/>
        </w:rPr>
        <w:t>)</w:t>
      </w:r>
      <w:r w:rsidRPr="002E2661">
        <w:rPr>
          <w:lang w:val="ru-RU"/>
        </w:rPr>
        <w:t xml:space="preserve"> – управление обменом данными с УС по Rs422;</w:t>
      </w:r>
    </w:p>
    <w:p w14:paraId="75F2B106" w14:textId="77777777" w:rsidR="00203EDC" w:rsidRPr="002E2661" w:rsidRDefault="00203EDC" w:rsidP="00643ABE">
      <w:pPr>
        <w:pStyle w:val="a0"/>
        <w:numPr>
          <w:ilvl w:val="0"/>
          <w:numId w:val="88"/>
        </w:numPr>
        <w:ind w:left="0" w:firstLine="709"/>
        <w:rPr>
          <w:lang w:val="ru-RU"/>
        </w:rPr>
      </w:pPr>
      <w:proofErr w:type="spellStart"/>
      <w:r w:rsidRPr="009B58D8">
        <w:rPr>
          <w:rStyle w:val="affffff3"/>
          <w:lang w:val="ru-RU"/>
        </w:rPr>
        <w:t>ControlSystem_</w:t>
      </w:r>
      <w:proofErr w:type="gramStart"/>
      <w:r w:rsidRPr="009B58D8">
        <w:rPr>
          <w:rStyle w:val="affffff3"/>
          <w:lang w:val="ru-RU"/>
        </w:rPr>
        <w:t>activityManagerRun</w:t>
      </w:r>
      <w:proofErr w:type="spellEnd"/>
      <w:r w:rsidRPr="009B58D8">
        <w:rPr>
          <w:rStyle w:val="affffff3"/>
          <w:lang w:val="ru-RU"/>
        </w:rPr>
        <w:t>(</w:t>
      </w:r>
      <w:proofErr w:type="gramEnd"/>
      <w:r w:rsidRPr="009B58D8">
        <w:rPr>
          <w:rStyle w:val="affffff3"/>
          <w:lang w:val="ru-RU"/>
        </w:rPr>
        <w:t>)</w:t>
      </w:r>
      <w:r w:rsidRPr="002E2661">
        <w:rPr>
          <w:lang w:val="ru-RU"/>
        </w:rPr>
        <w:t xml:space="preserve"> </w:t>
      </w:r>
      <w:r w:rsidR="00140703" w:rsidRPr="002E2661">
        <w:rPr>
          <w:lang w:val="ru-RU"/>
        </w:rPr>
        <w:t>–</w:t>
      </w:r>
      <w:r w:rsidRPr="002E2661">
        <w:rPr>
          <w:lang w:val="ru-RU"/>
        </w:rPr>
        <w:t xml:space="preserve"> управление активностью;</w:t>
      </w:r>
    </w:p>
    <w:p w14:paraId="7A7E28BD" w14:textId="77777777" w:rsidR="00203EDC" w:rsidRPr="002E2661" w:rsidRDefault="00203EDC" w:rsidP="00643ABE">
      <w:pPr>
        <w:pStyle w:val="a0"/>
        <w:numPr>
          <w:ilvl w:val="0"/>
          <w:numId w:val="88"/>
        </w:numPr>
        <w:ind w:left="0" w:firstLine="709"/>
        <w:rPr>
          <w:lang w:val="ru-RU"/>
        </w:rPr>
      </w:pPr>
      <w:proofErr w:type="spellStart"/>
      <w:r w:rsidRPr="009B58D8">
        <w:rPr>
          <w:rStyle w:val="affffff3"/>
          <w:lang w:val="ru-RU"/>
        </w:rPr>
        <w:t>ControlSystem_</w:t>
      </w:r>
      <w:proofErr w:type="gramStart"/>
      <w:r w:rsidRPr="009B58D8">
        <w:rPr>
          <w:rStyle w:val="affffff3"/>
          <w:lang w:val="ru-RU"/>
        </w:rPr>
        <w:t>indicationRun</w:t>
      </w:r>
      <w:proofErr w:type="spellEnd"/>
      <w:r w:rsidRPr="009B58D8">
        <w:rPr>
          <w:rStyle w:val="affffff3"/>
          <w:lang w:val="ru-RU"/>
        </w:rPr>
        <w:t>(</w:t>
      </w:r>
      <w:proofErr w:type="gramEnd"/>
      <w:r w:rsidRPr="009B58D8">
        <w:rPr>
          <w:rStyle w:val="affffff3"/>
          <w:lang w:val="ru-RU"/>
        </w:rPr>
        <w:t>)</w:t>
      </w:r>
      <w:r w:rsidRPr="002E2661">
        <w:rPr>
          <w:lang w:val="ru-RU"/>
        </w:rPr>
        <w:t xml:space="preserve"> </w:t>
      </w:r>
      <w:r w:rsidR="00140703" w:rsidRPr="002E2661">
        <w:rPr>
          <w:lang w:val="ru-RU"/>
        </w:rPr>
        <w:t>–</w:t>
      </w:r>
      <w:r w:rsidRPr="002E2661">
        <w:rPr>
          <w:lang w:val="ru-RU"/>
        </w:rPr>
        <w:t xml:space="preserve"> </w:t>
      </w:r>
      <w:r w:rsidR="00140703" w:rsidRPr="002E2661">
        <w:rPr>
          <w:lang w:val="ru-RU"/>
        </w:rPr>
        <w:t>у</w:t>
      </w:r>
      <w:r w:rsidRPr="002E2661">
        <w:rPr>
          <w:lang w:val="ru-RU"/>
        </w:rPr>
        <w:t>правление индикацией</w:t>
      </w:r>
      <w:r w:rsidR="00057AF5" w:rsidRPr="002E2661">
        <w:rPr>
          <w:lang w:val="ru-RU"/>
        </w:rPr>
        <w:t xml:space="preserve"> на передней панели прибора</w:t>
      </w:r>
      <w:r w:rsidR="00EC21F1" w:rsidRPr="002E2661">
        <w:rPr>
          <w:lang w:val="ru-RU"/>
        </w:rPr>
        <w:t>;</w:t>
      </w:r>
    </w:p>
    <w:p w14:paraId="54EDDAB6" w14:textId="77777777" w:rsidR="00381166" w:rsidRPr="002E2661" w:rsidRDefault="00381166" w:rsidP="00643ABE">
      <w:pPr>
        <w:pStyle w:val="a0"/>
        <w:numPr>
          <w:ilvl w:val="0"/>
          <w:numId w:val="88"/>
        </w:numPr>
        <w:rPr>
          <w:lang w:val="ru-RU"/>
        </w:rPr>
      </w:pPr>
      <w:proofErr w:type="spellStart"/>
      <w:r w:rsidRPr="009B58D8">
        <w:rPr>
          <w:rStyle w:val="affffff3"/>
          <w:lang w:val="ru-RU"/>
        </w:rPr>
        <w:t>ControlSystem_</w:t>
      </w:r>
      <w:proofErr w:type="gramStart"/>
      <w:r w:rsidRPr="009B58D8">
        <w:rPr>
          <w:rStyle w:val="affffff3"/>
          <w:lang w:val="ru-RU"/>
        </w:rPr>
        <w:t>shuntShiftPosDetRun</w:t>
      </w:r>
      <w:proofErr w:type="spellEnd"/>
      <w:r w:rsidRPr="009B58D8">
        <w:rPr>
          <w:rStyle w:val="affffff3"/>
          <w:lang w:val="ru-RU"/>
        </w:rPr>
        <w:t>(</w:t>
      </w:r>
      <w:proofErr w:type="gramEnd"/>
      <w:r w:rsidRPr="009B58D8">
        <w:rPr>
          <w:rStyle w:val="affffff3"/>
          <w:lang w:val="ru-RU"/>
        </w:rPr>
        <w:t>)</w:t>
      </w:r>
      <w:r w:rsidRPr="002E2661">
        <w:rPr>
          <w:lang w:val="ru-RU"/>
        </w:rPr>
        <w:t xml:space="preserve"> – определение положения стрелки;</w:t>
      </w:r>
    </w:p>
    <w:p w14:paraId="43EC624A" w14:textId="77777777" w:rsidR="00C83625" w:rsidRPr="002E2661" w:rsidRDefault="00381166" w:rsidP="00643ABE">
      <w:pPr>
        <w:pStyle w:val="a0"/>
        <w:numPr>
          <w:ilvl w:val="0"/>
          <w:numId w:val="88"/>
        </w:numPr>
        <w:ind w:left="0" w:firstLine="709"/>
        <w:rPr>
          <w:lang w:val="ru-RU"/>
        </w:rPr>
      </w:pPr>
      <w:proofErr w:type="spellStart"/>
      <w:r w:rsidRPr="009B58D8">
        <w:rPr>
          <w:rStyle w:val="affffff3"/>
          <w:lang w:val="ru-RU"/>
        </w:rPr>
        <w:t>ControlSystem_</w:t>
      </w:r>
      <w:proofErr w:type="gramStart"/>
      <w:r w:rsidRPr="009B58D8">
        <w:rPr>
          <w:rStyle w:val="affffff3"/>
          <w:lang w:val="ru-RU"/>
        </w:rPr>
        <w:t>processingOrders</w:t>
      </w:r>
      <w:proofErr w:type="spellEnd"/>
      <w:r w:rsidRPr="009B58D8">
        <w:rPr>
          <w:rStyle w:val="affffff3"/>
          <w:lang w:val="ru-RU"/>
        </w:rPr>
        <w:t>(</w:t>
      </w:r>
      <w:proofErr w:type="gramEnd"/>
      <w:r w:rsidRPr="009B58D8">
        <w:rPr>
          <w:rStyle w:val="affffff3"/>
          <w:lang w:val="ru-RU"/>
        </w:rPr>
        <w:t>)</w:t>
      </w:r>
      <w:r w:rsidRPr="002E2661">
        <w:rPr>
          <w:lang w:val="ru-RU"/>
        </w:rPr>
        <w:t xml:space="preserve"> – обработка поступающих от УС приказов</w:t>
      </w:r>
      <w:r w:rsidR="00057AF5" w:rsidRPr="002E2661">
        <w:rPr>
          <w:lang w:val="ru-RU"/>
        </w:rPr>
        <w:t>.</w:t>
      </w:r>
    </w:p>
    <w:p w14:paraId="5E83997B" w14:textId="1F9635B9" w:rsidR="00411492" w:rsidRPr="002E2661" w:rsidRDefault="00203BD9" w:rsidP="00747915">
      <w:pPr>
        <w:pStyle w:val="40"/>
      </w:pPr>
      <w:bookmarkStart w:id="57" w:name="_Ref7508191"/>
      <w:r w:rsidRPr="002E2661">
        <w:t xml:space="preserve">Модуль </w:t>
      </w:r>
      <w:bookmarkEnd w:id="57"/>
      <w:proofErr w:type="spellStart"/>
      <w:r w:rsidR="00EC21F1" w:rsidRPr="002E2661">
        <w:t>UnusedInterrupts</w:t>
      </w:r>
      <w:proofErr w:type="spellEnd"/>
    </w:p>
    <w:p w14:paraId="79A3F366" w14:textId="77777777" w:rsidR="00203BD9" w:rsidRPr="002E2661" w:rsidRDefault="00203BD9" w:rsidP="002F6B6A">
      <w:pPr>
        <w:pStyle w:val="5"/>
      </w:pPr>
      <w:r w:rsidRPr="002E2661">
        <w:t>Назначение</w:t>
      </w:r>
    </w:p>
    <w:p w14:paraId="21BD8997" w14:textId="77777777" w:rsidR="00203BD9" w:rsidRPr="002E2661" w:rsidRDefault="00075D37" w:rsidP="00203BD9">
      <w:pPr>
        <w:pStyle w:val="a4"/>
      </w:pPr>
      <w:r w:rsidRPr="002E2661">
        <w:t xml:space="preserve">В модуле </w:t>
      </w:r>
      <w:proofErr w:type="spellStart"/>
      <w:r w:rsidR="00EC21F1" w:rsidRPr="002E2661">
        <w:rPr>
          <w:rStyle w:val="affffff7"/>
        </w:rPr>
        <w:t>UnusedInterrupts</w:t>
      </w:r>
      <w:proofErr w:type="spellEnd"/>
      <w:r w:rsidRPr="002E2661">
        <w:t xml:space="preserve"> определены обработчики неиспользуемых в штатной работе ПО прерываний.</w:t>
      </w:r>
    </w:p>
    <w:p w14:paraId="7F54314E" w14:textId="77777777" w:rsidR="00E52FA6" w:rsidRPr="002E2661" w:rsidRDefault="00E52FA6" w:rsidP="002F6B6A">
      <w:pPr>
        <w:pStyle w:val="5"/>
      </w:pPr>
      <w:r w:rsidRPr="002E2661">
        <w:lastRenderedPageBreak/>
        <w:t>Описание</w:t>
      </w:r>
    </w:p>
    <w:p w14:paraId="5BF47A2A" w14:textId="77777777" w:rsidR="00075D37" w:rsidRPr="002E2661" w:rsidRDefault="00075D37" w:rsidP="00075D37">
      <w:pPr>
        <w:pStyle w:val="a4"/>
      </w:pPr>
      <w:r w:rsidRPr="002E2661">
        <w:t xml:space="preserve">В модуле </w:t>
      </w:r>
      <w:proofErr w:type="spellStart"/>
      <w:r w:rsidR="00EC21F1" w:rsidRPr="002E2661">
        <w:t>UnusedInterrupts</w:t>
      </w:r>
      <w:proofErr w:type="spellEnd"/>
      <w:r w:rsidR="00EC21F1" w:rsidRPr="002E2661">
        <w:t xml:space="preserve"> </w:t>
      </w:r>
      <w:r w:rsidRPr="002E2661">
        <w:t xml:space="preserve">определены подпрограммы обработки (обработчики) всех неиспользуемых в штатной работе прерываний, включая немаскируемые прерывания </w:t>
      </w:r>
      <w:r w:rsidR="003150E4" w:rsidRPr="002E2661">
        <w:t>–</w:t>
      </w:r>
      <w:r w:rsidRPr="002E2661">
        <w:t xml:space="preserve"> </w:t>
      </w:r>
      <w:r w:rsidR="003150E4" w:rsidRPr="002E2661">
        <w:t>«</w:t>
      </w:r>
      <w:r w:rsidRPr="002E2661">
        <w:t>ловушки</w:t>
      </w:r>
      <w:r w:rsidR="003150E4" w:rsidRPr="002E2661">
        <w:t>»</w:t>
      </w:r>
      <w:r w:rsidRPr="002E2661">
        <w:t xml:space="preserve"> (</w:t>
      </w:r>
      <w:proofErr w:type="spellStart"/>
      <w:r w:rsidRPr="002E2661">
        <w:t>traps</w:t>
      </w:r>
      <w:proofErr w:type="spellEnd"/>
      <w:r w:rsidRPr="002E2661">
        <w:t>), возникающие вследствие ошибочных программных операций или аппаратных сбоев МК. Возникновение любого такого прерывания считается критическим сбоем, исключающим дальнейшее продолжение работы прибора.</w:t>
      </w:r>
    </w:p>
    <w:p w14:paraId="4CFF8EC6" w14:textId="77777777" w:rsidR="00075D37" w:rsidRPr="002E2661" w:rsidRDefault="00075D37" w:rsidP="00075D37">
      <w:pPr>
        <w:pStyle w:val="affffa"/>
      </w:pPr>
      <w:r w:rsidRPr="002E2661">
        <w:t>Обработчики прерываний основной таблицы векторов выполняют следующие действия:</w:t>
      </w:r>
    </w:p>
    <w:p w14:paraId="031522E4" w14:textId="77777777" w:rsidR="00075D37" w:rsidRPr="002E2661" w:rsidRDefault="00075D37" w:rsidP="00837965">
      <w:pPr>
        <w:pStyle w:val="a"/>
        <w:ind w:left="0" w:firstLine="709"/>
        <w:rPr>
          <w:lang w:val="ru-RU"/>
        </w:rPr>
      </w:pPr>
      <w:r w:rsidRPr="002E2661">
        <w:rPr>
          <w:lang w:val="ru-RU"/>
        </w:rPr>
        <w:t xml:space="preserve">в «черный ящик» с помощью функции </w:t>
      </w:r>
      <w:proofErr w:type="spellStart"/>
      <w:r w:rsidRPr="002E2661">
        <w:rPr>
          <w:b/>
          <w:i/>
          <w:lang w:val="ru-RU"/>
        </w:rPr>
        <w:t>BlackBox_</w:t>
      </w:r>
      <w:proofErr w:type="gramStart"/>
      <w:r w:rsidRPr="002E2661">
        <w:rPr>
          <w:b/>
          <w:i/>
          <w:lang w:val="ru-RU"/>
        </w:rPr>
        <w:t>saveAddCodeProtectionState</w:t>
      </w:r>
      <w:proofErr w:type="spellEnd"/>
      <w:r w:rsidRPr="002E2661">
        <w:rPr>
          <w:b/>
          <w:i/>
          <w:lang w:val="ru-RU"/>
        </w:rPr>
        <w:t>(</w:t>
      </w:r>
      <w:proofErr w:type="gramEnd"/>
      <w:r w:rsidRPr="002E2661">
        <w:rPr>
          <w:b/>
          <w:i/>
          <w:lang w:val="ru-RU"/>
        </w:rPr>
        <w:t>)</w:t>
      </w:r>
      <w:r w:rsidRPr="002E2661">
        <w:rPr>
          <w:lang w:val="ru-RU"/>
        </w:rPr>
        <w:t xml:space="preserve"> записывается уникальный для каждого прерывания код </w:t>
      </w:r>
      <w:r w:rsidR="00D04791" w:rsidRPr="002E2661">
        <w:rPr>
          <w:lang w:val="ru-RU"/>
        </w:rPr>
        <w:t>–</w:t>
      </w:r>
      <w:r w:rsidRPr="002E2661">
        <w:rPr>
          <w:lang w:val="ru-RU"/>
        </w:rPr>
        <w:t xml:space="preserve"> номер вектора в таблице </w:t>
      </w:r>
      <w:r w:rsidR="00D04791" w:rsidRPr="002E2661">
        <w:rPr>
          <w:lang w:val="ru-RU"/>
        </w:rPr>
        <w:t>(</w:t>
      </w:r>
      <w:r w:rsidRPr="002E2661">
        <w:rPr>
          <w:lang w:val="ru-RU"/>
        </w:rPr>
        <w:t>параметр, уточняющий причину перехода в ЗС</w:t>
      </w:r>
      <w:r w:rsidR="00D04791" w:rsidRPr="002E2661">
        <w:rPr>
          <w:lang w:val="ru-RU"/>
        </w:rPr>
        <w:t>)</w:t>
      </w:r>
      <w:r w:rsidRPr="002E2661">
        <w:rPr>
          <w:lang w:val="ru-RU"/>
        </w:rPr>
        <w:t>;</w:t>
      </w:r>
    </w:p>
    <w:p w14:paraId="5CE839F3" w14:textId="77777777" w:rsidR="00075D37" w:rsidRPr="002E2661" w:rsidRDefault="00075D37" w:rsidP="00837965">
      <w:pPr>
        <w:pStyle w:val="a"/>
        <w:ind w:left="0" w:firstLine="709"/>
        <w:rPr>
          <w:lang w:val="ru-RU"/>
        </w:rPr>
      </w:pPr>
      <w:r w:rsidRPr="002E2661">
        <w:rPr>
          <w:lang w:val="ru-RU"/>
        </w:rPr>
        <w:t xml:space="preserve">переход в ЗС с помощью макроса </w:t>
      </w:r>
      <w:r w:rsidRPr="002E2661">
        <w:rPr>
          <w:iCs/>
          <w:lang w:val="ru-RU"/>
        </w:rPr>
        <w:t>ERROR_</w:t>
      </w:r>
      <w:proofErr w:type="gramStart"/>
      <w:r w:rsidRPr="002E2661">
        <w:rPr>
          <w:iCs/>
          <w:lang w:val="ru-RU"/>
        </w:rPr>
        <w:t>ID(</w:t>
      </w:r>
      <w:proofErr w:type="spellStart"/>
      <w:proofErr w:type="gramEnd"/>
      <w:r w:rsidRPr="002E2661">
        <w:rPr>
          <w:iCs/>
          <w:lang w:val="ru-RU"/>
        </w:rPr>
        <w:t>eGrPS_Main</w:t>
      </w:r>
      <w:proofErr w:type="spellEnd"/>
      <w:r w:rsidRPr="002E2661">
        <w:rPr>
          <w:iCs/>
          <w:lang w:val="ru-RU"/>
        </w:rPr>
        <w:t xml:space="preserve">, </w:t>
      </w:r>
      <w:proofErr w:type="spellStart"/>
      <w:r w:rsidRPr="002E2661">
        <w:rPr>
          <w:iCs/>
          <w:lang w:val="ru-RU"/>
        </w:rPr>
        <w:t>ePS_MainUnusedInterrupt</w:t>
      </w:r>
      <w:proofErr w:type="spellEnd"/>
      <w:r w:rsidRPr="002E2661">
        <w:rPr>
          <w:iCs/>
          <w:lang w:val="ru-RU"/>
        </w:rPr>
        <w:t>).</w:t>
      </w:r>
    </w:p>
    <w:p w14:paraId="5404172A" w14:textId="77777777" w:rsidR="00075D37" w:rsidRPr="002E2661" w:rsidRDefault="00075D37" w:rsidP="00837965">
      <w:pPr>
        <w:pStyle w:val="affffa"/>
        <w:tabs>
          <w:tab w:val="left" w:pos="993"/>
        </w:tabs>
      </w:pPr>
      <w:r w:rsidRPr="002E2661">
        <w:t>Обработчики прерываний альтернативной таблицы векторов выполняют следующие действия:</w:t>
      </w:r>
    </w:p>
    <w:p w14:paraId="3BF988B7" w14:textId="77777777" w:rsidR="00075D37" w:rsidRPr="002E2661" w:rsidRDefault="00075D37" w:rsidP="00837965">
      <w:pPr>
        <w:pStyle w:val="a"/>
        <w:ind w:left="0" w:firstLine="709"/>
        <w:rPr>
          <w:lang w:val="ru-RU"/>
        </w:rPr>
      </w:pPr>
      <w:r w:rsidRPr="002E2661">
        <w:rPr>
          <w:lang w:val="ru-RU"/>
        </w:rPr>
        <w:t xml:space="preserve">в «черный ящик» с помощью функции </w:t>
      </w:r>
      <w:proofErr w:type="spellStart"/>
      <w:r w:rsidRPr="002E2661">
        <w:rPr>
          <w:b/>
          <w:i/>
          <w:lang w:val="ru-RU"/>
        </w:rPr>
        <w:t>BlackBox_</w:t>
      </w:r>
      <w:proofErr w:type="gramStart"/>
      <w:r w:rsidRPr="002E2661">
        <w:rPr>
          <w:b/>
          <w:i/>
          <w:lang w:val="ru-RU"/>
        </w:rPr>
        <w:t>saveAddCodeProtectionState</w:t>
      </w:r>
      <w:proofErr w:type="spellEnd"/>
      <w:r w:rsidRPr="002E2661">
        <w:rPr>
          <w:b/>
          <w:i/>
          <w:lang w:val="ru-RU"/>
        </w:rPr>
        <w:t>(</w:t>
      </w:r>
      <w:proofErr w:type="gramEnd"/>
      <w:r w:rsidRPr="002E2661">
        <w:rPr>
          <w:b/>
          <w:i/>
          <w:lang w:val="ru-RU"/>
        </w:rPr>
        <w:t>)</w:t>
      </w:r>
      <w:r w:rsidRPr="002E2661">
        <w:rPr>
          <w:lang w:val="ru-RU"/>
        </w:rPr>
        <w:t xml:space="preserve"> записывается уникальный для каждого прерывания код </w:t>
      </w:r>
      <w:r w:rsidR="009F49D3" w:rsidRPr="002E2661">
        <w:rPr>
          <w:lang w:val="ru-RU"/>
        </w:rPr>
        <w:t>–</w:t>
      </w:r>
      <w:r w:rsidRPr="002E2661">
        <w:rPr>
          <w:lang w:val="ru-RU"/>
        </w:rPr>
        <w:t xml:space="preserve"> номер вектора в таблице </w:t>
      </w:r>
      <w:r w:rsidR="009F49D3" w:rsidRPr="002E2661">
        <w:rPr>
          <w:lang w:val="ru-RU"/>
        </w:rPr>
        <w:t>(</w:t>
      </w:r>
      <w:r w:rsidRPr="002E2661">
        <w:rPr>
          <w:lang w:val="ru-RU"/>
        </w:rPr>
        <w:t>параметр, уточняющий причину перехода в ЗС</w:t>
      </w:r>
      <w:r w:rsidR="009F49D3" w:rsidRPr="002E2661">
        <w:rPr>
          <w:lang w:val="ru-RU"/>
        </w:rPr>
        <w:t>)</w:t>
      </w:r>
      <w:r w:rsidRPr="002E2661">
        <w:rPr>
          <w:lang w:val="ru-RU"/>
        </w:rPr>
        <w:t>.</w:t>
      </w:r>
    </w:p>
    <w:p w14:paraId="6EFEA1E1" w14:textId="77777777" w:rsidR="009D4075" w:rsidRPr="002E2661" w:rsidRDefault="009D4075" w:rsidP="009D4075">
      <w:pPr>
        <w:pStyle w:val="40"/>
      </w:pPr>
      <w:commentRangeStart w:id="58"/>
      <w:r w:rsidRPr="002E2661">
        <w:t xml:space="preserve">Модуль </w:t>
      </w:r>
      <w:commentRangeStart w:id="59"/>
      <w:proofErr w:type="spellStart"/>
      <w:r w:rsidRPr="002E2661">
        <w:t>InterruptsHandlers</w:t>
      </w:r>
      <w:commentRangeEnd w:id="58"/>
      <w:proofErr w:type="spellEnd"/>
      <w:r w:rsidRPr="002E2661">
        <w:rPr>
          <w:rStyle w:val="aff9"/>
          <w:b w:val="0"/>
          <w:noProof/>
        </w:rPr>
        <w:commentReference w:id="58"/>
      </w:r>
      <w:commentRangeEnd w:id="59"/>
      <w:r w:rsidR="00292F82">
        <w:rPr>
          <w:rStyle w:val="aff9"/>
          <w:b w:val="0"/>
          <w:noProof/>
        </w:rPr>
        <w:commentReference w:id="59"/>
      </w:r>
    </w:p>
    <w:p w14:paraId="399526EE" w14:textId="77777777" w:rsidR="009D4075" w:rsidRPr="002E2661" w:rsidRDefault="009D4075" w:rsidP="00726C43">
      <w:pPr>
        <w:pStyle w:val="5"/>
      </w:pPr>
      <w:r w:rsidRPr="002E2661">
        <w:t>Назначение</w:t>
      </w:r>
    </w:p>
    <w:p w14:paraId="5B70B18B" w14:textId="61DC4DBB" w:rsidR="009D4075" w:rsidRPr="002E2661" w:rsidRDefault="00FA4CFF" w:rsidP="00EF4EE5">
      <w:pPr>
        <w:pStyle w:val="a4"/>
      </w:pPr>
      <w:r w:rsidRPr="002E2661">
        <w:t xml:space="preserve">Модуль </w:t>
      </w:r>
      <w:proofErr w:type="spellStart"/>
      <w:r w:rsidRPr="002E2661">
        <w:t>InterruptsHandlers</w:t>
      </w:r>
      <w:proofErr w:type="spellEnd"/>
      <w:r w:rsidRPr="002E2661">
        <w:t xml:space="preserve"> предназначен для обработки прерываний.</w:t>
      </w:r>
    </w:p>
    <w:p w14:paraId="0D57F665" w14:textId="77777777" w:rsidR="009D4075" w:rsidRPr="002E2661" w:rsidRDefault="009D4075" w:rsidP="00726C43">
      <w:pPr>
        <w:pStyle w:val="5"/>
      </w:pPr>
      <w:r w:rsidRPr="002E2661">
        <w:t>Описание</w:t>
      </w:r>
    </w:p>
    <w:p w14:paraId="02942C74" w14:textId="3F48C47F" w:rsidR="009D4075" w:rsidRDefault="00A55A58" w:rsidP="009D4075">
      <w:pPr>
        <w:pStyle w:val="a4"/>
      </w:pPr>
      <w:r>
        <w:t xml:space="preserve">Модуль осуществляет обработку от </w:t>
      </w:r>
      <w:r w:rsidR="00C266E6">
        <w:t>четырёх</w:t>
      </w:r>
      <w:r>
        <w:t xml:space="preserve"> источников прерываний</w:t>
      </w:r>
      <w:r w:rsidR="00C266E6">
        <w:t>:</w:t>
      </w:r>
    </w:p>
    <w:p w14:paraId="42E40193" w14:textId="450A0338" w:rsidR="00A55A58" w:rsidRDefault="00A55A58" w:rsidP="00A55A58">
      <w:pPr>
        <w:pStyle w:val="a4"/>
        <w:rPr>
          <w:lang w:val="en-US"/>
        </w:rPr>
      </w:pPr>
      <w:r>
        <w:rPr>
          <w:lang w:val="en-US"/>
        </w:rPr>
        <w:lastRenderedPageBreak/>
        <w:t>void MAIN_TIMER_FUNCTION_</w:t>
      </w:r>
      <w:proofErr w:type="gramStart"/>
      <w:r>
        <w:rPr>
          <w:lang w:val="en-US"/>
        </w:rPr>
        <w:t>INTERRUPT(</w:t>
      </w:r>
      <w:proofErr w:type="gramEnd"/>
      <w:r>
        <w:rPr>
          <w:lang w:val="en-US"/>
        </w:rPr>
        <w:t xml:space="preserve">void) – </w:t>
      </w:r>
      <w:r>
        <w:t>обработчик прерывания главного таймера</w:t>
      </w:r>
      <w:r>
        <w:rPr>
          <w:lang w:val="en-US"/>
        </w:rPr>
        <w:t>;</w:t>
      </w:r>
    </w:p>
    <w:p w14:paraId="450A99AE" w14:textId="45655C50" w:rsidR="00A55A58" w:rsidRDefault="00A55A58" w:rsidP="009D4075">
      <w:pPr>
        <w:pStyle w:val="a4"/>
        <w:rPr>
          <w:lang w:val="en-US"/>
        </w:rPr>
      </w:pPr>
      <w:r>
        <w:rPr>
          <w:lang w:val="en-US"/>
        </w:rPr>
        <w:t>void CAN_TIMER__FUNCTION_</w:t>
      </w:r>
      <w:proofErr w:type="gramStart"/>
      <w:r>
        <w:rPr>
          <w:lang w:val="en-US"/>
        </w:rPr>
        <w:t>INTERRUPT(</w:t>
      </w:r>
      <w:proofErr w:type="gramEnd"/>
      <w:r>
        <w:rPr>
          <w:lang w:val="en-US"/>
        </w:rPr>
        <w:t xml:space="preserve">void) – </w:t>
      </w:r>
      <w:r>
        <w:t xml:space="preserve">обработчик прерывания для работы с </w:t>
      </w:r>
      <w:r>
        <w:rPr>
          <w:lang w:val="en-US"/>
        </w:rPr>
        <w:t>CAN;</w:t>
      </w:r>
    </w:p>
    <w:p w14:paraId="5C93528F" w14:textId="4CF92FAD" w:rsidR="00A55A58" w:rsidRPr="00A55A58" w:rsidRDefault="00A55A58" w:rsidP="009D4075">
      <w:pPr>
        <w:pStyle w:val="a4"/>
        <w:rPr>
          <w:lang w:val="en-US"/>
        </w:rPr>
      </w:pPr>
      <w:r>
        <w:rPr>
          <w:lang w:val="en-US"/>
        </w:rPr>
        <w:t>void ADC1_FUNCTION_</w:t>
      </w:r>
      <w:proofErr w:type="gramStart"/>
      <w:r>
        <w:rPr>
          <w:lang w:val="en-US"/>
        </w:rPr>
        <w:t>INTERRUPT(</w:t>
      </w:r>
      <w:proofErr w:type="gramEnd"/>
      <w:r>
        <w:rPr>
          <w:lang w:val="en-US"/>
        </w:rPr>
        <w:t xml:space="preserve">void) – </w:t>
      </w:r>
      <w:r>
        <w:t>обработчик прерывания</w:t>
      </w:r>
      <w:r>
        <w:rPr>
          <w:lang w:val="en-US"/>
        </w:rPr>
        <w:t xml:space="preserve"> </w:t>
      </w:r>
      <w:r>
        <w:t>от АЦП</w:t>
      </w:r>
      <w:r>
        <w:rPr>
          <w:lang w:val="en-US"/>
        </w:rPr>
        <w:t>;</w:t>
      </w:r>
    </w:p>
    <w:p w14:paraId="64AFEF22" w14:textId="763B9176" w:rsidR="00A55A58" w:rsidRDefault="00A55A58" w:rsidP="00A55A58">
      <w:pPr>
        <w:pStyle w:val="a4"/>
        <w:rPr>
          <w:lang w:val="en-US"/>
        </w:rPr>
      </w:pPr>
      <w:r>
        <w:rPr>
          <w:lang w:val="en-US"/>
        </w:rPr>
        <w:t>void CN_FUNCTION_</w:t>
      </w:r>
      <w:proofErr w:type="gramStart"/>
      <w:r>
        <w:rPr>
          <w:lang w:val="en-US"/>
        </w:rPr>
        <w:t>INTERRUPT(</w:t>
      </w:r>
      <w:proofErr w:type="gramEnd"/>
      <w:r>
        <w:rPr>
          <w:lang w:val="en-US"/>
        </w:rPr>
        <w:t xml:space="preserve">void) – </w:t>
      </w:r>
      <w:r>
        <w:t>обработчик прерывания по изменению на входе межпроцессорной синхронизации</w:t>
      </w:r>
      <w:r>
        <w:rPr>
          <w:lang w:val="en-US"/>
        </w:rPr>
        <w:t>.</w:t>
      </w:r>
    </w:p>
    <w:p w14:paraId="097A149E" w14:textId="77777777" w:rsidR="009D4075" w:rsidRPr="002E2661" w:rsidRDefault="009D4075" w:rsidP="009D4075">
      <w:pPr>
        <w:pStyle w:val="a4"/>
      </w:pPr>
    </w:p>
    <w:p w14:paraId="2B75A6E7" w14:textId="77777777" w:rsidR="0038119B" w:rsidRPr="002E2661" w:rsidRDefault="0038119B" w:rsidP="00A447E0">
      <w:pPr>
        <w:pStyle w:val="2"/>
      </w:pPr>
      <w:bookmarkStart w:id="60" w:name="_Toc50027334"/>
      <w:r w:rsidRPr="002E2661">
        <w:t xml:space="preserve">Уровень </w:t>
      </w:r>
      <w:r w:rsidR="00D52EC9" w:rsidRPr="002E2661">
        <w:t>режимов</w:t>
      </w:r>
      <w:bookmarkEnd w:id="60"/>
    </w:p>
    <w:p w14:paraId="5B90AA8C" w14:textId="77777777" w:rsidR="0072470E" w:rsidRPr="002E2661" w:rsidRDefault="0072470E" w:rsidP="00747915">
      <w:pPr>
        <w:pStyle w:val="3"/>
        <w:rPr>
          <w:lang w:val="ru-RU"/>
        </w:rPr>
      </w:pPr>
      <w:bookmarkStart w:id="61" w:name="_Toc50027335"/>
      <w:r w:rsidRPr="002E2661">
        <w:rPr>
          <w:lang w:val="ru-RU"/>
        </w:rPr>
        <w:t xml:space="preserve">Компонент </w:t>
      </w:r>
      <w:proofErr w:type="spellStart"/>
      <w:r w:rsidRPr="002E2661">
        <w:rPr>
          <w:lang w:val="ru-RU"/>
        </w:rPr>
        <w:t>Fsm</w:t>
      </w:r>
      <w:bookmarkEnd w:id="61"/>
      <w:proofErr w:type="spellEnd"/>
    </w:p>
    <w:p w14:paraId="57EBA81E" w14:textId="77777777" w:rsidR="0072470E" w:rsidRPr="002E2661" w:rsidRDefault="0072470E" w:rsidP="00747915">
      <w:pPr>
        <w:pStyle w:val="40"/>
      </w:pPr>
      <w:r w:rsidRPr="002E2661">
        <w:t>Назначение</w:t>
      </w:r>
    </w:p>
    <w:p w14:paraId="069D7499" w14:textId="77777777" w:rsidR="0072470E" w:rsidRPr="002E2661" w:rsidRDefault="0072470E" w:rsidP="0072470E">
      <w:pPr>
        <w:pStyle w:val="a4"/>
      </w:pPr>
      <w:r w:rsidRPr="002E2661">
        <w:t xml:space="preserve">Компонент </w:t>
      </w:r>
      <w:proofErr w:type="spellStart"/>
      <w:r w:rsidRPr="002E2661">
        <w:t>Fsm</w:t>
      </w:r>
      <w:proofErr w:type="spellEnd"/>
      <w:r w:rsidRPr="002E2661">
        <w:t xml:space="preserve"> реализует иерархический ДКА, на базе которого реализован диспетчер режимов </w:t>
      </w:r>
      <w:proofErr w:type="spellStart"/>
      <w:r w:rsidRPr="002E2661">
        <w:t>FsmStates</w:t>
      </w:r>
      <w:proofErr w:type="spellEnd"/>
      <w:r w:rsidRPr="002E2661">
        <w:t>.</w:t>
      </w:r>
    </w:p>
    <w:p w14:paraId="618EC20F" w14:textId="77777777" w:rsidR="0072470E" w:rsidRPr="002E2661" w:rsidRDefault="0072470E" w:rsidP="00747915">
      <w:pPr>
        <w:pStyle w:val="40"/>
      </w:pPr>
      <w:r w:rsidRPr="002E2661">
        <w:t xml:space="preserve">Состав </w:t>
      </w:r>
    </w:p>
    <w:p w14:paraId="3CB7A74B" w14:textId="77777777" w:rsidR="0072470E" w:rsidRPr="002E2661" w:rsidRDefault="0072470E" w:rsidP="00052AF0">
      <w:pPr>
        <w:pStyle w:val="35"/>
      </w:pPr>
      <w:r w:rsidRPr="002E2661">
        <w:t>Компонент состоит из одноимённого модуля.</w:t>
      </w:r>
    </w:p>
    <w:p w14:paraId="6C99CD06" w14:textId="77777777" w:rsidR="0072470E" w:rsidRPr="002E2661" w:rsidRDefault="0072470E" w:rsidP="00747915">
      <w:pPr>
        <w:pStyle w:val="40"/>
      </w:pPr>
      <w:r w:rsidRPr="002E2661">
        <w:t>Описание</w:t>
      </w:r>
    </w:p>
    <w:p w14:paraId="635B44C8" w14:textId="77777777" w:rsidR="0072470E" w:rsidRPr="002E2661" w:rsidRDefault="0072470E" w:rsidP="002F6B6A">
      <w:pPr>
        <w:pStyle w:val="5"/>
      </w:pPr>
      <w:r w:rsidRPr="002E2661">
        <w:t>Общие сведения</w:t>
      </w:r>
    </w:p>
    <w:p w14:paraId="3F6A922F" w14:textId="77777777" w:rsidR="0072470E" w:rsidRPr="002E2661" w:rsidRDefault="0072470E" w:rsidP="0072470E">
      <w:pPr>
        <w:pStyle w:val="affffa"/>
      </w:pPr>
      <w:r w:rsidRPr="002E2661">
        <w:t>Основой автомата состояний являются структура данных, которая описывает состояние автомата и содержит функции, выполняющиеся в данном состоянии, а также ссылки на другие состояния вниз и вверх по иерархии. Состояния могут быть следующих типов:</w:t>
      </w:r>
    </w:p>
    <w:p w14:paraId="7676F3A1" w14:textId="77777777" w:rsidR="0072470E" w:rsidRPr="002E2661" w:rsidRDefault="0072470E" w:rsidP="00837965">
      <w:pPr>
        <w:pStyle w:val="a"/>
        <w:tabs>
          <w:tab w:val="clear" w:pos="993"/>
          <w:tab w:val="left" w:pos="1134"/>
        </w:tabs>
        <w:ind w:left="0" w:firstLine="851"/>
        <w:rPr>
          <w:lang w:val="ru-RU"/>
        </w:rPr>
      </w:pPr>
      <w:r w:rsidRPr="002E2661">
        <w:rPr>
          <w:lang w:val="ru-RU"/>
        </w:rPr>
        <w:t>корневое состояние;</w:t>
      </w:r>
    </w:p>
    <w:p w14:paraId="4C6D7088" w14:textId="77777777" w:rsidR="0072470E" w:rsidRPr="002E2661" w:rsidRDefault="0072470E" w:rsidP="00837965">
      <w:pPr>
        <w:pStyle w:val="a"/>
        <w:tabs>
          <w:tab w:val="clear" w:pos="993"/>
          <w:tab w:val="left" w:pos="1134"/>
        </w:tabs>
        <w:ind w:left="0" w:firstLine="851"/>
        <w:rPr>
          <w:lang w:val="ru-RU"/>
        </w:rPr>
      </w:pPr>
      <w:r w:rsidRPr="002E2661">
        <w:rPr>
          <w:lang w:val="ru-RU"/>
        </w:rPr>
        <w:t>родительское состояние;</w:t>
      </w:r>
    </w:p>
    <w:p w14:paraId="1D82F3CA" w14:textId="77777777" w:rsidR="0072470E" w:rsidRPr="002E2661" w:rsidRDefault="0072470E" w:rsidP="00837965">
      <w:pPr>
        <w:pStyle w:val="a"/>
        <w:tabs>
          <w:tab w:val="clear" w:pos="993"/>
          <w:tab w:val="left" w:pos="1134"/>
        </w:tabs>
        <w:ind w:left="0" w:firstLine="851"/>
        <w:rPr>
          <w:lang w:val="ru-RU"/>
        </w:rPr>
      </w:pPr>
      <w:r w:rsidRPr="002E2661">
        <w:rPr>
          <w:lang w:val="ru-RU"/>
        </w:rPr>
        <w:t>дочернее состояние;</w:t>
      </w:r>
    </w:p>
    <w:p w14:paraId="43CF52D1" w14:textId="77777777" w:rsidR="0072470E" w:rsidRPr="002E2661" w:rsidRDefault="0072470E" w:rsidP="00837965">
      <w:pPr>
        <w:pStyle w:val="a"/>
        <w:tabs>
          <w:tab w:val="clear" w:pos="993"/>
          <w:tab w:val="left" w:pos="1134"/>
        </w:tabs>
        <w:ind w:left="0" w:firstLine="851"/>
        <w:rPr>
          <w:lang w:val="ru-RU"/>
        </w:rPr>
      </w:pPr>
      <w:r w:rsidRPr="002E2661">
        <w:rPr>
          <w:lang w:val="ru-RU"/>
        </w:rPr>
        <w:t>дочернее состояние по умолчанию.</w:t>
      </w:r>
    </w:p>
    <w:p w14:paraId="03A8EBE1" w14:textId="77777777" w:rsidR="0072470E" w:rsidRPr="002E2661" w:rsidRDefault="0072470E" w:rsidP="0072470E">
      <w:pPr>
        <w:pStyle w:val="a4"/>
      </w:pPr>
      <w:r w:rsidRPr="002E2661">
        <w:lastRenderedPageBreak/>
        <w:t xml:space="preserve">Каждому состоянию должна соответствовать своя структура </w:t>
      </w:r>
      <w:proofErr w:type="spellStart"/>
      <w:r w:rsidRPr="002E2661">
        <w:rPr>
          <w:i/>
        </w:rPr>
        <w:t>FsmState</w:t>
      </w:r>
      <w:proofErr w:type="spellEnd"/>
      <w:r w:rsidRPr="002E2661">
        <w:t>, которая при создании проинициализирована соответствующими функциями и ссылками на другие состояния (корневое, родительское и дочернее по умолчанию), связанные с данным состоянием по иерархии. Обработка состояний выполняется сверху вниз от корневого состояния к дочернему. Обрабатываются все состояния до тех пор, пока не встретится состояние, которое не имеет дочерних или пока выполнившаяся функция не сообщит автомату, что выполнять обработку дочерних состояний не нужно. Такая необходимость возникает если принято решение о переходе в другое состояние.</w:t>
      </w:r>
    </w:p>
    <w:p w14:paraId="026DC2F3" w14:textId="67A5D0F5" w:rsidR="0072470E" w:rsidRPr="002E2661" w:rsidRDefault="0072470E" w:rsidP="0072470E">
      <w:pPr>
        <w:pStyle w:val="a4"/>
      </w:pPr>
      <w:r w:rsidRPr="002E2661">
        <w:t>Для каждого уровня иерархии выполняется одно состояние – текущее. Переход от состояния к состоянию может осуществляться на разных уровнях иерархии. При каждом переходе выстраивается новый маршрут прохождения автомата от корневого состояния к последнему дочернему</w:t>
      </w:r>
      <w:r w:rsidR="00A94811" w:rsidRPr="002E2661">
        <w:t xml:space="preserve"> состоянию</w:t>
      </w:r>
      <w:r w:rsidRPr="002E2661">
        <w:t>. При построении маршрута всем дочерним</w:t>
      </w:r>
      <w:r w:rsidR="00356F05" w:rsidRPr="002E2661">
        <w:t xml:space="preserve"> состояниям</w:t>
      </w:r>
      <w:r w:rsidRPr="002E2661">
        <w:t>, по отношению к новому, устанавливаются дочерние состояния по умолчанию. Для родительских состояний выстраивается связь с дочерними состояниями относительно нового</w:t>
      </w:r>
      <w:r w:rsidR="00356F05" w:rsidRPr="002E2661">
        <w:t xml:space="preserve"> маршрута</w:t>
      </w:r>
      <w:r w:rsidRPr="002E2661">
        <w:t xml:space="preserve">. При </w:t>
      </w:r>
      <w:r w:rsidR="00EF4EE5" w:rsidRPr="002E2661">
        <w:t xml:space="preserve">построении маршрутов </w:t>
      </w:r>
      <w:r w:rsidRPr="002E2661">
        <w:t>изменяются ссылки на дочерние состояния. Ссылки на корневые и родительские состояния остаются неизменными.</w:t>
      </w:r>
    </w:p>
    <w:p w14:paraId="47DC9E32" w14:textId="77777777" w:rsidR="0072470E" w:rsidRPr="002E2661" w:rsidRDefault="0072470E" w:rsidP="0072470E">
      <w:pPr>
        <w:pStyle w:val="a4"/>
      </w:pPr>
      <w:r w:rsidRPr="002E2661">
        <w:t xml:space="preserve">Для управления структурами данных ДКА используются интерфейсные функции </w:t>
      </w:r>
      <w:proofErr w:type="spellStart"/>
      <w:r w:rsidRPr="002E2661">
        <w:rPr>
          <w:b/>
          <w:i/>
        </w:rPr>
        <w:t>Fsm_</w:t>
      </w:r>
      <w:proofErr w:type="gramStart"/>
      <w:r w:rsidRPr="002E2661">
        <w:rPr>
          <w:b/>
          <w:i/>
        </w:rPr>
        <w:t>start</w:t>
      </w:r>
      <w:proofErr w:type="spellEnd"/>
      <w:r w:rsidRPr="002E2661">
        <w:rPr>
          <w:b/>
          <w:i/>
        </w:rPr>
        <w:t>(</w:t>
      </w:r>
      <w:proofErr w:type="gramEnd"/>
      <w:r w:rsidRPr="002E2661">
        <w:rPr>
          <w:b/>
          <w:i/>
        </w:rPr>
        <w:t>)</w:t>
      </w:r>
      <w:r w:rsidRPr="002E2661">
        <w:t xml:space="preserve">, </w:t>
      </w:r>
      <w:proofErr w:type="spellStart"/>
      <w:r w:rsidRPr="002E2661">
        <w:rPr>
          <w:b/>
          <w:i/>
        </w:rPr>
        <w:t>Fsm_transit</w:t>
      </w:r>
      <w:proofErr w:type="spellEnd"/>
      <w:r w:rsidRPr="002E2661">
        <w:rPr>
          <w:b/>
          <w:i/>
        </w:rPr>
        <w:t>()</w:t>
      </w:r>
      <w:r w:rsidRPr="002E2661">
        <w:t xml:space="preserve">, </w:t>
      </w:r>
      <w:proofErr w:type="spellStart"/>
      <w:r w:rsidRPr="002E2661">
        <w:rPr>
          <w:b/>
          <w:i/>
        </w:rPr>
        <w:t>Fsm_run</w:t>
      </w:r>
      <w:proofErr w:type="spellEnd"/>
      <w:r w:rsidRPr="002E2661">
        <w:rPr>
          <w:b/>
          <w:i/>
        </w:rPr>
        <w:t>()</w:t>
      </w:r>
      <w:r w:rsidRPr="002E2661">
        <w:t xml:space="preserve"> и локальные функции </w:t>
      </w:r>
      <w:proofErr w:type="spellStart"/>
      <w:r w:rsidRPr="002E2661">
        <w:rPr>
          <w:b/>
          <w:i/>
        </w:rPr>
        <w:t>stateExit</w:t>
      </w:r>
      <w:proofErr w:type="spellEnd"/>
      <w:r w:rsidRPr="002E2661">
        <w:rPr>
          <w:b/>
          <w:i/>
        </w:rPr>
        <w:t>()</w:t>
      </w:r>
      <w:r w:rsidRPr="002E2661">
        <w:t xml:space="preserve">, </w:t>
      </w:r>
      <w:proofErr w:type="spellStart"/>
      <w:r w:rsidRPr="002E2661">
        <w:rPr>
          <w:b/>
          <w:i/>
        </w:rPr>
        <w:t>stateEntry</w:t>
      </w:r>
      <w:proofErr w:type="spellEnd"/>
      <w:r w:rsidRPr="002E2661">
        <w:rPr>
          <w:b/>
          <w:i/>
        </w:rPr>
        <w:t>()</w:t>
      </w:r>
      <w:r w:rsidRPr="002E2661">
        <w:t>.</w:t>
      </w:r>
    </w:p>
    <w:p w14:paraId="75ADCDAA" w14:textId="77777777" w:rsidR="0072470E" w:rsidRPr="002E2661" w:rsidRDefault="0072470E" w:rsidP="00201F1F">
      <w:pPr>
        <w:pStyle w:val="5"/>
      </w:pPr>
      <w:r w:rsidRPr="002E2661">
        <w:t>Структура состояния ДКА</w:t>
      </w:r>
    </w:p>
    <w:p w14:paraId="27B7DA03" w14:textId="77777777" w:rsidR="0072470E" w:rsidRPr="002E2661" w:rsidRDefault="0072470E" w:rsidP="0072470E">
      <w:pPr>
        <w:pStyle w:val="affffa"/>
      </w:pPr>
      <w:r w:rsidRPr="002E2661">
        <w:t>Для каждого состояния могут быть определены следующие функции:</w:t>
      </w:r>
    </w:p>
    <w:p w14:paraId="53336441" w14:textId="77777777" w:rsidR="0072470E" w:rsidRPr="002E2661" w:rsidRDefault="0072470E" w:rsidP="00201F1F">
      <w:pPr>
        <w:pStyle w:val="a"/>
        <w:tabs>
          <w:tab w:val="clear" w:pos="993"/>
          <w:tab w:val="left" w:pos="1134"/>
        </w:tabs>
        <w:ind w:left="0" w:firstLine="709"/>
        <w:rPr>
          <w:lang w:val="ru-RU"/>
        </w:rPr>
      </w:pPr>
      <w:r w:rsidRPr="002E2661">
        <w:rPr>
          <w:lang w:val="ru-RU"/>
        </w:rPr>
        <w:t xml:space="preserve">обработчик текущего состояния автомата – </w:t>
      </w:r>
      <w:proofErr w:type="spellStart"/>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7599F02B" w14:textId="77777777" w:rsidR="0072470E" w:rsidRPr="002E2661" w:rsidRDefault="0072470E" w:rsidP="00201F1F">
      <w:pPr>
        <w:pStyle w:val="a"/>
        <w:tabs>
          <w:tab w:val="clear" w:pos="993"/>
          <w:tab w:val="left" w:pos="1134"/>
        </w:tabs>
        <w:ind w:left="0" w:firstLine="709"/>
        <w:rPr>
          <w:lang w:val="ru-RU"/>
        </w:rPr>
      </w:pPr>
      <w:r w:rsidRPr="002E2661">
        <w:rPr>
          <w:lang w:val="ru-RU"/>
        </w:rPr>
        <w:t xml:space="preserve">функция, которая вызывается при входе в состояние – </w:t>
      </w:r>
      <w:proofErr w:type="spellStart"/>
      <w:proofErr w:type="gramStart"/>
      <w:r w:rsidRPr="002E2661">
        <w:rPr>
          <w:b/>
          <w:i/>
          <w:lang w:val="ru-RU"/>
        </w:rPr>
        <w:t>onEntry</w:t>
      </w:r>
      <w:proofErr w:type="spellEnd"/>
      <w:r w:rsidRPr="002E2661">
        <w:rPr>
          <w:b/>
          <w:i/>
          <w:lang w:val="ru-RU"/>
        </w:rPr>
        <w:t>(</w:t>
      </w:r>
      <w:proofErr w:type="gramEnd"/>
      <w:r w:rsidRPr="002E2661">
        <w:rPr>
          <w:b/>
          <w:i/>
          <w:lang w:val="ru-RU"/>
        </w:rPr>
        <w:t>)</w:t>
      </w:r>
      <w:r w:rsidRPr="002E2661">
        <w:rPr>
          <w:lang w:val="ru-RU"/>
        </w:rPr>
        <w:t>;</w:t>
      </w:r>
    </w:p>
    <w:p w14:paraId="2D9FAAAB" w14:textId="77777777" w:rsidR="0072470E" w:rsidRPr="002E2661" w:rsidRDefault="0072470E" w:rsidP="00201F1F">
      <w:pPr>
        <w:pStyle w:val="a"/>
        <w:tabs>
          <w:tab w:val="clear" w:pos="993"/>
          <w:tab w:val="left" w:pos="1134"/>
        </w:tabs>
        <w:ind w:left="0" w:firstLine="709"/>
        <w:rPr>
          <w:lang w:val="ru-RU"/>
        </w:rPr>
      </w:pPr>
      <w:r w:rsidRPr="002E2661">
        <w:rPr>
          <w:lang w:val="ru-RU"/>
        </w:rPr>
        <w:t xml:space="preserve">функция, которая вызывается при выходе из состояния – </w:t>
      </w:r>
      <w:proofErr w:type="spellStart"/>
      <w:proofErr w:type="gramStart"/>
      <w:r w:rsidRPr="002E2661">
        <w:rPr>
          <w:b/>
          <w:i/>
          <w:lang w:val="ru-RU"/>
        </w:rPr>
        <w:t>onExit</w:t>
      </w:r>
      <w:proofErr w:type="spellEnd"/>
      <w:r w:rsidRPr="002E2661">
        <w:rPr>
          <w:b/>
          <w:i/>
          <w:lang w:val="ru-RU"/>
        </w:rPr>
        <w:t>(</w:t>
      </w:r>
      <w:proofErr w:type="gramEnd"/>
      <w:r w:rsidRPr="002E2661">
        <w:rPr>
          <w:b/>
          <w:i/>
          <w:lang w:val="ru-RU"/>
        </w:rPr>
        <w:t>)</w:t>
      </w:r>
      <w:r w:rsidRPr="002E2661">
        <w:rPr>
          <w:lang w:val="ru-RU"/>
        </w:rPr>
        <w:t>.</w:t>
      </w:r>
    </w:p>
    <w:p w14:paraId="61631E23" w14:textId="77777777" w:rsidR="0072470E" w:rsidRPr="002E2661" w:rsidRDefault="0072470E" w:rsidP="00837965">
      <w:pPr>
        <w:pStyle w:val="a4"/>
        <w:tabs>
          <w:tab w:val="left" w:pos="1134"/>
        </w:tabs>
        <w:ind w:firstLine="851"/>
      </w:pPr>
      <w:r w:rsidRPr="002E2661">
        <w:t>Состояние может не иметь этих функций, тогда указатели на них должны быть проинициализированы нулем.</w:t>
      </w:r>
    </w:p>
    <w:p w14:paraId="32881183" w14:textId="77777777" w:rsidR="0072470E" w:rsidRPr="002E2661" w:rsidRDefault="0072470E" w:rsidP="00837965">
      <w:pPr>
        <w:pStyle w:val="affffa"/>
        <w:tabs>
          <w:tab w:val="left" w:pos="1134"/>
        </w:tabs>
        <w:ind w:firstLine="851"/>
      </w:pPr>
      <w:r w:rsidRPr="002E2661">
        <w:lastRenderedPageBreak/>
        <w:t>Для каждого состояния могут быть определены ссылки на следующие состояния:</w:t>
      </w:r>
    </w:p>
    <w:p w14:paraId="29149E8A" w14:textId="77777777" w:rsidR="0072470E" w:rsidRPr="002E2661" w:rsidRDefault="0072470E" w:rsidP="00837965">
      <w:pPr>
        <w:pStyle w:val="a"/>
        <w:tabs>
          <w:tab w:val="clear" w:pos="993"/>
          <w:tab w:val="left" w:pos="1134"/>
        </w:tabs>
        <w:ind w:left="0" w:firstLine="851"/>
        <w:rPr>
          <w:lang w:val="ru-RU"/>
        </w:rPr>
      </w:pPr>
      <w:r w:rsidRPr="002E2661">
        <w:rPr>
          <w:lang w:val="ru-RU"/>
        </w:rPr>
        <w:t xml:space="preserve">ссылка на корневое состояние автомата – </w:t>
      </w:r>
      <w:proofErr w:type="spellStart"/>
      <w:r w:rsidRPr="002E2661">
        <w:rPr>
          <w:i/>
          <w:lang w:val="ru-RU"/>
        </w:rPr>
        <w:t>top</w:t>
      </w:r>
      <w:proofErr w:type="spellEnd"/>
      <w:r w:rsidRPr="002E2661">
        <w:rPr>
          <w:lang w:val="ru-RU"/>
        </w:rPr>
        <w:t>;</w:t>
      </w:r>
    </w:p>
    <w:p w14:paraId="1712E6B5" w14:textId="77777777" w:rsidR="0072470E" w:rsidRPr="002E2661" w:rsidRDefault="0072470E" w:rsidP="00837965">
      <w:pPr>
        <w:pStyle w:val="a"/>
        <w:tabs>
          <w:tab w:val="clear" w:pos="993"/>
          <w:tab w:val="left" w:pos="1134"/>
        </w:tabs>
        <w:ind w:left="0" w:firstLine="851"/>
        <w:rPr>
          <w:lang w:val="ru-RU"/>
        </w:rPr>
      </w:pPr>
      <w:r w:rsidRPr="002E2661">
        <w:rPr>
          <w:lang w:val="ru-RU"/>
        </w:rPr>
        <w:t xml:space="preserve">ссылка на родительское состояние </w:t>
      </w:r>
      <w:r w:rsidRPr="002E2661">
        <w:rPr>
          <w:i/>
          <w:lang w:val="ru-RU"/>
        </w:rPr>
        <w:t xml:space="preserve">– </w:t>
      </w:r>
      <w:proofErr w:type="spellStart"/>
      <w:r w:rsidRPr="002E2661">
        <w:rPr>
          <w:i/>
          <w:lang w:val="ru-RU"/>
        </w:rPr>
        <w:t>super</w:t>
      </w:r>
      <w:proofErr w:type="spellEnd"/>
      <w:r w:rsidRPr="002E2661">
        <w:rPr>
          <w:lang w:val="ru-RU"/>
        </w:rPr>
        <w:t>;</w:t>
      </w:r>
    </w:p>
    <w:p w14:paraId="4B2967AC" w14:textId="77777777" w:rsidR="0072470E" w:rsidRPr="002E2661" w:rsidRDefault="0072470E" w:rsidP="00837965">
      <w:pPr>
        <w:pStyle w:val="a"/>
        <w:tabs>
          <w:tab w:val="clear" w:pos="993"/>
          <w:tab w:val="left" w:pos="1134"/>
        </w:tabs>
        <w:ind w:left="0" w:firstLine="851"/>
        <w:rPr>
          <w:lang w:val="ru-RU"/>
        </w:rPr>
      </w:pPr>
      <w:r w:rsidRPr="002E2661">
        <w:rPr>
          <w:lang w:val="ru-RU"/>
        </w:rPr>
        <w:t xml:space="preserve">ссылка на текущее дочернее состояние – </w:t>
      </w:r>
      <w:proofErr w:type="spellStart"/>
      <w:r w:rsidRPr="002E2661">
        <w:rPr>
          <w:i/>
          <w:lang w:val="ru-RU"/>
        </w:rPr>
        <w:t>fsm</w:t>
      </w:r>
      <w:proofErr w:type="spellEnd"/>
      <w:r w:rsidRPr="002E2661">
        <w:rPr>
          <w:lang w:val="ru-RU"/>
        </w:rPr>
        <w:t>;</w:t>
      </w:r>
    </w:p>
    <w:p w14:paraId="0E7B1AFD" w14:textId="77777777" w:rsidR="0072470E" w:rsidRPr="002E2661" w:rsidRDefault="0072470E" w:rsidP="00837965">
      <w:pPr>
        <w:pStyle w:val="a"/>
        <w:tabs>
          <w:tab w:val="clear" w:pos="993"/>
          <w:tab w:val="left" w:pos="1134"/>
        </w:tabs>
        <w:ind w:left="0" w:firstLine="851"/>
        <w:rPr>
          <w:lang w:val="ru-RU"/>
        </w:rPr>
      </w:pPr>
      <w:r w:rsidRPr="002E2661">
        <w:rPr>
          <w:lang w:val="ru-RU"/>
        </w:rPr>
        <w:t xml:space="preserve">ссылка на дочернее состояние, которое устанавливается по умолчанию при переходе в текущее состояние, – </w:t>
      </w:r>
      <w:proofErr w:type="spellStart"/>
      <w:r w:rsidRPr="002E2661">
        <w:rPr>
          <w:i/>
          <w:lang w:val="ru-RU"/>
        </w:rPr>
        <w:t>initial</w:t>
      </w:r>
      <w:proofErr w:type="spellEnd"/>
      <w:r w:rsidRPr="002E2661">
        <w:rPr>
          <w:lang w:val="ru-RU"/>
        </w:rPr>
        <w:t>.</w:t>
      </w:r>
    </w:p>
    <w:p w14:paraId="23C705CC" w14:textId="77777777" w:rsidR="0072470E" w:rsidRPr="002E2661" w:rsidRDefault="0072470E" w:rsidP="0072470E">
      <w:pPr>
        <w:pStyle w:val="a4"/>
      </w:pPr>
      <w:r w:rsidRPr="002E2661">
        <w:t>Состояние может иметь не все вышеперечисленные ссылки. Те ссылки, которых состояние не имеет, должны быть проинициализированы нулем.</w:t>
      </w:r>
    </w:p>
    <w:p w14:paraId="25362B31" w14:textId="77777777" w:rsidR="0072470E" w:rsidRPr="002E2661" w:rsidRDefault="0072470E" w:rsidP="0072470E">
      <w:pPr>
        <w:pStyle w:val="a4"/>
      </w:pPr>
      <w:r w:rsidRPr="002E2661">
        <w:t xml:space="preserve">Обработчик текущего состояния автомата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вызывается для корневого состояния и всех текущих дочерних состояний вниз по иерархии при вызове функции </w:t>
      </w:r>
      <w:proofErr w:type="spellStart"/>
      <w:r w:rsidRPr="002E2661">
        <w:rPr>
          <w:b/>
          <w:i/>
        </w:rPr>
        <w:t>Fsm_run</w:t>
      </w:r>
      <w:proofErr w:type="spellEnd"/>
      <w:r w:rsidRPr="002E2661">
        <w:rPr>
          <w:b/>
          <w:i/>
        </w:rPr>
        <w:t>()</w:t>
      </w:r>
      <w:r w:rsidRPr="002E2661">
        <w:t xml:space="preserve">. Родительская функция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может запретить вызов функций дочерних состояний. Чтобы функции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дочерних состояний были вызваны, функция </w:t>
      </w:r>
      <w:proofErr w:type="spellStart"/>
      <w:r w:rsidRPr="002E2661">
        <w:rPr>
          <w:b/>
          <w:i/>
        </w:rPr>
        <w:t>onRun</w:t>
      </w:r>
      <w:proofErr w:type="spellEnd"/>
      <w:r w:rsidRPr="002E2661">
        <w:rPr>
          <w:b/>
          <w:i/>
        </w:rPr>
        <w:t>()</w:t>
      </w:r>
      <w:r w:rsidRPr="002E2661">
        <w:t xml:space="preserve"> родительского состояния должна вернуть </w:t>
      </w:r>
      <w:proofErr w:type="spellStart"/>
      <w:r w:rsidRPr="002E2661">
        <w:rPr>
          <w:i/>
        </w:rPr>
        <w:t>true</w:t>
      </w:r>
      <w:proofErr w:type="spellEnd"/>
      <w:r w:rsidRPr="002E2661">
        <w:t xml:space="preserve">. Если она вернет </w:t>
      </w:r>
      <w:proofErr w:type="spellStart"/>
      <w:r w:rsidRPr="002E2661">
        <w:rPr>
          <w:i/>
        </w:rPr>
        <w:t>false</w:t>
      </w:r>
      <w:proofErr w:type="spellEnd"/>
      <w:r w:rsidRPr="002E2661">
        <w:t>, функции дочерних состояний вызваны не будут.</w:t>
      </w:r>
    </w:p>
    <w:p w14:paraId="2A23C69A" w14:textId="77777777" w:rsidR="0072470E" w:rsidRPr="002E2661" w:rsidRDefault="0072470E" w:rsidP="0072470E">
      <w:pPr>
        <w:pStyle w:val="a4"/>
      </w:pPr>
      <w:r w:rsidRPr="002E2661">
        <w:t xml:space="preserve">Функция </w:t>
      </w:r>
      <w:proofErr w:type="spellStart"/>
      <w:proofErr w:type="gramStart"/>
      <w:r w:rsidRPr="002E2661">
        <w:rPr>
          <w:b/>
          <w:i/>
        </w:rPr>
        <w:t>onEntry</w:t>
      </w:r>
      <w:proofErr w:type="spellEnd"/>
      <w:r w:rsidRPr="002E2661">
        <w:rPr>
          <w:b/>
          <w:i/>
        </w:rPr>
        <w:t>(</w:t>
      </w:r>
      <w:proofErr w:type="gramEnd"/>
      <w:r w:rsidRPr="002E2661">
        <w:rPr>
          <w:b/>
          <w:i/>
        </w:rPr>
        <w:t>)</w:t>
      </w:r>
      <w:r w:rsidRPr="002E2661">
        <w:t xml:space="preserve"> предназначена для выполнения действий по инициализации работы данного состояния. Вызывается один раз при входе в состояние.</w:t>
      </w:r>
    </w:p>
    <w:p w14:paraId="3986C695" w14:textId="77777777" w:rsidR="0072470E" w:rsidRPr="002E2661" w:rsidRDefault="0072470E" w:rsidP="0072470E">
      <w:pPr>
        <w:pStyle w:val="a4"/>
      </w:pPr>
      <w:r w:rsidRPr="002E2661">
        <w:t xml:space="preserve">Функция </w:t>
      </w:r>
      <w:proofErr w:type="spellStart"/>
      <w:proofErr w:type="gramStart"/>
      <w:r w:rsidRPr="002E2661">
        <w:rPr>
          <w:b/>
          <w:i/>
        </w:rPr>
        <w:t>onExit</w:t>
      </w:r>
      <w:proofErr w:type="spellEnd"/>
      <w:r w:rsidRPr="002E2661">
        <w:rPr>
          <w:b/>
          <w:i/>
        </w:rPr>
        <w:t>(</w:t>
      </w:r>
      <w:proofErr w:type="gramEnd"/>
      <w:r w:rsidRPr="002E2661">
        <w:rPr>
          <w:b/>
          <w:i/>
        </w:rPr>
        <w:t>)</w:t>
      </w:r>
      <w:r w:rsidRPr="002E2661">
        <w:t xml:space="preserve"> предназначена для выполнения действий по завершению работы данного состояния. Вызывается один раз при выходе из состояния.</w:t>
      </w:r>
    </w:p>
    <w:p w14:paraId="027D044B" w14:textId="77777777" w:rsidR="0072470E" w:rsidRPr="002E2661" w:rsidRDefault="0072470E" w:rsidP="002F6B6A">
      <w:pPr>
        <w:pStyle w:val="5"/>
      </w:pPr>
      <w:r w:rsidRPr="002E2661">
        <w:t>Функции состояния ДКА</w:t>
      </w:r>
    </w:p>
    <w:p w14:paraId="111A73A3" w14:textId="77777777" w:rsidR="0072470E" w:rsidRPr="002E2661" w:rsidRDefault="0072470E" w:rsidP="0072470E">
      <w:pPr>
        <w:pStyle w:val="a4"/>
      </w:pPr>
      <w:r w:rsidRPr="002E2661">
        <w:t xml:space="preserve">Для создания автомата необходимо для каждого состояния объявить структуру </w:t>
      </w:r>
      <w:proofErr w:type="spellStart"/>
      <w:r w:rsidRPr="002E2661">
        <w:rPr>
          <w:i/>
        </w:rPr>
        <w:t>FsmState</w:t>
      </w:r>
      <w:proofErr w:type="spellEnd"/>
      <w:r w:rsidRPr="002E2661">
        <w:t xml:space="preserve">, при необходимости реализовать функции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w:t>
      </w:r>
      <w:proofErr w:type="spellStart"/>
      <w:r w:rsidRPr="002E2661">
        <w:rPr>
          <w:b/>
          <w:i/>
        </w:rPr>
        <w:t>onEntry</w:t>
      </w:r>
      <w:proofErr w:type="spellEnd"/>
      <w:r w:rsidRPr="002E2661">
        <w:rPr>
          <w:b/>
          <w:i/>
        </w:rPr>
        <w:t>()</w:t>
      </w:r>
      <w:r w:rsidRPr="002E2661">
        <w:t xml:space="preserve">, </w:t>
      </w:r>
      <w:proofErr w:type="spellStart"/>
      <w:r w:rsidRPr="002E2661">
        <w:rPr>
          <w:b/>
          <w:i/>
        </w:rPr>
        <w:t>onExit</w:t>
      </w:r>
      <w:proofErr w:type="spellEnd"/>
      <w:r w:rsidRPr="002E2661">
        <w:rPr>
          <w:b/>
          <w:i/>
        </w:rPr>
        <w:t>()</w:t>
      </w:r>
      <w:r w:rsidRPr="002E2661">
        <w:t xml:space="preserve"> и проинициализировать структуру, задав указатели на реализованные функции и корневое, родительское и дочернее состояние по умолчанию.</w:t>
      </w:r>
    </w:p>
    <w:p w14:paraId="3ED2E525" w14:textId="77777777" w:rsidR="0072470E" w:rsidRPr="002E2661" w:rsidRDefault="0072470E" w:rsidP="0072470E">
      <w:pPr>
        <w:pStyle w:val="a4"/>
      </w:pPr>
      <w:r w:rsidRPr="002E2661">
        <w:t xml:space="preserve">Для инициализации автомата необходимо вызвать функцию </w:t>
      </w:r>
      <w:proofErr w:type="spellStart"/>
      <w:r w:rsidRPr="002E2661">
        <w:rPr>
          <w:b/>
          <w:i/>
        </w:rPr>
        <w:t>Fsm_</w:t>
      </w:r>
      <w:proofErr w:type="gramStart"/>
      <w:r w:rsidRPr="002E2661">
        <w:rPr>
          <w:b/>
          <w:i/>
        </w:rPr>
        <w:t>start</w:t>
      </w:r>
      <w:proofErr w:type="spellEnd"/>
      <w:r w:rsidRPr="002E2661">
        <w:rPr>
          <w:b/>
          <w:i/>
        </w:rPr>
        <w:t>(</w:t>
      </w:r>
      <w:proofErr w:type="gramEnd"/>
      <w:r w:rsidRPr="002E2661">
        <w:rPr>
          <w:b/>
          <w:i/>
        </w:rPr>
        <w:t>)</w:t>
      </w:r>
      <w:r w:rsidRPr="002E2661">
        <w:t xml:space="preserve">, которой в качестве параметра передать структуру, описывающую корневое состояние. При этом будет построен маршрут от корневого состояния к дочернему, </w:t>
      </w:r>
      <w:r w:rsidRPr="002E2661">
        <w:lastRenderedPageBreak/>
        <w:t xml:space="preserve">используя дочерние состояния по умолчанию. Работа автомата выполняется при вызове функции </w:t>
      </w:r>
      <w:proofErr w:type="spellStart"/>
      <w:r w:rsidRPr="002E2661">
        <w:rPr>
          <w:b/>
          <w:i/>
        </w:rPr>
        <w:t>Fsm_</w:t>
      </w:r>
      <w:proofErr w:type="gramStart"/>
      <w:r w:rsidRPr="002E2661">
        <w:rPr>
          <w:b/>
          <w:i/>
        </w:rPr>
        <w:t>run</w:t>
      </w:r>
      <w:proofErr w:type="spellEnd"/>
      <w:r w:rsidRPr="002E2661">
        <w:rPr>
          <w:b/>
          <w:i/>
        </w:rPr>
        <w:t>(</w:t>
      </w:r>
      <w:proofErr w:type="gramEnd"/>
      <w:r w:rsidRPr="002E2661">
        <w:rPr>
          <w:b/>
          <w:i/>
        </w:rPr>
        <w:t>)</w:t>
      </w:r>
      <w:r w:rsidRPr="002E2661">
        <w:t xml:space="preserve"> с корневым состоянием в качестве параметра. При этом будут вызваны функции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всех состояний из установленного маршрута, если какая-то из функций не вернет </w:t>
      </w:r>
      <w:proofErr w:type="spellStart"/>
      <w:r w:rsidRPr="002E2661">
        <w:rPr>
          <w:i/>
        </w:rPr>
        <w:t>false</w:t>
      </w:r>
      <w:proofErr w:type="spellEnd"/>
      <w:r w:rsidRPr="002E2661">
        <w:t>.</w:t>
      </w:r>
    </w:p>
    <w:p w14:paraId="3BAD9E60" w14:textId="77777777" w:rsidR="0072470E" w:rsidRPr="002E2661" w:rsidRDefault="0072470E" w:rsidP="0072470E">
      <w:pPr>
        <w:pStyle w:val="a4"/>
      </w:pPr>
      <w:r w:rsidRPr="002E2661">
        <w:t xml:space="preserve">Для смены маршрута работы автомата необходимо вызвать функцию </w:t>
      </w:r>
      <w:proofErr w:type="spellStart"/>
      <w:r w:rsidRPr="002E2661">
        <w:rPr>
          <w:b/>
          <w:i/>
        </w:rPr>
        <w:t>Fsm_</w:t>
      </w:r>
      <w:proofErr w:type="gramStart"/>
      <w:r w:rsidRPr="002E2661">
        <w:rPr>
          <w:b/>
          <w:i/>
        </w:rPr>
        <w:t>transit</w:t>
      </w:r>
      <w:proofErr w:type="spellEnd"/>
      <w:r w:rsidRPr="002E2661">
        <w:rPr>
          <w:b/>
          <w:i/>
        </w:rPr>
        <w:t>(</w:t>
      </w:r>
      <w:proofErr w:type="gramEnd"/>
      <w:r w:rsidRPr="002E2661">
        <w:rPr>
          <w:b/>
          <w:i/>
        </w:rPr>
        <w:t>)</w:t>
      </w:r>
      <w:r w:rsidRPr="002E2661">
        <w:t>, которой в качестве параметра передать структуру, описывающую новое состояние. Функция перестроит маршрут ДКА от корн</w:t>
      </w:r>
      <w:r w:rsidR="00593856" w:rsidRPr="002E2661">
        <w:t>евого</w:t>
      </w:r>
      <w:r w:rsidRPr="002E2661">
        <w:t xml:space="preserve"> до последнего дочернего состояния так</w:t>
      </w:r>
      <w:r w:rsidR="00593856" w:rsidRPr="002E2661">
        <w:t>,</w:t>
      </w:r>
      <w:r w:rsidRPr="002E2661">
        <w:t xml:space="preserve"> чтобы он проходил через новое состояние. При перестройке маршрута для всех состояний, которые больше не будут участвовать в работе автомата, будут вызваны функции </w:t>
      </w:r>
      <w:proofErr w:type="spellStart"/>
      <w:proofErr w:type="gramStart"/>
      <w:r w:rsidRPr="002E2661">
        <w:rPr>
          <w:b/>
          <w:i/>
        </w:rPr>
        <w:t>onExit</w:t>
      </w:r>
      <w:proofErr w:type="spellEnd"/>
      <w:r w:rsidRPr="002E2661">
        <w:rPr>
          <w:b/>
          <w:i/>
        </w:rPr>
        <w:t>(</w:t>
      </w:r>
      <w:proofErr w:type="gramEnd"/>
      <w:r w:rsidRPr="002E2661">
        <w:rPr>
          <w:b/>
          <w:i/>
        </w:rPr>
        <w:t>)</w:t>
      </w:r>
      <w:r w:rsidRPr="002E2661">
        <w:t xml:space="preserve">. Для всех состояний, которые вступят в работу ДКА, будут вызваны функции </w:t>
      </w:r>
      <w:proofErr w:type="spellStart"/>
      <w:proofErr w:type="gramStart"/>
      <w:r w:rsidRPr="002E2661">
        <w:rPr>
          <w:b/>
          <w:i/>
        </w:rPr>
        <w:t>onEntry</w:t>
      </w:r>
      <w:proofErr w:type="spellEnd"/>
      <w:r w:rsidRPr="002E2661">
        <w:rPr>
          <w:b/>
          <w:i/>
        </w:rPr>
        <w:t>(</w:t>
      </w:r>
      <w:proofErr w:type="gramEnd"/>
      <w:r w:rsidRPr="002E2661">
        <w:rPr>
          <w:b/>
          <w:i/>
        </w:rPr>
        <w:t>)</w:t>
      </w:r>
      <w:r w:rsidRPr="002E2661">
        <w:t>.</w:t>
      </w:r>
    </w:p>
    <w:p w14:paraId="0EA18BDD" w14:textId="77777777" w:rsidR="0072470E" w:rsidRPr="002E2661" w:rsidRDefault="0072470E" w:rsidP="0072470E">
      <w:pPr>
        <w:pStyle w:val="a4"/>
      </w:pPr>
      <w:r w:rsidRPr="002E2661">
        <w:t xml:space="preserve">При построении маршрута ДКА функция </w:t>
      </w:r>
      <w:proofErr w:type="spellStart"/>
      <w:r w:rsidRPr="002E2661">
        <w:rPr>
          <w:b/>
          <w:i/>
        </w:rPr>
        <w:t>Fsm_</w:t>
      </w:r>
      <w:proofErr w:type="gramStart"/>
      <w:r w:rsidRPr="002E2661">
        <w:rPr>
          <w:b/>
          <w:i/>
        </w:rPr>
        <w:t>transit</w:t>
      </w:r>
      <w:proofErr w:type="spellEnd"/>
      <w:r w:rsidRPr="002E2661">
        <w:rPr>
          <w:b/>
          <w:i/>
        </w:rPr>
        <w:t>(</w:t>
      </w:r>
      <w:proofErr w:type="gramEnd"/>
      <w:r w:rsidRPr="002E2661">
        <w:rPr>
          <w:b/>
          <w:i/>
        </w:rPr>
        <w:t>)</w:t>
      </w:r>
      <w:r w:rsidRPr="002E2661">
        <w:t xml:space="preserve"> использует функции </w:t>
      </w:r>
      <w:proofErr w:type="spellStart"/>
      <w:r w:rsidRPr="002E2661">
        <w:rPr>
          <w:b/>
          <w:i/>
        </w:rPr>
        <w:t>stateExit</w:t>
      </w:r>
      <w:proofErr w:type="spellEnd"/>
      <w:r w:rsidRPr="002E2661">
        <w:rPr>
          <w:b/>
          <w:i/>
        </w:rPr>
        <w:t>()</w:t>
      </w:r>
      <w:r w:rsidRPr="002E2661">
        <w:t xml:space="preserve"> и </w:t>
      </w:r>
      <w:proofErr w:type="spellStart"/>
      <w:r w:rsidRPr="002E2661">
        <w:rPr>
          <w:b/>
          <w:i/>
        </w:rPr>
        <w:t>stateEntry</w:t>
      </w:r>
      <w:proofErr w:type="spellEnd"/>
      <w:r w:rsidRPr="002E2661">
        <w:rPr>
          <w:b/>
          <w:i/>
        </w:rPr>
        <w:t>()</w:t>
      </w:r>
      <w:r w:rsidRPr="002E2661">
        <w:t xml:space="preserve">. Функция </w:t>
      </w:r>
      <w:proofErr w:type="spellStart"/>
      <w:proofErr w:type="gramStart"/>
      <w:r w:rsidRPr="002E2661">
        <w:rPr>
          <w:b/>
          <w:i/>
        </w:rPr>
        <w:t>stateExit</w:t>
      </w:r>
      <w:proofErr w:type="spellEnd"/>
      <w:r w:rsidRPr="002E2661">
        <w:rPr>
          <w:b/>
          <w:i/>
        </w:rPr>
        <w:t>(</w:t>
      </w:r>
      <w:proofErr w:type="gramEnd"/>
      <w:r w:rsidRPr="002E2661">
        <w:rPr>
          <w:b/>
          <w:i/>
        </w:rPr>
        <w:t>)</w:t>
      </w:r>
      <w:r w:rsidRPr="002E2661">
        <w:t xml:space="preserve"> проходит по всем дочерним состояниям текущего состояния, вызывает для них функцию </w:t>
      </w:r>
      <w:proofErr w:type="spellStart"/>
      <w:r w:rsidRPr="002E2661">
        <w:rPr>
          <w:b/>
          <w:i/>
        </w:rPr>
        <w:t>onExit</w:t>
      </w:r>
      <w:proofErr w:type="spellEnd"/>
      <w:r w:rsidRPr="002E2661">
        <w:rPr>
          <w:b/>
          <w:i/>
        </w:rPr>
        <w:t>()</w:t>
      </w:r>
      <w:r w:rsidRPr="002E2661">
        <w:t xml:space="preserve"> и, в качестве текущего дочернего состояния, устанавливает ноль, разрушая прежний маршрут вплоть до родительского состояния нового состояния. Функция </w:t>
      </w:r>
      <w:proofErr w:type="spellStart"/>
      <w:proofErr w:type="gramStart"/>
      <w:r w:rsidRPr="002E2661">
        <w:rPr>
          <w:b/>
          <w:i/>
        </w:rPr>
        <w:t>stateEntry</w:t>
      </w:r>
      <w:proofErr w:type="spellEnd"/>
      <w:r w:rsidRPr="002E2661">
        <w:rPr>
          <w:b/>
          <w:i/>
        </w:rPr>
        <w:t>(</w:t>
      </w:r>
      <w:proofErr w:type="gramEnd"/>
      <w:r w:rsidRPr="002E2661">
        <w:rPr>
          <w:b/>
          <w:i/>
        </w:rPr>
        <w:t>)</w:t>
      </w:r>
      <w:r w:rsidRPr="002E2661">
        <w:t xml:space="preserve"> строит новый маршрут от нового родительского состояния, вызывая при этом функции </w:t>
      </w:r>
      <w:proofErr w:type="spellStart"/>
      <w:r w:rsidRPr="002E2661">
        <w:rPr>
          <w:b/>
          <w:i/>
        </w:rPr>
        <w:t>onEntry</w:t>
      </w:r>
      <w:proofErr w:type="spellEnd"/>
      <w:r w:rsidRPr="002E2661">
        <w:rPr>
          <w:b/>
          <w:i/>
        </w:rPr>
        <w:t>()</w:t>
      </w:r>
      <w:r w:rsidRPr="002E2661">
        <w:t xml:space="preserve">. Дальше от нового состояния вниз по иерархии строится маршрут из дочерних состояний по умолчанию при помощи функции </w:t>
      </w:r>
      <w:proofErr w:type="spellStart"/>
      <w:r w:rsidRPr="002E2661">
        <w:rPr>
          <w:b/>
          <w:i/>
        </w:rPr>
        <w:t>Fsm_</w:t>
      </w:r>
      <w:proofErr w:type="gramStart"/>
      <w:r w:rsidRPr="002E2661">
        <w:rPr>
          <w:b/>
          <w:i/>
        </w:rPr>
        <w:t>start</w:t>
      </w:r>
      <w:proofErr w:type="spellEnd"/>
      <w:r w:rsidRPr="002E2661">
        <w:rPr>
          <w:b/>
          <w:i/>
        </w:rPr>
        <w:t>(</w:t>
      </w:r>
      <w:proofErr w:type="gramEnd"/>
      <w:r w:rsidRPr="002E2661">
        <w:rPr>
          <w:b/>
          <w:i/>
        </w:rPr>
        <w:t>)</w:t>
      </w:r>
      <w:r w:rsidRPr="002E2661">
        <w:t xml:space="preserve">, которой в качестве параметра передается структура, описывающая новое состояние. При этом для каждого состояния, участвующего в маршруте ДКА, вызывается функция </w:t>
      </w:r>
      <w:proofErr w:type="spellStart"/>
      <w:proofErr w:type="gramStart"/>
      <w:r w:rsidRPr="002E2661">
        <w:rPr>
          <w:b/>
          <w:i/>
        </w:rPr>
        <w:t>onEntry</w:t>
      </w:r>
      <w:proofErr w:type="spellEnd"/>
      <w:r w:rsidRPr="002E2661">
        <w:rPr>
          <w:b/>
          <w:i/>
        </w:rPr>
        <w:t>(</w:t>
      </w:r>
      <w:proofErr w:type="gramEnd"/>
      <w:r w:rsidRPr="002E2661">
        <w:rPr>
          <w:b/>
          <w:i/>
        </w:rPr>
        <w:t>)</w:t>
      </w:r>
      <w:r w:rsidRPr="002E2661">
        <w:t>.</w:t>
      </w:r>
    </w:p>
    <w:p w14:paraId="667F5F98" w14:textId="77777777" w:rsidR="0072470E" w:rsidRPr="002E2661" w:rsidRDefault="0072470E" w:rsidP="00747915">
      <w:pPr>
        <w:pStyle w:val="3"/>
        <w:rPr>
          <w:lang w:val="ru-RU"/>
        </w:rPr>
      </w:pPr>
      <w:bookmarkStart w:id="62" w:name="_Toc50027336"/>
      <w:r w:rsidRPr="002E2661">
        <w:rPr>
          <w:lang w:val="ru-RU"/>
        </w:rPr>
        <w:t xml:space="preserve">Компонент </w:t>
      </w:r>
      <w:proofErr w:type="spellStart"/>
      <w:r w:rsidRPr="002E2661">
        <w:rPr>
          <w:lang w:val="ru-RU"/>
        </w:rPr>
        <w:t>FsmStates</w:t>
      </w:r>
      <w:bookmarkEnd w:id="62"/>
      <w:proofErr w:type="spellEnd"/>
    </w:p>
    <w:p w14:paraId="3F8340E8" w14:textId="77777777" w:rsidR="0072470E" w:rsidRPr="002E2661" w:rsidRDefault="0072470E" w:rsidP="00747915">
      <w:pPr>
        <w:pStyle w:val="40"/>
      </w:pPr>
      <w:r w:rsidRPr="002E2661">
        <w:t>Назначение</w:t>
      </w:r>
    </w:p>
    <w:p w14:paraId="295DD355" w14:textId="77777777" w:rsidR="0072470E" w:rsidRPr="002E2661" w:rsidRDefault="0072470E" w:rsidP="0072470E">
      <w:pPr>
        <w:pStyle w:val="a4"/>
      </w:pPr>
      <w:r w:rsidRPr="002E2661">
        <w:t>Диспетчер режимов на основе иерархического ДКА обеспечивает работу ПО в определенном режиме. Каждый режим определяет состояние прибора в текущий момент и обеспечивает выполнение функций, принадлежащих только этому режиму.</w:t>
      </w:r>
    </w:p>
    <w:p w14:paraId="0F812F8F" w14:textId="77777777" w:rsidR="0072470E" w:rsidRPr="002E2661" w:rsidRDefault="0072470E" w:rsidP="00747915">
      <w:pPr>
        <w:pStyle w:val="40"/>
      </w:pPr>
      <w:r w:rsidRPr="002E2661">
        <w:lastRenderedPageBreak/>
        <w:t xml:space="preserve">Состав </w:t>
      </w:r>
    </w:p>
    <w:p w14:paraId="6A0A45F5" w14:textId="77777777" w:rsidR="0072470E" w:rsidRPr="002E2661" w:rsidRDefault="0072470E" w:rsidP="0072470E">
      <w:pPr>
        <w:pStyle w:val="affffa"/>
      </w:pPr>
      <w:r w:rsidRPr="002E2661">
        <w:t>Для управления режимами используются следующие компоненты:</w:t>
      </w:r>
    </w:p>
    <w:p w14:paraId="272AAD02" w14:textId="77777777" w:rsidR="0072470E" w:rsidRPr="002E2661" w:rsidRDefault="0072470E" w:rsidP="00837965">
      <w:pPr>
        <w:pStyle w:val="a"/>
        <w:tabs>
          <w:tab w:val="clear" w:pos="993"/>
          <w:tab w:val="left" w:pos="1134"/>
        </w:tabs>
        <w:rPr>
          <w:lang w:val="ru-RU"/>
        </w:rPr>
      </w:pPr>
      <w:proofErr w:type="spellStart"/>
      <w:r w:rsidRPr="002E2661">
        <w:rPr>
          <w:i/>
          <w:lang w:val="ru-RU"/>
        </w:rPr>
        <w:t>Sheduler</w:t>
      </w:r>
      <w:proofErr w:type="spellEnd"/>
      <w:r w:rsidRPr="002E2661">
        <w:rPr>
          <w:lang w:val="ru-RU"/>
        </w:rPr>
        <w:t xml:space="preserve"> − планировщик заданий;</w:t>
      </w:r>
    </w:p>
    <w:p w14:paraId="2B3BF9DF" w14:textId="77777777" w:rsidR="00EA7038" w:rsidRPr="002E2661" w:rsidRDefault="00EA7038" w:rsidP="00837965">
      <w:pPr>
        <w:pStyle w:val="a"/>
        <w:tabs>
          <w:tab w:val="clear" w:pos="993"/>
          <w:tab w:val="left" w:pos="1134"/>
        </w:tabs>
        <w:rPr>
          <w:lang w:val="ru-RU"/>
        </w:rPr>
      </w:pPr>
      <w:proofErr w:type="spellStart"/>
      <w:r w:rsidRPr="002E2661">
        <w:rPr>
          <w:i/>
          <w:iCs/>
          <w:lang w:val="ru-RU"/>
        </w:rPr>
        <w:t>States</w:t>
      </w:r>
      <w:proofErr w:type="spellEnd"/>
      <w:r w:rsidRPr="002E2661">
        <w:rPr>
          <w:lang w:val="ru-RU"/>
        </w:rPr>
        <w:t xml:space="preserve"> − объявления состояний ДКА;</w:t>
      </w:r>
    </w:p>
    <w:p w14:paraId="36EDB92D" w14:textId="77777777" w:rsidR="0072470E" w:rsidRPr="002E2661" w:rsidRDefault="0072470E" w:rsidP="00837965">
      <w:pPr>
        <w:pStyle w:val="a"/>
        <w:tabs>
          <w:tab w:val="clear" w:pos="993"/>
          <w:tab w:val="left" w:pos="1134"/>
        </w:tabs>
        <w:rPr>
          <w:lang w:val="ru-RU"/>
        </w:rPr>
      </w:pPr>
      <w:proofErr w:type="spellStart"/>
      <w:r w:rsidRPr="002E2661">
        <w:rPr>
          <w:i/>
          <w:lang w:val="ru-RU"/>
        </w:rPr>
        <w:t>StateActive</w:t>
      </w:r>
      <w:proofErr w:type="spellEnd"/>
      <w:r w:rsidRPr="002E2661">
        <w:rPr>
          <w:lang w:val="ru-RU"/>
        </w:rPr>
        <w:t xml:space="preserve"> – активное состояние;</w:t>
      </w:r>
    </w:p>
    <w:p w14:paraId="58E5D308" w14:textId="77777777" w:rsidR="0072470E" w:rsidRPr="002E2661" w:rsidRDefault="0072470E" w:rsidP="00837965">
      <w:pPr>
        <w:pStyle w:val="a"/>
        <w:tabs>
          <w:tab w:val="clear" w:pos="993"/>
          <w:tab w:val="left" w:pos="1134"/>
        </w:tabs>
        <w:rPr>
          <w:lang w:val="ru-RU"/>
        </w:rPr>
      </w:pPr>
      <w:proofErr w:type="spellStart"/>
      <w:r w:rsidRPr="002E2661">
        <w:rPr>
          <w:i/>
          <w:lang w:val="ru-RU"/>
        </w:rPr>
        <w:t>StateInitial</w:t>
      </w:r>
      <w:proofErr w:type="spellEnd"/>
      <w:r w:rsidRPr="002E2661">
        <w:rPr>
          <w:lang w:val="ru-RU"/>
        </w:rPr>
        <w:t xml:space="preserve"> – состояние инициализации;</w:t>
      </w:r>
    </w:p>
    <w:p w14:paraId="03DDB207" w14:textId="77777777" w:rsidR="0072470E" w:rsidRPr="002E2661" w:rsidRDefault="0072470E" w:rsidP="00837965">
      <w:pPr>
        <w:pStyle w:val="a"/>
        <w:tabs>
          <w:tab w:val="clear" w:pos="993"/>
          <w:tab w:val="left" w:pos="1134"/>
        </w:tabs>
        <w:rPr>
          <w:lang w:val="ru-RU"/>
        </w:rPr>
      </w:pPr>
      <w:proofErr w:type="spellStart"/>
      <w:r w:rsidRPr="002E2661">
        <w:rPr>
          <w:i/>
          <w:lang w:val="ru-RU"/>
        </w:rPr>
        <w:t>StateMain</w:t>
      </w:r>
      <w:proofErr w:type="spellEnd"/>
      <w:r w:rsidRPr="002E2661">
        <w:rPr>
          <w:lang w:val="ru-RU"/>
        </w:rPr>
        <w:t xml:space="preserve"> – состояние основной работы;</w:t>
      </w:r>
    </w:p>
    <w:p w14:paraId="6B035B08" w14:textId="77777777" w:rsidR="0072470E" w:rsidRPr="002E2661" w:rsidRDefault="0072470E" w:rsidP="00837965">
      <w:pPr>
        <w:pStyle w:val="a"/>
        <w:tabs>
          <w:tab w:val="clear" w:pos="993"/>
          <w:tab w:val="left" w:pos="1134"/>
        </w:tabs>
        <w:rPr>
          <w:lang w:val="ru-RU"/>
        </w:rPr>
      </w:pPr>
      <w:proofErr w:type="spellStart"/>
      <w:r w:rsidRPr="002E2661">
        <w:rPr>
          <w:i/>
          <w:lang w:val="ru-RU"/>
        </w:rPr>
        <w:t>StatePassive</w:t>
      </w:r>
      <w:proofErr w:type="spellEnd"/>
      <w:r w:rsidRPr="002E2661">
        <w:rPr>
          <w:lang w:val="ru-RU"/>
        </w:rPr>
        <w:t xml:space="preserve"> – пассивное состояние;</w:t>
      </w:r>
    </w:p>
    <w:p w14:paraId="7AC82D5A" w14:textId="77777777" w:rsidR="0072470E" w:rsidRPr="002E2661" w:rsidRDefault="0072470E" w:rsidP="00837965">
      <w:pPr>
        <w:pStyle w:val="a"/>
        <w:tabs>
          <w:tab w:val="clear" w:pos="993"/>
          <w:tab w:val="left" w:pos="1134"/>
        </w:tabs>
        <w:rPr>
          <w:lang w:val="ru-RU"/>
        </w:rPr>
      </w:pPr>
      <w:proofErr w:type="spellStart"/>
      <w:r w:rsidRPr="002E2661">
        <w:rPr>
          <w:i/>
          <w:lang w:val="ru-RU"/>
        </w:rPr>
        <w:t>StateSafeActive</w:t>
      </w:r>
      <w:proofErr w:type="spellEnd"/>
      <w:r w:rsidRPr="002E2661">
        <w:rPr>
          <w:lang w:val="ru-RU"/>
        </w:rPr>
        <w:t xml:space="preserve"> − безопасное активное состояние;</w:t>
      </w:r>
    </w:p>
    <w:p w14:paraId="6C80C1D0" w14:textId="77777777" w:rsidR="0072470E" w:rsidRPr="002E2661" w:rsidRDefault="0072470E" w:rsidP="00837965">
      <w:pPr>
        <w:pStyle w:val="a"/>
        <w:tabs>
          <w:tab w:val="clear" w:pos="993"/>
          <w:tab w:val="left" w:pos="1134"/>
        </w:tabs>
        <w:rPr>
          <w:lang w:val="ru-RU"/>
        </w:rPr>
      </w:pPr>
      <w:proofErr w:type="spellStart"/>
      <w:r w:rsidRPr="002E2661">
        <w:rPr>
          <w:i/>
          <w:lang w:val="ru-RU"/>
        </w:rPr>
        <w:t>StateSafePassive</w:t>
      </w:r>
      <w:proofErr w:type="spellEnd"/>
      <w:r w:rsidRPr="002E2661">
        <w:rPr>
          <w:lang w:val="ru-RU"/>
        </w:rPr>
        <w:t xml:space="preserve"> − безопасное пассивное состояние;</w:t>
      </w:r>
    </w:p>
    <w:p w14:paraId="22984CF7" w14:textId="77777777" w:rsidR="0072470E" w:rsidRPr="002E2661" w:rsidRDefault="0072470E" w:rsidP="00837965">
      <w:pPr>
        <w:pStyle w:val="a"/>
        <w:tabs>
          <w:tab w:val="clear" w:pos="993"/>
          <w:tab w:val="left" w:pos="1134"/>
        </w:tabs>
        <w:rPr>
          <w:lang w:val="ru-RU"/>
        </w:rPr>
      </w:pPr>
      <w:proofErr w:type="spellStart"/>
      <w:r w:rsidRPr="002E2661">
        <w:rPr>
          <w:i/>
          <w:lang w:val="ru-RU"/>
        </w:rPr>
        <w:t>StateTop</w:t>
      </w:r>
      <w:proofErr w:type="spellEnd"/>
      <w:r w:rsidRPr="002E2661">
        <w:rPr>
          <w:lang w:val="ru-RU"/>
        </w:rPr>
        <w:t xml:space="preserve"> − корневое состояние ДКА;</w:t>
      </w:r>
    </w:p>
    <w:p w14:paraId="47CD51B5" w14:textId="77777777" w:rsidR="0072470E" w:rsidRPr="002E2661" w:rsidRDefault="0072470E" w:rsidP="00837965">
      <w:pPr>
        <w:pStyle w:val="a"/>
        <w:tabs>
          <w:tab w:val="clear" w:pos="993"/>
          <w:tab w:val="left" w:pos="1134"/>
        </w:tabs>
        <w:rPr>
          <w:lang w:val="ru-RU"/>
        </w:rPr>
      </w:pPr>
      <w:proofErr w:type="spellStart"/>
      <w:r w:rsidRPr="002E2661">
        <w:rPr>
          <w:i/>
          <w:lang w:val="ru-RU"/>
        </w:rPr>
        <w:t>StateWorking</w:t>
      </w:r>
      <w:proofErr w:type="spellEnd"/>
      <w:r w:rsidRPr="002E2661">
        <w:rPr>
          <w:lang w:val="ru-RU"/>
        </w:rPr>
        <w:t xml:space="preserve"> − рабочее состояние.</w:t>
      </w:r>
    </w:p>
    <w:p w14:paraId="2AC46C84" w14:textId="77777777" w:rsidR="0072470E" w:rsidRPr="002E2661" w:rsidRDefault="0072470E" w:rsidP="00747915">
      <w:pPr>
        <w:pStyle w:val="40"/>
      </w:pPr>
      <w:r w:rsidRPr="002E2661">
        <w:t>Описание</w:t>
      </w:r>
    </w:p>
    <w:p w14:paraId="4C83BCAC" w14:textId="77777777" w:rsidR="0072470E" w:rsidRPr="002E2661" w:rsidRDefault="0072470E" w:rsidP="002F6B6A">
      <w:pPr>
        <w:pStyle w:val="5"/>
      </w:pPr>
      <w:r w:rsidRPr="002E2661">
        <w:t>Общие сведения</w:t>
      </w:r>
    </w:p>
    <w:p w14:paraId="74E9FF94" w14:textId="77777777" w:rsidR="0072470E" w:rsidRPr="002E2661" w:rsidRDefault="0072470E" w:rsidP="0072470E">
      <w:pPr>
        <w:pStyle w:val="a4"/>
      </w:pPr>
      <w:r w:rsidRPr="002E2661">
        <w:t xml:space="preserve">Компонент построен на базе иерархического ДКА компонента </w:t>
      </w:r>
      <w:proofErr w:type="spellStart"/>
      <w:r w:rsidRPr="002E2661">
        <w:t>Fsm</w:t>
      </w:r>
      <w:proofErr w:type="spellEnd"/>
      <w:r w:rsidRPr="002E2661">
        <w:t xml:space="preserve">. В состав компонента входит главный модуль </w:t>
      </w:r>
      <w:proofErr w:type="spellStart"/>
      <w:r w:rsidRPr="002E2661">
        <w:t>Sheduler</w:t>
      </w:r>
      <w:proofErr w:type="spellEnd"/>
      <w:r w:rsidRPr="002E2661">
        <w:t xml:space="preserve">, модули состояний и интерфейсный модуль </w:t>
      </w:r>
      <w:proofErr w:type="spellStart"/>
      <w:r w:rsidRPr="002E2661">
        <w:t>States</w:t>
      </w:r>
      <w:proofErr w:type="spellEnd"/>
      <w:r w:rsidRPr="002E2661">
        <w:t xml:space="preserve"> (один для всех состояний). Главный модуль </w:t>
      </w:r>
      <w:proofErr w:type="spellStart"/>
      <w:r w:rsidRPr="002E2661">
        <w:t>Sheduler</w:t>
      </w:r>
      <w:proofErr w:type="spellEnd"/>
      <w:r w:rsidRPr="002E2661">
        <w:t xml:space="preserve"> является интерфейсом всего компонента. Он содержит реализацию функций </w:t>
      </w:r>
      <w:proofErr w:type="spellStart"/>
      <w:r w:rsidRPr="002E2661">
        <w:rPr>
          <w:b/>
          <w:i/>
        </w:rPr>
        <w:t>Sheduler_</w:t>
      </w:r>
      <w:proofErr w:type="gramStart"/>
      <w:r w:rsidRPr="002E2661">
        <w:rPr>
          <w:b/>
          <w:i/>
        </w:rPr>
        <w:t>ctor</w:t>
      </w:r>
      <w:proofErr w:type="spellEnd"/>
      <w:r w:rsidRPr="002E2661">
        <w:rPr>
          <w:b/>
          <w:i/>
        </w:rPr>
        <w:t>(</w:t>
      </w:r>
      <w:proofErr w:type="gramEnd"/>
      <w:r w:rsidRPr="002E2661">
        <w:rPr>
          <w:b/>
          <w:i/>
        </w:rPr>
        <w:t>)</w:t>
      </w:r>
      <w:r w:rsidRPr="002E2661">
        <w:t xml:space="preserve"> и </w:t>
      </w:r>
      <w:r w:rsidRPr="002E2661">
        <w:rPr>
          <w:i/>
        </w:rPr>
        <w:tab/>
      </w:r>
      <w:proofErr w:type="spellStart"/>
      <w:r w:rsidRPr="002E2661">
        <w:rPr>
          <w:b/>
          <w:i/>
        </w:rPr>
        <w:t>Sheduler_run</w:t>
      </w:r>
      <w:proofErr w:type="spellEnd"/>
      <w:r w:rsidRPr="002E2661">
        <w:rPr>
          <w:b/>
          <w:i/>
        </w:rPr>
        <w:t>()</w:t>
      </w:r>
      <w:r w:rsidRPr="002E2661">
        <w:t>, которые используются пользовательским ПО для инициализации и обеспечения работы диспетчера режимов.</w:t>
      </w:r>
    </w:p>
    <w:p w14:paraId="4FFEBC96" w14:textId="77777777" w:rsidR="0072470E" w:rsidRPr="002E2661" w:rsidRDefault="0072470E" w:rsidP="0072470E">
      <w:pPr>
        <w:pStyle w:val="affffa"/>
      </w:pPr>
      <w:r w:rsidRPr="002E2661">
        <w:t xml:space="preserve">Модули состояний реализуют структуру </w:t>
      </w:r>
      <w:proofErr w:type="spellStart"/>
      <w:r w:rsidRPr="002E2661">
        <w:rPr>
          <w:i/>
        </w:rPr>
        <w:t>FsmState</w:t>
      </w:r>
      <w:proofErr w:type="spellEnd"/>
      <w:r w:rsidRPr="002E2661">
        <w:t xml:space="preserve"> и функции </w:t>
      </w:r>
      <w:proofErr w:type="spellStart"/>
      <w:proofErr w:type="gramStart"/>
      <w:r w:rsidRPr="002E2661">
        <w:rPr>
          <w:b/>
          <w:i/>
        </w:rPr>
        <w:t>onRun</w:t>
      </w:r>
      <w:proofErr w:type="spellEnd"/>
      <w:r w:rsidRPr="002E2661">
        <w:rPr>
          <w:b/>
          <w:i/>
        </w:rPr>
        <w:t>(</w:t>
      </w:r>
      <w:proofErr w:type="gramEnd"/>
      <w:r w:rsidRPr="002E2661">
        <w:rPr>
          <w:b/>
          <w:i/>
        </w:rPr>
        <w:t>)</w:t>
      </w:r>
      <w:r w:rsidRPr="002E2661">
        <w:t xml:space="preserve">, </w:t>
      </w:r>
      <w:proofErr w:type="spellStart"/>
      <w:r w:rsidRPr="002E2661">
        <w:rPr>
          <w:b/>
          <w:i/>
        </w:rPr>
        <w:t>onEntry</w:t>
      </w:r>
      <w:proofErr w:type="spellEnd"/>
      <w:r w:rsidRPr="002E2661">
        <w:rPr>
          <w:b/>
          <w:i/>
        </w:rPr>
        <w:t>()</w:t>
      </w:r>
      <w:r w:rsidRPr="002E2661">
        <w:t xml:space="preserve">, </w:t>
      </w:r>
      <w:proofErr w:type="spellStart"/>
      <w:r w:rsidRPr="002E2661">
        <w:rPr>
          <w:b/>
          <w:i/>
        </w:rPr>
        <w:t>onExit</w:t>
      </w:r>
      <w:proofErr w:type="spellEnd"/>
      <w:r w:rsidRPr="002E2661">
        <w:rPr>
          <w:b/>
          <w:i/>
        </w:rPr>
        <w:t>()</w:t>
      </w:r>
      <w:r w:rsidRPr="002E2661">
        <w:t xml:space="preserve"> для каждого состояния, а именно:</w:t>
      </w:r>
    </w:p>
    <w:p w14:paraId="7A95AF04" w14:textId="77777777" w:rsidR="0072470E" w:rsidRPr="002E2661" w:rsidRDefault="0072470E" w:rsidP="00837965">
      <w:pPr>
        <w:pStyle w:val="a"/>
        <w:tabs>
          <w:tab w:val="clear" w:pos="993"/>
          <w:tab w:val="left" w:pos="1134"/>
        </w:tabs>
        <w:rPr>
          <w:lang w:val="ru-RU"/>
        </w:rPr>
      </w:pPr>
      <w:proofErr w:type="spellStart"/>
      <w:r w:rsidRPr="002E2661">
        <w:rPr>
          <w:i/>
          <w:lang w:val="ru-RU"/>
        </w:rPr>
        <w:t>StateActive</w:t>
      </w:r>
      <w:proofErr w:type="spellEnd"/>
      <w:r w:rsidRPr="002E2661">
        <w:rPr>
          <w:lang w:val="ru-RU"/>
        </w:rPr>
        <w:t xml:space="preserve"> – активное состояние;</w:t>
      </w:r>
    </w:p>
    <w:p w14:paraId="5B681534" w14:textId="77777777" w:rsidR="0072470E" w:rsidRPr="002E2661" w:rsidRDefault="0072470E" w:rsidP="00837965">
      <w:pPr>
        <w:pStyle w:val="a"/>
        <w:tabs>
          <w:tab w:val="clear" w:pos="993"/>
          <w:tab w:val="left" w:pos="1134"/>
        </w:tabs>
        <w:rPr>
          <w:lang w:val="ru-RU"/>
        </w:rPr>
      </w:pPr>
      <w:proofErr w:type="spellStart"/>
      <w:r w:rsidRPr="002E2661">
        <w:rPr>
          <w:i/>
          <w:lang w:val="ru-RU"/>
        </w:rPr>
        <w:t>StateInitial</w:t>
      </w:r>
      <w:proofErr w:type="spellEnd"/>
      <w:r w:rsidRPr="002E2661">
        <w:rPr>
          <w:lang w:val="ru-RU"/>
        </w:rPr>
        <w:t xml:space="preserve"> – состояние инициализации;</w:t>
      </w:r>
    </w:p>
    <w:p w14:paraId="43024355" w14:textId="77777777" w:rsidR="0072470E" w:rsidRPr="002E2661" w:rsidRDefault="0072470E" w:rsidP="00837965">
      <w:pPr>
        <w:pStyle w:val="a"/>
        <w:tabs>
          <w:tab w:val="clear" w:pos="993"/>
          <w:tab w:val="left" w:pos="1134"/>
        </w:tabs>
        <w:rPr>
          <w:lang w:val="ru-RU"/>
        </w:rPr>
      </w:pPr>
      <w:proofErr w:type="spellStart"/>
      <w:r w:rsidRPr="002E2661">
        <w:rPr>
          <w:i/>
          <w:lang w:val="ru-RU"/>
        </w:rPr>
        <w:t>StateMain</w:t>
      </w:r>
      <w:proofErr w:type="spellEnd"/>
      <w:r w:rsidRPr="002E2661">
        <w:rPr>
          <w:lang w:val="ru-RU"/>
        </w:rPr>
        <w:t xml:space="preserve"> – состояние основной работы;</w:t>
      </w:r>
    </w:p>
    <w:p w14:paraId="48DDECBE" w14:textId="77777777" w:rsidR="0072470E" w:rsidRPr="002E2661" w:rsidRDefault="0072470E" w:rsidP="00837965">
      <w:pPr>
        <w:pStyle w:val="a"/>
        <w:tabs>
          <w:tab w:val="clear" w:pos="993"/>
          <w:tab w:val="left" w:pos="1134"/>
        </w:tabs>
        <w:rPr>
          <w:lang w:val="ru-RU"/>
        </w:rPr>
      </w:pPr>
      <w:proofErr w:type="spellStart"/>
      <w:r w:rsidRPr="002E2661">
        <w:rPr>
          <w:i/>
          <w:lang w:val="ru-RU"/>
        </w:rPr>
        <w:t>StatePassive</w:t>
      </w:r>
      <w:proofErr w:type="spellEnd"/>
      <w:r w:rsidRPr="002E2661">
        <w:rPr>
          <w:lang w:val="ru-RU"/>
        </w:rPr>
        <w:t xml:space="preserve"> – пассивное состояние;</w:t>
      </w:r>
    </w:p>
    <w:p w14:paraId="04D01F33" w14:textId="77777777" w:rsidR="0072470E" w:rsidRPr="002E2661" w:rsidRDefault="0072470E" w:rsidP="00837965">
      <w:pPr>
        <w:pStyle w:val="a"/>
        <w:tabs>
          <w:tab w:val="clear" w:pos="993"/>
          <w:tab w:val="left" w:pos="1134"/>
        </w:tabs>
        <w:rPr>
          <w:lang w:val="ru-RU"/>
        </w:rPr>
      </w:pPr>
      <w:proofErr w:type="spellStart"/>
      <w:r w:rsidRPr="002E2661">
        <w:rPr>
          <w:i/>
          <w:lang w:val="ru-RU"/>
        </w:rPr>
        <w:t>StateSafeActive</w:t>
      </w:r>
      <w:proofErr w:type="spellEnd"/>
      <w:r w:rsidRPr="002E2661">
        <w:rPr>
          <w:lang w:val="ru-RU"/>
        </w:rPr>
        <w:t xml:space="preserve"> − безопасное активное состояние;</w:t>
      </w:r>
    </w:p>
    <w:p w14:paraId="3F49A9C4" w14:textId="77777777" w:rsidR="0072470E" w:rsidRPr="002E2661" w:rsidRDefault="0072470E" w:rsidP="00837965">
      <w:pPr>
        <w:pStyle w:val="a"/>
        <w:tabs>
          <w:tab w:val="clear" w:pos="993"/>
          <w:tab w:val="left" w:pos="1134"/>
        </w:tabs>
        <w:rPr>
          <w:lang w:val="ru-RU"/>
        </w:rPr>
      </w:pPr>
      <w:proofErr w:type="spellStart"/>
      <w:r w:rsidRPr="002E2661">
        <w:rPr>
          <w:i/>
          <w:lang w:val="ru-RU"/>
        </w:rPr>
        <w:t>StateSafePassive</w:t>
      </w:r>
      <w:proofErr w:type="spellEnd"/>
      <w:r w:rsidRPr="002E2661">
        <w:rPr>
          <w:lang w:val="ru-RU"/>
        </w:rPr>
        <w:t xml:space="preserve"> − безопасное пассивное состояние;</w:t>
      </w:r>
    </w:p>
    <w:p w14:paraId="08028D90" w14:textId="77777777" w:rsidR="0072470E" w:rsidRPr="002E2661" w:rsidRDefault="0072470E" w:rsidP="00837965">
      <w:pPr>
        <w:pStyle w:val="a"/>
        <w:tabs>
          <w:tab w:val="clear" w:pos="993"/>
          <w:tab w:val="left" w:pos="1134"/>
        </w:tabs>
        <w:rPr>
          <w:lang w:val="ru-RU"/>
        </w:rPr>
      </w:pPr>
      <w:proofErr w:type="spellStart"/>
      <w:r w:rsidRPr="002E2661">
        <w:rPr>
          <w:i/>
          <w:lang w:val="ru-RU"/>
        </w:rPr>
        <w:lastRenderedPageBreak/>
        <w:t>StateTop</w:t>
      </w:r>
      <w:proofErr w:type="spellEnd"/>
      <w:r w:rsidRPr="002E2661">
        <w:rPr>
          <w:lang w:val="ru-RU"/>
        </w:rPr>
        <w:t xml:space="preserve"> − корневое состояние ДКА</w:t>
      </w:r>
      <w:r w:rsidR="00EC2DA5" w:rsidRPr="002E2661">
        <w:rPr>
          <w:lang w:val="ru-RU"/>
        </w:rPr>
        <w:t>.</w:t>
      </w:r>
    </w:p>
    <w:p w14:paraId="64FD7A1E" w14:textId="49BC6BDD" w:rsidR="0072470E" w:rsidRDefault="0072470E" w:rsidP="0072470E">
      <w:pPr>
        <w:pStyle w:val="a4"/>
      </w:pPr>
      <w:r w:rsidRPr="002E2661">
        <w:t xml:space="preserve">Диаграмма состояний режимов работы ПО представлена </w:t>
      </w:r>
      <w:r w:rsidR="00F667E8" w:rsidRPr="002E2661">
        <w:t xml:space="preserve">в </w:t>
      </w:r>
      <w:r w:rsidR="0005054D" w:rsidRPr="002E2661">
        <w:t xml:space="preserve">разделе 4.6.2 «Взаимодействие режимов» </w:t>
      </w:r>
      <w:r w:rsidR="00F667E8" w:rsidRPr="002E2661">
        <w:t>документ</w:t>
      </w:r>
      <w:r w:rsidR="0005054D" w:rsidRPr="002E2661">
        <w:t>а</w:t>
      </w:r>
      <w:r w:rsidR="00F667E8" w:rsidRPr="002E2661">
        <w:t xml:space="preserve"> «</w:t>
      </w:r>
      <w:r w:rsidR="00E70DD6" w:rsidRPr="002E2661">
        <w:tab/>
        <w:t>Объектный контроллер привода стрелки ОКПС-Е-К. Архитектура программного обеспечения ЕИУС.465275.006.100</w:t>
      </w:r>
      <w:r w:rsidR="00E70DD6" w:rsidRPr="002E2661">
        <w:noBreakHyphen/>
        <w:t>01 97 01</w:t>
      </w:r>
      <w:r w:rsidR="00F667E8" w:rsidRPr="002E2661">
        <w:t>».</w:t>
      </w:r>
    </w:p>
    <w:p w14:paraId="3CFD3EBD" w14:textId="77777777" w:rsidR="008A15B6" w:rsidRPr="002E2661" w:rsidRDefault="008A15B6" w:rsidP="008A15B6">
      <w:pPr>
        <w:pStyle w:val="a4"/>
      </w:pPr>
      <w:r w:rsidRPr="002E2661">
        <w:t xml:space="preserve">Поскольку каждое состояние должно содержать ссылки на состояния, стоящие выше и ниже по иерархии, структуры всех модулей описаны в одном интерфейсном файле </w:t>
      </w:r>
      <w:proofErr w:type="spellStart"/>
      <w:r w:rsidRPr="002E2661">
        <w:t>States.h</w:t>
      </w:r>
      <w:proofErr w:type="spellEnd"/>
      <w:r w:rsidRPr="002E2661">
        <w:t>.</w:t>
      </w:r>
    </w:p>
    <w:p w14:paraId="5A5CAD07" w14:textId="77777777" w:rsidR="008A15B6" w:rsidRPr="002E2661" w:rsidRDefault="008A15B6" w:rsidP="008A15B6">
      <w:pPr>
        <w:pStyle w:val="a4"/>
        <w:spacing w:after="240"/>
      </w:pPr>
      <w:r w:rsidRPr="002E2661">
        <w:t xml:space="preserve">Для использования компонента </w:t>
      </w:r>
      <w:proofErr w:type="spellStart"/>
      <w:r w:rsidRPr="002E2661">
        <w:t>FsmStates</w:t>
      </w:r>
      <w:proofErr w:type="spellEnd"/>
      <w:r w:rsidRPr="002E2661">
        <w:t xml:space="preserve"> необходимо использовать модуль </w:t>
      </w:r>
      <w:proofErr w:type="spellStart"/>
      <w:r w:rsidRPr="002E2661">
        <w:t>Sheduler</w:t>
      </w:r>
      <w:proofErr w:type="spellEnd"/>
      <w:r w:rsidRPr="002E2661">
        <w:t xml:space="preserve">, вызвать функцию </w:t>
      </w:r>
      <w:proofErr w:type="spellStart"/>
      <w:r w:rsidRPr="002E2661">
        <w:rPr>
          <w:b/>
          <w:i/>
        </w:rPr>
        <w:t>Sheduler_</w:t>
      </w:r>
      <w:proofErr w:type="gramStart"/>
      <w:r w:rsidRPr="002E2661">
        <w:rPr>
          <w:b/>
          <w:i/>
        </w:rPr>
        <w:t>ctor</w:t>
      </w:r>
      <w:proofErr w:type="spellEnd"/>
      <w:r w:rsidRPr="002E2661">
        <w:rPr>
          <w:b/>
          <w:i/>
        </w:rPr>
        <w:t>(</w:t>
      </w:r>
      <w:proofErr w:type="gramEnd"/>
      <w:r w:rsidRPr="002E2661">
        <w:rPr>
          <w:b/>
          <w:i/>
        </w:rPr>
        <w:t>)</w:t>
      </w:r>
      <w:r w:rsidRPr="002E2661">
        <w:t xml:space="preserve"> и в главном потоке с периодом его работы вызвать функцию </w:t>
      </w:r>
      <w:proofErr w:type="spellStart"/>
      <w:r w:rsidRPr="002E2661">
        <w:rPr>
          <w:b/>
          <w:i/>
        </w:rPr>
        <w:t>Sheduler_run</w:t>
      </w:r>
      <w:proofErr w:type="spellEnd"/>
      <w:r w:rsidRPr="002E2661">
        <w:rPr>
          <w:b/>
          <w:i/>
        </w:rPr>
        <w:t>()</w:t>
      </w:r>
      <w:r w:rsidRPr="002E2661">
        <w:t>.</w:t>
      </w:r>
    </w:p>
    <w:p w14:paraId="38B110C3" w14:textId="77777777" w:rsidR="008A15B6" w:rsidRPr="002E2661" w:rsidRDefault="008A15B6" w:rsidP="008A15B6">
      <w:pPr>
        <w:pStyle w:val="40"/>
      </w:pPr>
      <w:r w:rsidRPr="002E2661">
        <w:t xml:space="preserve">Модуль </w:t>
      </w:r>
      <w:proofErr w:type="spellStart"/>
      <w:r w:rsidRPr="002E2661">
        <w:t>Sheduler</w:t>
      </w:r>
      <w:proofErr w:type="spellEnd"/>
    </w:p>
    <w:p w14:paraId="7BDCE3E0" w14:textId="77777777" w:rsidR="008A15B6" w:rsidRPr="002E2661" w:rsidRDefault="008A15B6" w:rsidP="008A15B6">
      <w:pPr>
        <w:pStyle w:val="5"/>
        <w:ind w:left="0" w:firstLine="709"/>
      </w:pPr>
      <w:r w:rsidRPr="002E2661">
        <w:t>Назначение</w:t>
      </w:r>
    </w:p>
    <w:p w14:paraId="641EFCD0" w14:textId="77777777" w:rsidR="008A15B6" w:rsidRPr="002E2661" w:rsidRDefault="008A15B6" w:rsidP="008A15B6">
      <w:pPr>
        <w:pStyle w:val="a4"/>
      </w:pPr>
      <w:r w:rsidRPr="002E2661">
        <w:t>Реализация диспетчера режимов на основе иерархического ДКА. Главный модуль компонента.</w:t>
      </w:r>
    </w:p>
    <w:p w14:paraId="13D59BE5" w14:textId="77777777" w:rsidR="008A15B6" w:rsidRPr="002E2661" w:rsidRDefault="008A15B6" w:rsidP="008A15B6">
      <w:pPr>
        <w:pStyle w:val="5"/>
        <w:ind w:left="0" w:firstLine="709"/>
      </w:pPr>
      <w:r w:rsidRPr="002E2661">
        <w:t>Описание</w:t>
      </w:r>
    </w:p>
    <w:p w14:paraId="04CA5BFD" w14:textId="745B3818" w:rsidR="008A15B6" w:rsidRDefault="008A15B6" w:rsidP="008A15B6">
      <w:pPr>
        <w:pStyle w:val="a4"/>
      </w:pPr>
      <w:r w:rsidRPr="002E2661">
        <w:t>Модуль</w:t>
      </w:r>
      <w:r w:rsidRPr="00636E7E">
        <w:rPr>
          <w:lang w:val="en-US"/>
        </w:rPr>
        <w:t xml:space="preserve"> </w:t>
      </w:r>
      <w:r w:rsidRPr="002E2661">
        <w:t>содержит</w:t>
      </w:r>
      <w:r w:rsidRPr="00636E7E">
        <w:rPr>
          <w:lang w:val="en-US"/>
        </w:rPr>
        <w:t xml:space="preserve"> </w:t>
      </w:r>
      <w:r w:rsidRPr="002E2661">
        <w:t>функции</w:t>
      </w:r>
      <w:r w:rsidRPr="00636E7E">
        <w:rPr>
          <w:lang w:val="en-US"/>
        </w:rPr>
        <w:t xml:space="preserve"> </w:t>
      </w:r>
      <w:proofErr w:type="spellStart"/>
      <w:r w:rsidRPr="00636E7E">
        <w:rPr>
          <w:b/>
          <w:i/>
          <w:lang w:val="en-US"/>
        </w:rPr>
        <w:t>Sheduler_</w:t>
      </w:r>
      <w:proofErr w:type="gramStart"/>
      <w:r w:rsidRPr="00636E7E">
        <w:rPr>
          <w:b/>
          <w:i/>
          <w:lang w:val="en-US"/>
        </w:rPr>
        <w:t>ctor</w:t>
      </w:r>
      <w:proofErr w:type="spellEnd"/>
      <w:r w:rsidRPr="00636E7E">
        <w:rPr>
          <w:b/>
          <w:i/>
          <w:lang w:val="en-US"/>
        </w:rPr>
        <w:t>(</w:t>
      </w:r>
      <w:proofErr w:type="gramEnd"/>
      <w:r w:rsidRPr="00636E7E">
        <w:rPr>
          <w:b/>
          <w:i/>
          <w:lang w:val="en-US"/>
        </w:rPr>
        <w:t>)</w:t>
      </w:r>
      <w:r w:rsidRPr="00636E7E">
        <w:rPr>
          <w:lang w:val="en-US"/>
        </w:rPr>
        <w:t xml:space="preserve"> </w:t>
      </w:r>
      <w:r w:rsidRPr="002E2661">
        <w:t>и</w:t>
      </w:r>
      <w:r w:rsidRPr="00636E7E">
        <w:rPr>
          <w:lang w:val="en-US"/>
        </w:rPr>
        <w:t xml:space="preserve"> </w:t>
      </w:r>
      <w:proofErr w:type="spellStart"/>
      <w:r w:rsidRPr="00636E7E">
        <w:rPr>
          <w:b/>
          <w:i/>
          <w:lang w:val="en-US"/>
        </w:rPr>
        <w:t>Sheduler_run</w:t>
      </w:r>
      <w:proofErr w:type="spellEnd"/>
      <w:r w:rsidRPr="00636E7E">
        <w:rPr>
          <w:b/>
          <w:i/>
          <w:lang w:val="en-US"/>
        </w:rPr>
        <w:t>()</w:t>
      </w:r>
      <w:r w:rsidRPr="00636E7E">
        <w:rPr>
          <w:lang w:val="en-US"/>
        </w:rPr>
        <w:t xml:space="preserve">. </w:t>
      </w:r>
      <w:r w:rsidRPr="002E2661">
        <w:t xml:space="preserve">Функция </w:t>
      </w:r>
      <w:proofErr w:type="spellStart"/>
      <w:r w:rsidRPr="002E2661">
        <w:rPr>
          <w:b/>
          <w:i/>
        </w:rPr>
        <w:t>Sheduler_</w:t>
      </w:r>
      <w:proofErr w:type="gramStart"/>
      <w:r w:rsidRPr="002E2661">
        <w:rPr>
          <w:b/>
          <w:i/>
        </w:rPr>
        <w:t>ctor</w:t>
      </w:r>
      <w:proofErr w:type="spellEnd"/>
      <w:r w:rsidRPr="002E2661">
        <w:rPr>
          <w:b/>
          <w:i/>
        </w:rPr>
        <w:t>(</w:t>
      </w:r>
      <w:proofErr w:type="gramEnd"/>
      <w:r w:rsidRPr="002E2661">
        <w:rPr>
          <w:b/>
          <w:i/>
        </w:rPr>
        <w:t>)</w:t>
      </w:r>
      <w:r w:rsidRPr="002E2661">
        <w:t xml:space="preserve"> инициализирует работу ДКА, при помощи функции </w:t>
      </w:r>
      <w:proofErr w:type="spellStart"/>
      <w:r w:rsidRPr="002E2661">
        <w:rPr>
          <w:b/>
          <w:i/>
        </w:rPr>
        <w:t>Fsm_start</w:t>
      </w:r>
      <w:proofErr w:type="spellEnd"/>
      <w:r w:rsidRPr="002E2661">
        <w:rPr>
          <w:b/>
          <w:i/>
        </w:rPr>
        <w:t>()</w:t>
      </w:r>
      <w:r w:rsidRPr="002E2661">
        <w:t xml:space="preserve"> и корневого состояния </w:t>
      </w:r>
      <w:proofErr w:type="spellStart"/>
      <w:r w:rsidRPr="002E2661">
        <w:rPr>
          <w:i/>
        </w:rPr>
        <w:t>StateTop</w:t>
      </w:r>
      <w:proofErr w:type="spellEnd"/>
      <w:r w:rsidRPr="002E2661">
        <w:t xml:space="preserve">, строит маршрут по умолчанию. Функция </w:t>
      </w:r>
      <w:proofErr w:type="spellStart"/>
      <w:r w:rsidRPr="002E2661">
        <w:rPr>
          <w:b/>
          <w:i/>
        </w:rPr>
        <w:t>Sheduler_</w:t>
      </w:r>
      <w:proofErr w:type="gramStart"/>
      <w:r w:rsidRPr="002E2661">
        <w:rPr>
          <w:b/>
          <w:i/>
        </w:rPr>
        <w:t>run</w:t>
      </w:r>
      <w:proofErr w:type="spellEnd"/>
      <w:r w:rsidRPr="002E2661">
        <w:rPr>
          <w:b/>
          <w:i/>
        </w:rPr>
        <w:t>(</w:t>
      </w:r>
      <w:proofErr w:type="gramEnd"/>
      <w:r w:rsidRPr="002E2661">
        <w:rPr>
          <w:b/>
          <w:i/>
        </w:rPr>
        <w:t>)</w:t>
      </w:r>
      <w:r w:rsidRPr="002E2661">
        <w:t xml:space="preserve"> обеспечивает работу ДКА. Также обеспечивает одиночный проход по маршруту, построенному автоматом при помощи функции </w:t>
      </w:r>
      <w:proofErr w:type="spellStart"/>
      <w:r w:rsidRPr="002E2661">
        <w:rPr>
          <w:b/>
          <w:i/>
        </w:rPr>
        <w:t>Fsm_</w:t>
      </w:r>
      <w:proofErr w:type="gramStart"/>
      <w:r w:rsidRPr="002E2661">
        <w:rPr>
          <w:b/>
          <w:i/>
        </w:rPr>
        <w:t>run</w:t>
      </w:r>
      <w:proofErr w:type="spellEnd"/>
      <w:r w:rsidRPr="002E2661">
        <w:rPr>
          <w:b/>
          <w:i/>
        </w:rPr>
        <w:t>(</w:t>
      </w:r>
      <w:proofErr w:type="gramEnd"/>
      <w:r w:rsidRPr="002E2661">
        <w:rPr>
          <w:b/>
          <w:i/>
        </w:rPr>
        <w:t>)</w:t>
      </w:r>
      <w:r w:rsidRPr="002E2661">
        <w:t xml:space="preserve"> и корневого состояния </w:t>
      </w:r>
      <w:proofErr w:type="spellStart"/>
      <w:r w:rsidRPr="002E2661">
        <w:rPr>
          <w:i/>
        </w:rPr>
        <w:t>StateTop</w:t>
      </w:r>
      <w:proofErr w:type="spellEnd"/>
      <w:r w:rsidRPr="002E2661">
        <w:t>.</w:t>
      </w:r>
    </w:p>
    <w:p w14:paraId="2B23905C" w14:textId="77777777" w:rsidR="008A15B6" w:rsidRPr="002E2661" w:rsidRDefault="008A15B6" w:rsidP="008A15B6">
      <w:pPr>
        <w:pStyle w:val="40"/>
      </w:pPr>
      <w:r w:rsidRPr="002E2661">
        <w:t xml:space="preserve">Модуль </w:t>
      </w:r>
      <w:proofErr w:type="spellStart"/>
      <w:r w:rsidRPr="002E2661">
        <w:t>States</w:t>
      </w:r>
      <w:proofErr w:type="spellEnd"/>
    </w:p>
    <w:p w14:paraId="0E65D3F2" w14:textId="77777777" w:rsidR="008A15B6" w:rsidRPr="002E2661" w:rsidRDefault="008A15B6" w:rsidP="00201F1F">
      <w:pPr>
        <w:pStyle w:val="5"/>
      </w:pPr>
      <w:r w:rsidRPr="002E2661">
        <w:t>Назначение</w:t>
      </w:r>
    </w:p>
    <w:p w14:paraId="42BDA267" w14:textId="45AFDDD5" w:rsidR="0072470E" w:rsidRDefault="008A15B6" w:rsidP="008A15B6">
      <w:pPr>
        <w:pStyle w:val="a4"/>
      </w:pPr>
      <w:r w:rsidRPr="002E2661">
        <w:t>Интерфейсный модуль, обеспечивающий доступ ко всем структурам, которые описывают состояние ДКА.</w:t>
      </w:r>
    </w:p>
    <w:p w14:paraId="6B42C290" w14:textId="30122261" w:rsidR="008A15B6" w:rsidRPr="002E2661" w:rsidRDefault="008A15B6" w:rsidP="00E70DD6">
      <w:pPr>
        <w:pStyle w:val="afff6"/>
        <w:jc w:val="left"/>
        <w:sectPr w:rsidR="008A15B6" w:rsidRPr="002E2661" w:rsidSect="00E54E7E">
          <w:headerReference w:type="default" r:id="rId16"/>
          <w:footerReference w:type="default" r:id="rId17"/>
          <w:headerReference w:type="first" r:id="rId18"/>
          <w:pgSz w:w="11907" w:h="16840" w:code="9"/>
          <w:pgMar w:top="1312" w:right="567" w:bottom="1560" w:left="1418" w:header="567" w:footer="567" w:gutter="0"/>
          <w:paperSrc w:first="7" w:other="7"/>
          <w:cols w:space="720"/>
          <w:titlePg/>
          <w:docGrid w:linePitch="381"/>
        </w:sectPr>
      </w:pPr>
    </w:p>
    <w:p w14:paraId="661C4268" w14:textId="77777777" w:rsidR="0072470E" w:rsidRPr="002E2661" w:rsidRDefault="0072470E" w:rsidP="00747915">
      <w:pPr>
        <w:pStyle w:val="40"/>
      </w:pPr>
      <w:r w:rsidRPr="002E2661">
        <w:lastRenderedPageBreak/>
        <w:t xml:space="preserve">Модуль </w:t>
      </w:r>
      <w:proofErr w:type="spellStart"/>
      <w:r w:rsidRPr="002E2661">
        <w:t>StateTop</w:t>
      </w:r>
      <w:proofErr w:type="spellEnd"/>
    </w:p>
    <w:p w14:paraId="652C8963" w14:textId="77777777" w:rsidR="0072470E" w:rsidRPr="002E2661" w:rsidRDefault="0072470E" w:rsidP="002F6B6A">
      <w:pPr>
        <w:pStyle w:val="5"/>
      </w:pPr>
      <w:r w:rsidRPr="002E2661">
        <w:t>Назначение</w:t>
      </w:r>
    </w:p>
    <w:p w14:paraId="789F9399" w14:textId="77777777" w:rsidR="0072470E" w:rsidRPr="002E2661" w:rsidRDefault="0072470E" w:rsidP="0072470E">
      <w:pPr>
        <w:pStyle w:val="a4"/>
      </w:pPr>
      <w:r w:rsidRPr="002E2661">
        <w:t>Корневое состояние ДКА.</w:t>
      </w:r>
    </w:p>
    <w:p w14:paraId="1CEE3F5B" w14:textId="77777777" w:rsidR="0072470E" w:rsidRPr="002E2661" w:rsidRDefault="0072470E" w:rsidP="002F6B6A">
      <w:pPr>
        <w:pStyle w:val="5"/>
      </w:pPr>
      <w:r w:rsidRPr="002E2661">
        <w:t>Описание</w:t>
      </w:r>
    </w:p>
    <w:p w14:paraId="7B0159C0" w14:textId="77777777" w:rsidR="0072470E" w:rsidRPr="002E2661" w:rsidRDefault="0072470E" w:rsidP="0072470E">
      <w:pPr>
        <w:pStyle w:val="affffa"/>
      </w:pPr>
      <w:r w:rsidRPr="002E2661">
        <w:t xml:space="preserve">Структура </w:t>
      </w:r>
      <w:proofErr w:type="spellStart"/>
      <w:r w:rsidRPr="002E2661">
        <w:rPr>
          <w:i/>
        </w:rPr>
        <w:t>StateTop</w:t>
      </w:r>
      <w:proofErr w:type="spellEnd"/>
      <w:r w:rsidRPr="002E2661">
        <w:t xml:space="preserve"> инициализируется следующими значениями:</w:t>
      </w:r>
    </w:p>
    <w:p w14:paraId="7DDD16D4" w14:textId="77777777" w:rsidR="0072470E" w:rsidRPr="002E2661" w:rsidRDefault="0072470E" w:rsidP="00524ED0">
      <w:pPr>
        <w:pStyle w:val="a"/>
        <w:ind w:hanging="502"/>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StateTop_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25C1BB6D" w14:textId="77777777" w:rsidR="0072470E" w:rsidRPr="002E2661" w:rsidRDefault="0072470E" w:rsidP="00524ED0">
      <w:pPr>
        <w:pStyle w:val="a"/>
        <w:ind w:hanging="502"/>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0;</w:t>
      </w:r>
    </w:p>
    <w:p w14:paraId="14401A8B" w14:textId="77777777" w:rsidR="0072470E" w:rsidRPr="002E2661" w:rsidRDefault="0072470E" w:rsidP="00524ED0">
      <w:pPr>
        <w:pStyle w:val="a"/>
        <w:ind w:hanging="502"/>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0;</w:t>
      </w:r>
    </w:p>
    <w:p w14:paraId="7A470715" w14:textId="77777777" w:rsidR="0072470E" w:rsidRPr="002E2661" w:rsidRDefault="0072470E" w:rsidP="00524ED0">
      <w:pPr>
        <w:pStyle w:val="a"/>
        <w:ind w:hanging="502"/>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11E7A080" w14:textId="77777777" w:rsidR="0072470E" w:rsidRPr="002E2661" w:rsidRDefault="0072470E" w:rsidP="00524ED0">
      <w:pPr>
        <w:pStyle w:val="a"/>
        <w:ind w:hanging="502"/>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0;</w:t>
      </w:r>
    </w:p>
    <w:p w14:paraId="7E050951" w14:textId="77777777" w:rsidR="0072470E" w:rsidRPr="002E2661" w:rsidRDefault="0072470E" w:rsidP="00524ED0">
      <w:pPr>
        <w:pStyle w:val="a"/>
        <w:ind w:hanging="502"/>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w:t>
      </w:r>
      <w:proofErr w:type="spellStart"/>
      <w:r w:rsidRPr="002E2661">
        <w:rPr>
          <w:i/>
          <w:lang w:val="ru-RU"/>
        </w:rPr>
        <w:t>StateInitial</w:t>
      </w:r>
      <w:proofErr w:type="spellEnd"/>
      <w:r w:rsidRPr="002E2661">
        <w:rPr>
          <w:lang w:val="ru-RU"/>
        </w:rPr>
        <w:t>.</w:t>
      </w:r>
    </w:p>
    <w:p w14:paraId="224358D2" w14:textId="77777777" w:rsidR="0072470E" w:rsidRPr="002E2661" w:rsidRDefault="0072470E" w:rsidP="0072470E">
      <w:pPr>
        <w:pStyle w:val="affffa"/>
      </w:pPr>
      <w:r w:rsidRPr="002E2661">
        <w:t xml:space="preserve">Функция </w:t>
      </w:r>
      <w:proofErr w:type="spellStart"/>
      <w:r w:rsidRPr="002E2661">
        <w:rPr>
          <w:b/>
          <w:i/>
        </w:rPr>
        <w:t>StateTop_</w:t>
      </w:r>
      <w:proofErr w:type="gramStart"/>
      <w:r w:rsidRPr="002E2661">
        <w:rPr>
          <w:b/>
          <w:i/>
        </w:rPr>
        <w:t>onRun</w:t>
      </w:r>
      <w:proofErr w:type="spellEnd"/>
      <w:r w:rsidRPr="002E2661">
        <w:rPr>
          <w:b/>
          <w:i/>
        </w:rPr>
        <w:t>(</w:t>
      </w:r>
      <w:proofErr w:type="gramEnd"/>
      <w:r w:rsidRPr="002E2661">
        <w:rPr>
          <w:b/>
          <w:i/>
        </w:rPr>
        <w:t>)</w:t>
      </w:r>
      <w:r w:rsidRPr="002E2661">
        <w:t xml:space="preserve"> вызывает функции тех компонентов, которые должны вызываться во всех режимах. Метод вызывает следующие функции:</w:t>
      </w:r>
    </w:p>
    <w:p w14:paraId="0CB33574" w14:textId="77777777" w:rsidR="0072470E" w:rsidRPr="002E2661" w:rsidRDefault="0072470E" w:rsidP="00524ED0">
      <w:pPr>
        <w:pStyle w:val="a"/>
        <w:ind w:left="0" w:firstLine="709"/>
        <w:rPr>
          <w:lang w:val="ru-RU"/>
        </w:rPr>
      </w:pPr>
      <w:proofErr w:type="spellStart"/>
      <w:r w:rsidRPr="002E2661">
        <w:rPr>
          <w:b/>
          <w:i/>
          <w:lang w:val="ru-RU"/>
        </w:rPr>
        <w:t>ControlMK_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5216495A" w14:textId="77777777" w:rsidR="0072470E" w:rsidRPr="002E2661" w:rsidRDefault="0072470E" w:rsidP="00524ED0">
      <w:pPr>
        <w:pStyle w:val="a"/>
        <w:ind w:left="0" w:firstLine="709"/>
        <w:rPr>
          <w:lang w:val="ru-RU"/>
        </w:rPr>
      </w:pPr>
      <w:proofErr w:type="spellStart"/>
      <w:r w:rsidRPr="002E2661">
        <w:rPr>
          <w:b/>
          <w:i/>
          <w:lang w:val="ru-RU"/>
        </w:rPr>
        <w:t>InterChannel_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3C08F3F6" w14:textId="77777777" w:rsidR="0072470E" w:rsidRPr="002E2661" w:rsidRDefault="0072470E" w:rsidP="00524ED0">
      <w:pPr>
        <w:pStyle w:val="a"/>
        <w:ind w:left="0" w:firstLine="709"/>
        <w:rPr>
          <w:lang w:val="ru-RU"/>
        </w:rPr>
      </w:pPr>
      <w:proofErr w:type="spellStart"/>
      <w:r w:rsidRPr="002E2661">
        <w:rPr>
          <w:b/>
          <w:i/>
          <w:lang w:val="ru-RU"/>
        </w:rPr>
        <w:t>AnalogMeasurement_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3E83FE48" w14:textId="77777777" w:rsidR="0072470E" w:rsidRPr="002E2661" w:rsidRDefault="0072470E" w:rsidP="00524ED0">
      <w:pPr>
        <w:pStyle w:val="a"/>
        <w:ind w:left="0" w:firstLine="709"/>
        <w:rPr>
          <w:lang w:val="ru-RU"/>
        </w:rPr>
      </w:pPr>
      <w:proofErr w:type="spellStart"/>
      <w:r w:rsidRPr="002E2661">
        <w:rPr>
          <w:b/>
          <w:i/>
          <w:lang w:val="ru-RU"/>
        </w:rPr>
        <w:t>Eeprom_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68BEE8CB" w14:textId="77777777" w:rsidR="0072470E" w:rsidRPr="002E2661" w:rsidRDefault="0072470E" w:rsidP="00524ED0">
      <w:pPr>
        <w:pStyle w:val="a"/>
        <w:ind w:left="0" w:firstLine="709"/>
        <w:rPr>
          <w:lang w:val="ru-RU"/>
        </w:rPr>
      </w:pPr>
      <w:proofErr w:type="spellStart"/>
      <w:r w:rsidRPr="002E2661">
        <w:rPr>
          <w:b/>
          <w:i/>
          <w:lang w:val="ru-RU"/>
        </w:rPr>
        <w:t>BinIn_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7EF5AF60" w14:textId="77777777" w:rsidR="0072470E" w:rsidRPr="002E2661" w:rsidRDefault="0072470E" w:rsidP="00524ED0">
      <w:pPr>
        <w:pStyle w:val="a"/>
        <w:ind w:left="0" w:firstLine="709"/>
        <w:rPr>
          <w:lang w:val="ru-RU"/>
        </w:rPr>
      </w:pPr>
      <w:proofErr w:type="spellStart"/>
      <w:r w:rsidRPr="002E2661">
        <w:rPr>
          <w:b/>
          <w:i/>
          <w:lang w:val="ru-RU"/>
        </w:rPr>
        <w:t>DeviceAddress_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3255EAD7" w14:textId="77777777" w:rsidR="0072470E" w:rsidRPr="002E2661" w:rsidRDefault="0072470E" w:rsidP="00524ED0">
      <w:pPr>
        <w:pStyle w:val="a"/>
        <w:ind w:left="0" w:firstLine="709"/>
        <w:rPr>
          <w:b/>
          <w:bCs/>
          <w:i/>
          <w:iCs/>
          <w:lang w:val="ru-RU"/>
        </w:rPr>
      </w:pPr>
      <w:proofErr w:type="spellStart"/>
      <w:r w:rsidRPr="002E2661">
        <w:rPr>
          <w:b/>
          <w:bCs/>
          <w:i/>
          <w:iCs/>
          <w:lang w:val="ru-RU"/>
        </w:rPr>
        <w:t>Indication_run</w:t>
      </w:r>
      <w:proofErr w:type="spellEnd"/>
      <w:r w:rsidRPr="002E2661">
        <w:rPr>
          <w:b/>
          <w:bCs/>
          <w:i/>
          <w:iCs/>
          <w:lang w:val="ru-RU"/>
        </w:rPr>
        <w:t>(&amp;ledRs1);</w:t>
      </w:r>
    </w:p>
    <w:p w14:paraId="251F026A" w14:textId="77777777" w:rsidR="0072470E" w:rsidRPr="002E2661" w:rsidRDefault="0072470E" w:rsidP="00524ED0">
      <w:pPr>
        <w:pStyle w:val="a"/>
        <w:ind w:left="0" w:firstLine="709"/>
        <w:rPr>
          <w:b/>
          <w:bCs/>
          <w:i/>
          <w:iCs/>
          <w:lang w:val="ru-RU"/>
        </w:rPr>
      </w:pPr>
      <w:proofErr w:type="spellStart"/>
      <w:r w:rsidRPr="002E2661">
        <w:rPr>
          <w:b/>
          <w:bCs/>
          <w:i/>
          <w:iCs/>
          <w:lang w:val="ru-RU"/>
        </w:rPr>
        <w:t>Indication_run</w:t>
      </w:r>
      <w:proofErr w:type="spellEnd"/>
      <w:r w:rsidRPr="002E2661">
        <w:rPr>
          <w:b/>
          <w:bCs/>
          <w:i/>
          <w:iCs/>
          <w:lang w:val="ru-RU"/>
        </w:rPr>
        <w:t>(&amp;ledRs2);</w:t>
      </w:r>
    </w:p>
    <w:p w14:paraId="31AC5AD9" w14:textId="77777777" w:rsidR="0072470E" w:rsidRPr="002E2661" w:rsidRDefault="0072470E" w:rsidP="00524ED0">
      <w:pPr>
        <w:pStyle w:val="a"/>
        <w:ind w:left="0" w:firstLine="709"/>
        <w:rPr>
          <w:b/>
          <w:bCs/>
          <w:i/>
          <w:iCs/>
          <w:lang w:val="ru-RU"/>
        </w:rPr>
      </w:pPr>
      <w:proofErr w:type="spellStart"/>
      <w:r w:rsidRPr="002E2661">
        <w:rPr>
          <w:b/>
          <w:bCs/>
          <w:i/>
          <w:iCs/>
          <w:lang w:val="ru-RU"/>
        </w:rPr>
        <w:t>Indication_run</w:t>
      </w:r>
      <w:proofErr w:type="spellEnd"/>
      <w:r w:rsidRPr="002E2661">
        <w:rPr>
          <w:b/>
          <w:bCs/>
          <w:i/>
          <w:iCs/>
          <w:lang w:val="ru-RU"/>
        </w:rPr>
        <w:t>(&amp;</w:t>
      </w:r>
      <w:proofErr w:type="spellStart"/>
      <w:r w:rsidRPr="002E2661">
        <w:rPr>
          <w:b/>
          <w:bCs/>
          <w:i/>
          <w:iCs/>
          <w:lang w:val="ru-RU"/>
        </w:rPr>
        <w:t>ledPlusPos</w:t>
      </w:r>
      <w:proofErr w:type="spellEnd"/>
      <w:r w:rsidRPr="002E2661">
        <w:rPr>
          <w:b/>
          <w:bCs/>
          <w:i/>
          <w:iCs/>
          <w:lang w:val="ru-RU"/>
        </w:rPr>
        <w:t>);</w:t>
      </w:r>
    </w:p>
    <w:p w14:paraId="3C261578" w14:textId="77777777" w:rsidR="0072470E" w:rsidRPr="002E2661" w:rsidRDefault="0072470E" w:rsidP="00524ED0">
      <w:pPr>
        <w:pStyle w:val="a"/>
        <w:ind w:left="0" w:firstLine="709"/>
        <w:rPr>
          <w:b/>
          <w:bCs/>
          <w:i/>
          <w:iCs/>
          <w:lang w:val="ru-RU"/>
        </w:rPr>
      </w:pPr>
      <w:proofErr w:type="spellStart"/>
      <w:r w:rsidRPr="002E2661">
        <w:rPr>
          <w:b/>
          <w:bCs/>
          <w:i/>
          <w:iCs/>
          <w:lang w:val="ru-RU"/>
        </w:rPr>
        <w:t>Indication_run</w:t>
      </w:r>
      <w:proofErr w:type="spellEnd"/>
      <w:r w:rsidRPr="002E2661">
        <w:rPr>
          <w:b/>
          <w:bCs/>
          <w:i/>
          <w:iCs/>
          <w:lang w:val="ru-RU"/>
        </w:rPr>
        <w:t>(&amp;</w:t>
      </w:r>
      <w:proofErr w:type="spellStart"/>
      <w:r w:rsidRPr="002E2661">
        <w:rPr>
          <w:b/>
          <w:bCs/>
          <w:i/>
          <w:iCs/>
          <w:lang w:val="ru-RU"/>
        </w:rPr>
        <w:t>ledMinusPos</w:t>
      </w:r>
      <w:proofErr w:type="spellEnd"/>
      <w:r w:rsidRPr="002E2661">
        <w:rPr>
          <w:b/>
          <w:bCs/>
          <w:i/>
          <w:iCs/>
          <w:lang w:val="ru-RU"/>
        </w:rPr>
        <w:t>);</w:t>
      </w:r>
    </w:p>
    <w:p w14:paraId="1C125FE2" w14:textId="1B7CD92E" w:rsidR="0072470E" w:rsidRPr="002E2661" w:rsidRDefault="0072470E" w:rsidP="00524ED0">
      <w:pPr>
        <w:pStyle w:val="a"/>
        <w:ind w:left="0" w:firstLine="709"/>
        <w:rPr>
          <w:b/>
          <w:bCs/>
          <w:i/>
          <w:iCs/>
          <w:lang w:val="ru-RU"/>
        </w:rPr>
      </w:pPr>
      <w:proofErr w:type="spellStart"/>
      <w:r w:rsidRPr="002E2661">
        <w:rPr>
          <w:b/>
          <w:bCs/>
          <w:i/>
          <w:iCs/>
          <w:lang w:val="ru-RU"/>
        </w:rPr>
        <w:t>Indication_run</w:t>
      </w:r>
      <w:proofErr w:type="spellEnd"/>
      <w:r w:rsidRPr="002E2661">
        <w:rPr>
          <w:b/>
          <w:bCs/>
          <w:i/>
          <w:iCs/>
          <w:lang w:val="ru-RU"/>
        </w:rPr>
        <w:t>(&amp;</w:t>
      </w:r>
      <w:proofErr w:type="spellStart"/>
      <w:r w:rsidRPr="002E2661">
        <w:rPr>
          <w:b/>
          <w:bCs/>
          <w:i/>
          <w:iCs/>
          <w:lang w:val="ru-RU"/>
        </w:rPr>
        <w:t>ledLoss</w:t>
      </w:r>
      <w:r w:rsidR="00F667E8" w:rsidRPr="002E2661">
        <w:rPr>
          <w:b/>
          <w:bCs/>
          <w:i/>
          <w:iCs/>
          <w:lang w:val="ru-RU"/>
        </w:rPr>
        <w:t>Ctrl</w:t>
      </w:r>
      <w:proofErr w:type="spellEnd"/>
      <w:r w:rsidRPr="002E2661">
        <w:rPr>
          <w:b/>
          <w:bCs/>
          <w:i/>
          <w:iCs/>
          <w:lang w:val="ru-RU"/>
        </w:rPr>
        <w:t>);</w:t>
      </w:r>
    </w:p>
    <w:p w14:paraId="07F518ED" w14:textId="77777777" w:rsidR="0072470E" w:rsidRPr="002E2661" w:rsidRDefault="0072470E" w:rsidP="00524ED0">
      <w:pPr>
        <w:pStyle w:val="a"/>
        <w:ind w:left="0" w:firstLine="709"/>
        <w:rPr>
          <w:b/>
          <w:bCs/>
          <w:i/>
          <w:iCs/>
          <w:lang w:val="ru-RU"/>
        </w:rPr>
      </w:pPr>
      <w:proofErr w:type="spellStart"/>
      <w:r w:rsidRPr="002E2661">
        <w:rPr>
          <w:b/>
          <w:bCs/>
          <w:i/>
          <w:iCs/>
          <w:lang w:val="ru-RU"/>
        </w:rPr>
        <w:t>CheckSupply_</w:t>
      </w:r>
      <w:proofErr w:type="gramStart"/>
      <w:r w:rsidRPr="002E2661">
        <w:rPr>
          <w:b/>
          <w:bCs/>
          <w:i/>
          <w:iCs/>
          <w:lang w:val="ru-RU"/>
        </w:rPr>
        <w:t>run</w:t>
      </w:r>
      <w:proofErr w:type="spellEnd"/>
      <w:r w:rsidRPr="002E2661">
        <w:rPr>
          <w:b/>
          <w:bCs/>
          <w:i/>
          <w:iCs/>
          <w:lang w:val="ru-RU"/>
        </w:rPr>
        <w:t>(</w:t>
      </w:r>
      <w:proofErr w:type="gramEnd"/>
      <w:r w:rsidRPr="002E2661">
        <w:rPr>
          <w:b/>
          <w:bCs/>
          <w:i/>
          <w:iCs/>
          <w:lang w:val="ru-RU"/>
        </w:rPr>
        <w:t>);</w:t>
      </w:r>
    </w:p>
    <w:p w14:paraId="60C9FBEF" w14:textId="77777777" w:rsidR="0072470E" w:rsidRPr="002E2661" w:rsidRDefault="0072470E" w:rsidP="00524ED0">
      <w:pPr>
        <w:pStyle w:val="a"/>
        <w:ind w:left="0" w:firstLine="709"/>
        <w:rPr>
          <w:b/>
          <w:bCs/>
          <w:i/>
          <w:iCs/>
          <w:lang w:val="ru-RU"/>
        </w:rPr>
      </w:pPr>
      <w:proofErr w:type="spellStart"/>
      <w:r w:rsidRPr="002E2661">
        <w:rPr>
          <w:b/>
          <w:bCs/>
          <w:i/>
          <w:iCs/>
          <w:lang w:val="ru-RU"/>
        </w:rPr>
        <w:t>OverloadDet_</w:t>
      </w:r>
      <w:proofErr w:type="gramStart"/>
      <w:r w:rsidRPr="002E2661">
        <w:rPr>
          <w:b/>
          <w:bCs/>
          <w:i/>
          <w:iCs/>
          <w:lang w:val="ru-RU"/>
        </w:rPr>
        <w:t>run</w:t>
      </w:r>
      <w:proofErr w:type="spellEnd"/>
      <w:r w:rsidRPr="002E2661">
        <w:rPr>
          <w:b/>
          <w:bCs/>
          <w:i/>
          <w:iCs/>
          <w:lang w:val="ru-RU"/>
        </w:rPr>
        <w:t>(</w:t>
      </w:r>
      <w:proofErr w:type="gramEnd"/>
      <w:r w:rsidRPr="002E2661">
        <w:rPr>
          <w:b/>
          <w:bCs/>
          <w:i/>
          <w:iCs/>
          <w:lang w:val="ru-RU"/>
        </w:rPr>
        <w:t>);</w:t>
      </w:r>
    </w:p>
    <w:p w14:paraId="3FD2F6BC" w14:textId="77777777" w:rsidR="0072470E" w:rsidRPr="002E2661" w:rsidRDefault="0072470E" w:rsidP="0072470E">
      <w:pPr>
        <w:pStyle w:val="a4"/>
      </w:pPr>
      <w:r w:rsidRPr="002E2661">
        <w:t xml:space="preserve">Функция всегда возвращает </w:t>
      </w:r>
      <w:proofErr w:type="spellStart"/>
      <w:r w:rsidRPr="002E2661">
        <w:rPr>
          <w:i/>
        </w:rPr>
        <w:t>true</w:t>
      </w:r>
      <w:proofErr w:type="spellEnd"/>
      <w:r w:rsidRPr="002E2661">
        <w:t>.</w:t>
      </w:r>
    </w:p>
    <w:p w14:paraId="1B506E41" w14:textId="77777777" w:rsidR="0072470E" w:rsidRPr="002E2661" w:rsidRDefault="0072470E" w:rsidP="00747915">
      <w:pPr>
        <w:pStyle w:val="40"/>
      </w:pPr>
      <w:r w:rsidRPr="002E2661">
        <w:lastRenderedPageBreak/>
        <w:t xml:space="preserve">Модуль </w:t>
      </w:r>
      <w:proofErr w:type="spellStart"/>
      <w:r w:rsidRPr="002E2661">
        <w:t>StateInitial</w:t>
      </w:r>
      <w:proofErr w:type="spellEnd"/>
    </w:p>
    <w:p w14:paraId="77A272ED" w14:textId="77777777" w:rsidR="0072470E" w:rsidRPr="002E2661" w:rsidRDefault="0072470E" w:rsidP="002F6B6A">
      <w:pPr>
        <w:pStyle w:val="5"/>
      </w:pPr>
      <w:r w:rsidRPr="002E2661">
        <w:t>Назначение</w:t>
      </w:r>
    </w:p>
    <w:p w14:paraId="2E1FDA98" w14:textId="77777777" w:rsidR="0072470E" w:rsidRPr="002E2661" w:rsidRDefault="0072470E" w:rsidP="0072470E">
      <w:pPr>
        <w:pStyle w:val="a4"/>
      </w:pPr>
      <w:r w:rsidRPr="002E2661">
        <w:t>Состояние инициализации.</w:t>
      </w:r>
    </w:p>
    <w:p w14:paraId="1711D3A9" w14:textId="77777777" w:rsidR="0072470E" w:rsidRPr="002E2661" w:rsidRDefault="0072470E" w:rsidP="002F6B6A">
      <w:pPr>
        <w:pStyle w:val="5"/>
      </w:pPr>
      <w:r w:rsidRPr="002E2661">
        <w:t>Описание</w:t>
      </w:r>
    </w:p>
    <w:p w14:paraId="21F1B717" w14:textId="77777777" w:rsidR="0072470E" w:rsidRPr="002E2661" w:rsidRDefault="0072470E" w:rsidP="0072470E">
      <w:pPr>
        <w:pStyle w:val="affffa"/>
      </w:pPr>
      <w:r w:rsidRPr="002E2661">
        <w:t xml:space="preserve">Структура </w:t>
      </w:r>
      <w:proofErr w:type="spellStart"/>
      <w:r w:rsidRPr="002E2661">
        <w:rPr>
          <w:i/>
        </w:rPr>
        <w:t>StateTop</w:t>
      </w:r>
      <w:proofErr w:type="spellEnd"/>
      <w:r w:rsidRPr="002E2661">
        <w:t xml:space="preserve"> инициализируется следующими значениями:</w:t>
      </w:r>
    </w:p>
    <w:p w14:paraId="5109A5C7" w14:textId="77777777" w:rsidR="0072470E" w:rsidRPr="002E2661" w:rsidRDefault="0072470E" w:rsidP="00913887">
      <w:pPr>
        <w:pStyle w:val="a"/>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StateInitial_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7A299483"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w:t>
      </w:r>
      <w:proofErr w:type="spellStart"/>
      <w:r w:rsidRPr="002E2661">
        <w:rPr>
          <w:b/>
          <w:i/>
          <w:lang w:val="ru-RU"/>
        </w:rPr>
        <w:t>StateInitial_</w:t>
      </w:r>
      <w:proofErr w:type="gramStart"/>
      <w:r w:rsidRPr="002E2661">
        <w:rPr>
          <w:b/>
          <w:i/>
          <w:lang w:val="ru-RU"/>
        </w:rPr>
        <w:t>onEntry</w:t>
      </w:r>
      <w:proofErr w:type="spellEnd"/>
      <w:r w:rsidRPr="002E2661">
        <w:rPr>
          <w:b/>
          <w:i/>
          <w:lang w:val="ru-RU"/>
        </w:rPr>
        <w:t>(</w:t>
      </w:r>
      <w:proofErr w:type="gramEnd"/>
      <w:r w:rsidRPr="002E2661">
        <w:rPr>
          <w:b/>
          <w:i/>
          <w:lang w:val="ru-RU"/>
        </w:rPr>
        <w:t>)</w:t>
      </w:r>
      <w:r w:rsidRPr="002E2661">
        <w:rPr>
          <w:lang w:val="ru-RU"/>
        </w:rPr>
        <w:t>;</w:t>
      </w:r>
    </w:p>
    <w:p w14:paraId="283361E6"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w:t>
      </w:r>
      <w:proofErr w:type="spellStart"/>
      <w:r w:rsidRPr="002E2661">
        <w:rPr>
          <w:b/>
          <w:i/>
          <w:lang w:val="ru-RU"/>
        </w:rPr>
        <w:t>StateInitial_</w:t>
      </w:r>
      <w:proofErr w:type="gramStart"/>
      <w:r w:rsidRPr="002E2661">
        <w:rPr>
          <w:b/>
          <w:i/>
          <w:lang w:val="ru-RU"/>
        </w:rPr>
        <w:t>onExit</w:t>
      </w:r>
      <w:proofErr w:type="spellEnd"/>
      <w:r w:rsidRPr="002E2661">
        <w:rPr>
          <w:b/>
          <w:i/>
          <w:lang w:val="ru-RU"/>
        </w:rPr>
        <w:t>(</w:t>
      </w:r>
      <w:proofErr w:type="gramEnd"/>
      <w:r w:rsidRPr="002E2661">
        <w:rPr>
          <w:b/>
          <w:i/>
          <w:lang w:val="ru-RU"/>
        </w:rPr>
        <w:t>)</w:t>
      </w:r>
      <w:r w:rsidRPr="002E2661">
        <w:rPr>
          <w:lang w:val="ru-RU"/>
        </w:rPr>
        <w:t>;</w:t>
      </w:r>
    </w:p>
    <w:p w14:paraId="563F7537" w14:textId="77777777" w:rsidR="0072470E" w:rsidRPr="002E2661" w:rsidRDefault="0072470E" w:rsidP="00913887">
      <w:pPr>
        <w:pStyle w:val="a"/>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5B80B5D1" w14:textId="77777777" w:rsidR="0072470E" w:rsidRPr="002E2661" w:rsidRDefault="0072470E" w:rsidP="00913887">
      <w:pPr>
        <w:pStyle w:val="a"/>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73CBEFE9" w14:textId="77777777" w:rsidR="0072470E" w:rsidRPr="002E2661" w:rsidRDefault="0072470E" w:rsidP="00913887">
      <w:pPr>
        <w:pStyle w:val="a"/>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0.</w:t>
      </w:r>
    </w:p>
    <w:p w14:paraId="71BFA771" w14:textId="325B8C9D" w:rsidR="0072470E" w:rsidRPr="002E2661" w:rsidRDefault="0072470E" w:rsidP="0072470E">
      <w:pPr>
        <w:pStyle w:val="a4"/>
      </w:pPr>
      <w:r w:rsidRPr="002E2661">
        <w:t xml:space="preserve">Функция </w:t>
      </w:r>
      <w:proofErr w:type="spellStart"/>
      <w:r w:rsidRPr="002E2661">
        <w:rPr>
          <w:b/>
          <w:i/>
        </w:rPr>
        <w:t>StateInitial_</w:t>
      </w:r>
      <w:proofErr w:type="gramStart"/>
      <w:r w:rsidRPr="002E2661">
        <w:rPr>
          <w:b/>
          <w:i/>
        </w:rPr>
        <w:t>onEntry</w:t>
      </w:r>
      <w:proofErr w:type="spellEnd"/>
      <w:r w:rsidRPr="002E2661">
        <w:rPr>
          <w:b/>
          <w:i/>
        </w:rPr>
        <w:t>(</w:t>
      </w:r>
      <w:proofErr w:type="gramEnd"/>
      <w:r w:rsidRPr="002E2661">
        <w:rPr>
          <w:b/>
          <w:i/>
        </w:rPr>
        <w:t>)</w:t>
      </w:r>
      <w:r w:rsidRPr="002E2661">
        <w:t xml:space="preserve"> </w:t>
      </w:r>
      <w:r w:rsidR="0023570A" w:rsidRPr="002E2661">
        <w:t xml:space="preserve">вызывается при входе в режим </w:t>
      </w:r>
      <w:proofErr w:type="spellStart"/>
      <w:r w:rsidR="0023570A" w:rsidRPr="002E2661">
        <w:rPr>
          <w:bCs/>
          <w:i/>
        </w:rPr>
        <w:t>StateInitial</w:t>
      </w:r>
      <w:proofErr w:type="spellEnd"/>
      <w:r w:rsidR="0023570A" w:rsidRPr="002E2661">
        <w:rPr>
          <w:bCs/>
          <w:iCs/>
        </w:rPr>
        <w:t xml:space="preserve">, в ней </w:t>
      </w:r>
      <w:r w:rsidR="0023570A" w:rsidRPr="002E2661">
        <w:t xml:space="preserve">производится включение размещённых </w:t>
      </w:r>
      <w:r w:rsidRPr="002E2661">
        <w:t xml:space="preserve">на лицевой панели </w:t>
      </w:r>
      <w:r w:rsidR="0023570A" w:rsidRPr="002E2661">
        <w:t xml:space="preserve">светодиодных индикаторов </w:t>
      </w:r>
      <w:r w:rsidRPr="002E2661">
        <w:t>«RS1», «RS2», «ПОЛОЖЕНИЕ+», «ПОЛОЖЕНИЕ-», «</w:t>
      </w:r>
      <w:r w:rsidR="00B870CC" w:rsidRPr="002E2661">
        <w:t>ПОТЕРЯ КОНТРОЛЯ</w:t>
      </w:r>
      <w:r w:rsidRPr="002E2661">
        <w:t>».</w:t>
      </w:r>
    </w:p>
    <w:p w14:paraId="6087862C" w14:textId="23F61C1B" w:rsidR="0072470E" w:rsidRPr="002E2661" w:rsidRDefault="0072470E" w:rsidP="0023570A">
      <w:pPr>
        <w:pStyle w:val="a4"/>
      </w:pPr>
      <w:r w:rsidRPr="002E2661">
        <w:t xml:space="preserve">Функция </w:t>
      </w:r>
      <w:proofErr w:type="spellStart"/>
      <w:r w:rsidRPr="002E2661">
        <w:rPr>
          <w:b/>
          <w:i/>
        </w:rPr>
        <w:t>StateInitial_</w:t>
      </w:r>
      <w:proofErr w:type="gramStart"/>
      <w:r w:rsidRPr="002E2661">
        <w:rPr>
          <w:b/>
          <w:i/>
        </w:rPr>
        <w:t>onExit</w:t>
      </w:r>
      <w:proofErr w:type="spellEnd"/>
      <w:r w:rsidRPr="002E2661">
        <w:rPr>
          <w:b/>
          <w:i/>
        </w:rPr>
        <w:t>(</w:t>
      </w:r>
      <w:proofErr w:type="gramEnd"/>
      <w:r w:rsidRPr="002E2661">
        <w:rPr>
          <w:b/>
          <w:i/>
        </w:rPr>
        <w:t>)</w:t>
      </w:r>
      <w:r w:rsidR="00864878" w:rsidRPr="002E2661">
        <w:rPr>
          <w:b/>
          <w:i/>
        </w:rPr>
        <w:t xml:space="preserve"> </w:t>
      </w:r>
      <w:r w:rsidR="0023570A" w:rsidRPr="002E2661">
        <w:t xml:space="preserve">вызывается при выходе из режима </w:t>
      </w:r>
      <w:proofErr w:type="spellStart"/>
      <w:r w:rsidR="0023570A" w:rsidRPr="002E2661">
        <w:rPr>
          <w:bCs/>
          <w:i/>
        </w:rPr>
        <w:t>StateInitial</w:t>
      </w:r>
      <w:proofErr w:type="spellEnd"/>
      <w:r w:rsidR="0023570A" w:rsidRPr="002E2661">
        <w:rPr>
          <w:bCs/>
          <w:i/>
        </w:rPr>
        <w:t>,</w:t>
      </w:r>
      <w:r w:rsidR="0023570A" w:rsidRPr="002E2661">
        <w:rPr>
          <w:b/>
          <w:i/>
        </w:rPr>
        <w:t xml:space="preserve"> </w:t>
      </w:r>
      <w:r w:rsidR="0023570A" w:rsidRPr="002E2661">
        <w:rPr>
          <w:bCs/>
          <w:iCs/>
        </w:rPr>
        <w:t>в ней</w:t>
      </w:r>
      <w:r w:rsidR="0023570A" w:rsidRPr="002E2661">
        <w:t xml:space="preserve"> производится выключение светодиодных индикаторов </w:t>
      </w:r>
      <w:r w:rsidRPr="002E2661">
        <w:t xml:space="preserve"> «RS1», «RS2», «ПОЛОЖЕНИЕ+», «ПОЛОЖЕНИЕ-», «</w:t>
      </w:r>
      <w:r w:rsidR="00D33775" w:rsidRPr="002E2661">
        <w:t>ПОТЕРЯ КОНТРОЛЯ</w:t>
      </w:r>
      <w:r w:rsidRPr="002E2661">
        <w:t>».</w:t>
      </w:r>
    </w:p>
    <w:p w14:paraId="4A332405" w14:textId="77777777" w:rsidR="0072470E" w:rsidRPr="002E2661" w:rsidRDefault="0072470E" w:rsidP="00747915">
      <w:pPr>
        <w:pStyle w:val="40"/>
      </w:pPr>
      <w:r w:rsidRPr="002E2661">
        <w:t xml:space="preserve">Модуль </w:t>
      </w:r>
      <w:proofErr w:type="spellStart"/>
      <w:r w:rsidRPr="002E2661">
        <w:t>StateMain</w:t>
      </w:r>
      <w:proofErr w:type="spellEnd"/>
    </w:p>
    <w:p w14:paraId="26F9AC15" w14:textId="77777777" w:rsidR="0072470E" w:rsidRPr="002E2661" w:rsidRDefault="0072470E" w:rsidP="002F6B6A">
      <w:pPr>
        <w:pStyle w:val="5"/>
      </w:pPr>
      <w:r w:rsidRPr="002E2661">
        <w:t>Назначение</w:t>
      </w:r>
    </w:p>
    <w:p w14:paraId="534B7A6B" w14:textId="77777777" w:rsidR="0072470E" w:rsidRPr="002E2661" w:rsidRDefault="0072470E" w:rsidP="0072470E">
      <w:pPr>
        <w:pStyle w:val="a4"/>
      </w:pPr>
      <w:r w:rsidRPr="002E2661">
        <w:t>Состояние основной работы.</w:t>
      </w:r>
    </w:p>
    <w:p w14:paraId="11A43E14" w14:textId="77777777" w:rsidR="0072470E" w:rsidRPr="002E2661" w:rsidRDefault="0072470E" w:rsidP="002F6B6A">
      <w:pPr>
        <w:pStyle w:val="5"/>
      </w:pPr>
      <w:r w:rsidRPr="002E2661">
        <w:t>Описание</w:t>
      </w:r>
    </w:p>
    <w:p w14:paraId="64EE4B9F" w14:textId="77777777" w:rsidR="0072470E" w:rsidRPr="002E2661" w:rsidRDefault="0072470E" w:rsidP="0072470E">
      <w:pPr>
        <w:pStyle w:val="affffa"/>
      </w:pPr>
      <w:r w:rsidRPr="002E2661">
        <w:t xml:space="preserve">Структура </w:t>
      </w:r>
      <w:proofErr w:type="spellStart"/>
      <w:r w:rsidRPr="002E2661">
        <w:rPr>
          <w:i/>
        </w:rPr>
        <w:t>StateMain</w:t>
      </w:r>
      <w:proofErr w:type="spellEnd"/>
      <w:r w:rsidRPr="002E2661">
        <w:t xml:space="preserve"> инициализируется следующими значениями:</w:t>
      </w:r>
    </w:p>
    <w:p w14:paraId="24D8021B" w14:textId="77777777" w:rsidR="0072470E" w:rsidRPr="002E2661" w:rsidRDefault="0072470E" w:rsidP="00913887">
      <w:pPr>
        <w:pStyle w:val="a"/>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StateMain_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0DD59C81" w14:textId="77777777" w:rsidR="0072470E" w:rsidRPr="002E2661" w:rsidRDefault="0072470E" w:rsidP="00913887">
      <w:pPr>
        <w:pStyle w:val="a"/>
        <w:ind w:left="0" w:firstLine="709"/>
        <w:rPr>
          <w:lang w:val="ru-RU"/>
        </w:rPr>
      </w:pPr>
      <w:r w:rsidRPr="002E2661">
        <w:rPr>
          <w:lang w:val="ru-RU"/>
        </w:rPr>
        <w:lastRenderedPageBreak/>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w:t>
      </w:r>
      <w:proofErr w:type="spellStart"/>
      <w:r w:rsidRPr="002E2661">
        <w:rPr>
          <w:b/>
          <w:i/>
          <w:lang w:val="ru-RU"/>
        </w:rPr>
        <w:t>StateMain_</w:t>
      </w:r>
      <w:proofErr w:type="gramStart"/>
      <w:r w:rsidRPr="002E2661">
        <w:rPr>
          <w:b/>
          <w:i/>
          <w:lang w:val="ru-RU"/>
        </w:rPr>
        <w:t>onEntry</w:t>
      </w:r>
      <w:proofErr w:type="spellEnd"/>
      <w:r w:rsidRPr="002E2661">
        <w:rPr>
          <w:b/>
          <w:i/>
          <w:lang w:val="ru-RU"/>
        </w:rPr>
        <w:t>(</w:t>
      </w:r>
      <w:proofErr w:type="gramEnd"/>
      <w:r w:rsidRPr="002E2661">
        <w:rPr>
          <w:b/>
          <w:i/>
          <w:lang w:val="ru-RU"/>
        </w:rPr>
        <w:t>)</w:t>
      </w:r>
      <w:r w:rsidRPr="002E2661">
        <w:rPr>
          <w:lang w:val="ru-RU"/>
        </w:rPr>
        <w:t>;</w:t>
      </w:r>
    </w:p>
    <w:p w14:paraId="56E1BA68"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0;</w:t>
      </w:r>
    </w:p>
    <w:p w14:paraId="2CB914CE" w14:textId="77777777" w:rsidR="0072470E" w:rsidRPr="002E2661" w:rsidRDefault="0072470E" w:rsidP="00913887">
      <w:pPr>
        <w:pStyle w:val="a"/>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535FE153" w14:textId="77777777" w:rsidR="0072470E" w:rsidRPr="002E2661" w:rsidRDefault="0072470E" w:rsidP="00913887">
      <w:pPr>
        <w:pStyle w:val="a"/>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205419BA" w14:textId="77777777" w:rsidR="0072470E" w:rsidRPr="002E2661" w:rsidRDefault="0072470E" w:rsidP="00913887">
      <w:pPr>
        <w:pStyle w:val="a"/>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w:t>
      </w:r>
      <w:proofErr w:type="spellStart"/>
      <w:r w:rsidRPr="002E2661">
        <w:rPr>
          <w:i/>
          <w:lang w:val="ru-RU"/>
        </w:rPr>
        <w:t>StateSafePassive</w:t>
      </w:r>
      <w:proofErr w:type="spellEnd"/>
      <w:r w:rsidRPr="002E2661">
        <w:rPr>
          <w:lang w:val="ru-RU"/>
        </w:rPr>
        <w:t>.</w:t>
      </w:r>
    </w:p>
    <w:p w14:paraId="556BAF9D" w14:textId="62BFCAA1" w:rsidR="0072470E" w:rsidRPr="002E2661" w:rsidRDefault="0072470E" w:rsidP="0072470E">
      <w:pPr>
        <w:pStyle w:val="affffa"/>
      </w:pPr>
      <w:r w:rsidRPr="002E2661">
        <w:t xml:space="preserve">Функция </w:t>
      </w:r>
      <w:proofErr w:type="spellStart"/>
      <w:r w:rsidRPr="002E2661">
        <w:rPr>
          <w:b/>
          <w:i/>
        </w:rPr>
        <w:t>StateMain_</w:t>
      </w:r>
      <w:proofErr w:type="gramStart"/>
      <w:r w:rsidRPr="002E2661">
        <w:rPr>
          <w:b/>
          <w:i/>
        </w:rPr>
        <w:t>onEntry</w:t>
      </w:r>
      <w:proofErr w:type="spellEnd"/>
      <w:r w:rsidRPr="002E2661">
        <w:rPr>
          <w:b/>
          <w:i/>
        </w:rPr>
        <w:t>(</w:t>
      </w:r>
      <w:proofErr w:type="gramEnd"/>
      <w:r w:rsidRPr="002E2661">
        <w:rPr>
          <w:b/>
          <w:i/>
        </w:rPr>
        <w:t>)</w:t>
      </w:r>
      <w:r w:rsidRPr="002E2661">
        <w:t xml:space="preserve"> вызывает конструкторы компонентов:</w:t>
      </w:r>
    </w:p>
    <w:p w14:paraId="1F3CF8F9" w14:textId="77777777" w:rsidR="0072470E" w:rsidRPr="002E2661" w:rsidRDefault="0072470E" w:rsidP="00913887">
      <w:pPr>
        <w:pStyle w:val="a"/>
        <w:ind w:hanging="502"/>
        <w:rPr>
          <w:lang w:val="ru-RU"/>
        </w:rPr>
      </w:pPr>
      <w:r w:rsidRPr="002E2661">
        <w:rPr>
          <w:b/>
          <w:i/>
          <w:lang w:val="ru-RU"/>
        </w:rPr>
        <w:t>Rs422_</w:t>
      </w:r>
      <w:proofErr w:type="gramStart"/>
      <w:r w:rsidRPr="002E2661">
        <w:rPr>
          <w:b/>
          <w:i/>
          <w:lang w:val="ru-RU"/>
        </w:rPr>
        <w:t>ctor(</w:t>
      </w:r>
      <w:proofErr w:type="gramEnd"/>
      <w:r w:rsidRPr="002E2661">
        <w:rPr>
          <w:b/>
          <w:i/>
          <w:lang w:val="ru-RU"/>
        </w:rPr>
        <w:t>)</w:t>
      </w:r>
      <w:r w:rsidRPr="002E2661">
        <w:rPr>
          <w:lang w:val="ru-RU"/>
        </w:rPr>
        <w:t>;</w:t>
      </w:r>
    </w:p>
    <w:p w14:paraId="01282142" w14:textId="77777777" w:rsidR="0072470E" w:rsidRPr="002E2661" w:rsidRDefault="0072470E" w:rsidP="00913887">
      <w:pPr>
        <w:pStyle w:val="a"/>
        <w:ind w:hanging="502"/>
        <w:rPr>
          <w:lang w:val="ru-RU"/>
        </w:rPr>
      </w:pPr>
      <w:proofErr w:type="spellStart"/>
      <w:r w:rsidRPr="002E2661">
        <w:rPr>
          <w:b/>
          <w:i/>
          <w:lang w:val="ru-RU"/>
        </w:rPr>
        <w:t>BlockExch_</w:t>
      </w:r>
      <w:proofErr w:type="gramStart"/>
      <w:r w:rsidRPr="002E2661">
        <w:rPr>
          <w:b/>
          <w:i/>
          <w:lang w:val="ru-RU"/>
        </w:rPr>
        <w:t>ctor</w:t>
      </w:r>
      <w:proofErr w:type="spellEnd"/>
      <w:r w:rsidRPr="002E2661">
        <w:rPr>
          <w:b/>
          <w:i/>
          <w:lang w:val="ru-RU"/>
        </w:rPr>
        <w:t>(</w:t>
      </w:r>
      <w:proofErr w:type="gramEnd"/>
      <w:r w:rsidRPr="002E2661">
        <w:rPr>
          <w:b/>
          <w:i/>
          <w:lang w:val="ru-RU"/>
        </w:rPr>
        <w:t>)</w:t>
      </w:r>
      <w:r w:rsidRPr="002E2661">
        <w:rPr>
          <w:lang w:val="ru-RU"/>
        </w:rPr>
        <w:t>;</w:t>
      </w:r>
    </w:p>
    <w:p w14:paraId="55EFC934" w14:textId="44A9FA86" w:rsidR="0072470E" w:rsidRPr="002E2661" w:rsidRDefault="0072470E" w:rsidP="00913887">
      <w:pPr>
        <w:pStyle w:val="a"/>
        <w:ind w:left="0" w:firstLine="709"/>
        <w:rPr>
          <w:lang w:val="ru-RU"/>
        </w:rPr>
      </w:pPr>
      <w:proofErr w:type="spellStart"/>
      <w:r w:rsidRPr="002E2661">
        <w:rPr>
          <w:b/>
          <w:i/>
          <w:lang w:val="ru-RU"/>
        </w:rPr>
        <w:t>ActivityManager_</w:t>
      </w:r>
      <w:proofErr w:type="gramStart"/>
      <w:r w:rsidRPr="002E2661">
        <w:rPr>
          <w:b/>
          <w:i/>
          <w:lang w:val="ru-RU"/>
        </w:rPr>
        <w:t>ctor</w:t>
      </w:r>
      <w:proofErr w:type="spellEnd"/>
      <w:r w:rsidRPr="002E2661">
        <w:rPr>
          <w:b/>
          <w:i/>
          <w:lang w:val="ru-RU"/>
        </w:rPr>
        <w:t>(</w:t>
      </w:r>
      <w:proofErr w:type="gramEnd"/>
      <w:r w:rsidRPr="002E2661">
        <w:rPr>
          <w:b/>
          <w:i/>
          <w:lang w:val="ru-RU"/>
        </w:rPr>
        <w:t>)</w:t>
      </w:r>
      <w:r w:rsidRPr="002E2661">
        <w:rPr>
          <w:lang w:val="ru-RU"/>
        </w:rPr>
        <w:t>;</w:t>
      </w:r>
    </w:p>
    <w:p w14:paraId="6B06AD2D" w14:textId="77777777" w:rsidR="0072470E" w:rsidRPr="002E2661" w:rsidRDefault="0072470E" w:rsidP="00913887">
      <w:pPr>
        <w:pStyle w:val="a"/>
        <w:ind w:hanging="502"/>
        <w:rPr>
          <w:lang w:val="ru-RU"/>
        </w:rPr>
      </w:pPr>
      <w:proofErr w:type="spellStart"/>
      <w:r w:rsidRPr="002E2661">
        <w:rPr>
          <w:b/>
          <w:i/>
          <w:lang w:val="ru-RU"/>
        </w:rPr>
        <w:t>ControlSystem_</w:t>
      </w:r>
      <w:proofErr w:type="gramStart"/>
      <w:r w:rsidRPr="002E2661">
        <w:rPr>
          <w:b/>
          <w:i/>
          <w:lang w:val="ru-RU"/>
        </w:rPr>
        <w:t>ctor</w:t>
      </w:r>
      <w:proofErr w:type="spellEnd"/>
      <w:r w:rsidRPr="002E2661">
        <w:rPr>
          <w:b/>
          <w:i/>
          <w:lang w:val="ru-RU"/>
        </w:rPr>
        <w:t>(</w:t>
      </w:r>
      <w:proofErr w:type="gramEnd"/>
      <w:r w:rsidRPr="002E2661">
        <w:rPr>
          <w:b/>
          <w:i/>
          <w:lang w:val="ru-RU"/>
        </w:rPr>
        <w:t>)</w:t>
      </w:r>
      <w:r w:rsidRPr="002E2661">
        <w:rPr>
          <w:lang w:val="ru-RU"/>
        </w:rPr>
        <w:t>;</w:t>
      </w:r>
    </w:p>
    <w:p w14:paraId="7A2E76A7" w14:textId="77777777" w:rsidR="0072470E" w:rsidRPr="002E2661" w:rsidRDefault="0072470E" w:rsidP="00913887">
      <w:pPr>
        <w:pStyle w:val="a"/>
        <w:ind w:hanging="502"/>
        <w:rPr>
          <w:lang w:val="ru-RU"/>
        </w:rPr>
      </w:pPr>
      <w:proofErr w:type="spellStart"/>
      <w:r w:rsidRPr="002E2661">
        <w:rPr>
          <w:b/>
          <w:i/>
          <w:lang w:val="ru-RU"/>
        </w:rPr>
        <w:t>PositionDet_</w:t>
      </w:r>
      <w:proofErr w:type="gramStart"/>
      <w:r w:rsidRPr="002E2661">
        <w:rPr>
          <w:b/>
          <w:i/>
          <w:lang w:val="ru-RU"/>
        </w:rPr>
        <w:t>ctor</w:t>
      </w:r>
      <w:proofErr w:type="spellEnd"/>
      <w:r w:rsidRPr="002E2661">
        <w:rPr>
          <w:b/>
          <w:i/>
          <w:lang w:val="ru-RU"/>
        </w:rPr>
        <w:t>(</w:t>
      </w:r>
      <w:proofErr w:type="gramEnd"/>
      <w:r w:rsidRPr="002E2661">
        <w:rPr>
          <w:b/>
          <w:i/>
          <w:lang w:val="ru-RU"/>
        </w:rPr>
        <w:t>)</w:t>
      </w:r>
      <w:r w:rsidRPr="002E2661">
        <w:rPr>
          <w:lang w:val="ru-RU"/>
        </w:rPr>
        <w:t>;</w:t>
      </w:r>
    </w:p>
    <w:p w14:paraId="638AE6AB" w14:textId="77777777" w:rsidR="0072470E" w:rsidRPr="002E2661" w:rsidRDefault="0072470E" w:rsidP="00913887">
      <w:pPr>
        <w:pStyle w:val="a"/>
        <w:ind w:hanging="502"/>
        <w:rPr>
          <w:b/>
          <w:bCs/>
          <w:i/>
          <w:iCs/>
          <w:lang w:val="ru-RU"/>
        </w:rPr>
      </w:pPr>
      <w:r w:rsidRPr="002E2661">
        <w:rPr>
          <w:b/>
          <w:bCs/>
          <w:i/>
          <w:iCs/>
          <w:lang w:val="ru-RU"/>
        </w:rPr>
        <w:t xml:space="preserve"> </w:t>
      </w:r>
      <w:proofErr w:type="spellStart"/>
      <w:r w:rsidR="00142C37" w:rsidRPr="002E2661">
        <w:rPr>
          <w:b/>
          <w:i/>
          <w:lang w:val="ru-RU"/>
        </w:rPr>
        <w:t>ShuntShift_</w:t>
      </w:r>
      <w:proofErr w:type="gramStart"/>
      <w:r w:rsidR="00142C37" w:rsidRPr="002E2661">
        <w:rPr>
          <w:b/>
          <w:i/>
          <w:lang w:val="ru-RU"/>
        </w:rPr>
        <w:t>ctor</w:t>
      </w:r>
      <w:proofErr w:type="spellEnd"/>
      <w:r w:rsidRPr="002E2661">
        <w:rPr>
          <w:b/>
          <w:bCs/>
          <w:i/>
          <w:iCs/>
          <w:lang w:val="ru-RU"/>
        </w:rPr>
        <w:t>(</w:t>
      </w:r>
      <w:proofErr w:type="gramEnd"/>
      <w:r w:rsidRPr="002E2661">
        <w:rPr>
          <w:b/>
          <w:bCs/>
          <w:i/>
          <w:iCs/>
          <w:lang w:val="ru-RU"/>
        </w:rPr>
        <w:t>);</w:t>
      </w:r>
    </w:p>
    <w:p w14:paraId="62C00DA7" w14:textId="77777777" w:rsidR="0072470E" w:rsidRPr="002E2661" w:rsidRDefault="0072470E" w:rsidP="00913887">
      <w:pPr>
        <w:pStyle w:val="a"/>
        <w:ind w:hanging="502"/>
        <w:rPr>
          <w:b/>
          <w:bCs/>
          <w:i/>
          <w:iCs/>
          <w:lang w:val="ru-RU"/>
        </w:rPr>
      </w:pPr>
      <w:proofErr w:type="spellStart"/>
      <w:r w:rsidRPr="002E2661">
        <w:rPr>
          <w:b/>
          <w:bCs/>
          <w:i/>
          <w:iCs/>
          <w:lang w:val="ru-RU"/>
        </w:rPr>
        <w:t>IntegrCtrl_</w:t>
      </w:r>
      <w:proofErr w:type="gramStart"/>
      <w:r w:rsidRPr="002E2661">
        <w:rPr>
          <w:b/>
          <w:i/>
          <w:lang w:val="ru-RU"/>
        </w:rPr>
        <w:t>ctor</w:t>
      </w:r>
      <w:proofErr w:type="spellEnd"/>
      <w:r w:rsidRPr="002E2661">
        <w:rPr>
          <w:b/>
          <w:bCs/>
          <w:i/>
          <w:iCs/>
          <w:lang w:val="ru-RU"/>
        </w:rPr>
        <w:t>(</w:t>
      </w:r>
      <w:proofErr w:type="gramEnd"/>
      <w:r w:rsidRPr="002E2661">
        <w:rPr>
          <w:b/>
          <w:bCs/>
          <w:i/>
          <w:iCs/>
          <w:lang w:val="ru-RU"/>
        </w:rPr>
        <w:t>);</w:t>
      </w:r>
    </w:p>
    <w:p w14:paraId="7CD8B035" w14:textId="387BFD0F" w:rsidR="0072470E" w:rsidRPr="002E2661" w:rsidRDefault="0072470E" w:rsidP="00913887">
      <w:pPr>
        <w:pStyle w:val="a"/>
        <w:ind w:hanging="502"/>
        <w:rPr>
          <w:b/>
          <w:bCs/>
          <w:i/>
          <w:iCs/>
          <w:lang w:val="ru-RU"/>
        </w:rPr>
      </w:pPr>
      <w:proofErr w:type="spellStart"/>
      <w:r w:rsidRPr="002E2661">
        <w:rPr>
          <w:b/>
          <w:bCs/>
          <w:i/>
          <w:iCs/>
          <w:lang w:val="ru-RU"/>
        </w:rPr>
        <w:t>IntegrCtrl_</w:t>
      </w:r>
      <w:proofErr w:type="gramStart"/>
      <w:r w:rsidRPr="002E2661">
        <w:rPr>
          <w:b/>
          <w:i/>
          <w:lang w:val="ru-RU"/>
        </w:rPr>
        <w:t>ctor</w:t>
      </w:r>
      <w:proofErr w:type="spellEnd"/>
      <w:r w:rsidRPr="002E2661">
        <w:rPr>
          <w:b/>
          <w:bCs/>
          <w:i/>
          <w:iCs/>
          <w:lang w:val="ru-RU"/>
        </w:rPr>
        <w:t>(</w:t>
      </w:r>
      <w:proofErr w:type="gramEnd"/>
      <w:r w:rsidRPr="002E2661">
        <w:rPr>
          <w:b/>
          <w:bCs/>
          <w:i/>
          <w:iCs/>
          <w:lang w:val="ru-RU"/>
        </w:rPr>
        <w:t>)</w:t>
      </w:r>
      <w:r w:rsidR="005A272D" w:rsidRPr="002E2661">
        <w:rPr>
          <w:b/>
          <w:bCs/>
          <w:i/>
          <w:iCs/>
          <w:lang w:val="ru-RU"/>
        </w:rPr>
        <w:t>;</w:t>
      </w:r>
    </w:p>
    <w:p w14:paraId="1FECDAB7" w14:textId="77777777" w:rsidR="005A272D" w:rsidRPr="002E2661" w:rsidRDefault="005A272D" w:rsidP="00913887">
      <w:pPr>
        <w:pStyle w:val="a"/>
        <w:ind w:hanging="502"/>
        <w:rPr>
          <w:b/>
          <w:bCs/>
          <w:i/>
          <w:iCs/>
          <w:lang w:val="ru-RU"/>
        </w:rPr>
      </w:pPr>
      <w:proofErr w:type="spellStart"/>
      <w:r w:rsidRPr="002E2661">
        <w:rPr>
          <w:b/>
          <w:bCs/>
          <w:i/>
          <w:iCs/>
          <w:lang w:val="ru-RU"/>
        </w:rPr>
        <w:t>OverloadDet_</w:t>
      </w:r>
      <w:proofErr w:type="gramStart"/>
      <w:r w:rsidRPr="002E2661">
        <w:rPr>
          <w:b/>
          <w:bCs/>
          <w:i/>
          <w:iCs/>
          <w:lang w:val="ru-RU"/>
        </w:rPr>
        <w:t>ctor</w:t>
      </w:r>
      <w:proofErr w:type="spellEnd"/>
      <w:r w:rsidRPr="002E2661">
        <w:rPr>
          <w:b/>
          <w:bCs/>
          <w:i/>
          <w:iCs/>
          <w:lang w:val="ru-RU"/>
        </w:rPr>
        <w:t>( )</w:t>
      </w:r>
      <w:proofErr w:type="gramEnd"/>
      <w:r w:rsidRPr="002E2661">
        <w:rPr>
          <w:b/>
          <w:bCs/>
          <w:i/>
          <w:iCs/>
          <w:lang w:val="ru-RU"/>
        </w:rPr>
        <w:t>.</w:t>
      </w:r>
    </w:p>
    <w:p w14:paraId="5C8F62E3" w14:textId="25E3C6BD" w:rsidR="0072470E" w:rsidRPr="002E2661" w:rsidRDefault="0072470E" w:rsidP="0072470E">
      <w:pPr>
        <w:pStyle w:val="affffa"/>
      </w:pPr>
      <w:r w:rsidRPr="002E2661">
        <w:t xml:space="preserve">Функция </w:t>
      </w:r>
      <w:proofErr w:type="spellStart"/>
      <w:r w:rsidRPr="002E2661">
        <w:rPr>
          <w:b/>
          <w:i/>
        </w:rPr>
        <w:t>StateMain_</w:t>
      </w:r>
      <w:proofErr w:type="gramStart"/>
      <w:r w:rsidRPr="002E2661">
        <w:rPr>
          <w:b/>
          <w:i/>
        </w:rPr>
        <w:t>onRun</w:t>
      </w:r>
      <w:proofErr w:type="spellEnd"/>
      <w:r w:rsidRPr="002E2661">
        <w:rPr>
          <w:b/>
          <w:i/>
        </w:rPr>
        <w:t>(</w:t>
      </w:r>
      <w:proofErr w:type="gramEnd"/>
      <w:r w:rsidRPr="002E2661">
        <w:rPr>
          <w:b/>
          <w:i/>
        </w:rPr>
        <w:t>)</w:t>
      </w:r>
      <w:r w:rsidRPr="002E2661">
        <w:t xml:space="preserve"> вызывает функции </w:t>
      </w:r>
      <w:r w:rsidR="0019465E" w:rsidRPr="002E2661">
        <w:t xml:space="preserve">управления работой </w:t>
      </w:r>
      <w:r w:rsidRPr="002E2661">
        <w:t>следующих компонентов:</w:t>
      </w:r>
    </w:p>
    <w:p w14:paraId="03D19874" w14:textId="77777777" w:rsidR="0072470E" w:rsidRPr="002E2661" w:rsidRDefault="0072470E" w:rsidP="00913887">
      <w:pPr>
        <w:pStyle w:val="a"/>
        <w:ind w:hanging="502"/>
        <w:rPr>
          <w:lang w:val="ru-RU"/>
        </w:rPr>
      </w:pPr>
      <w:r w:rsidRPr="002E2661">
        <w:rPr>
          <w:b/>
          <w:i/>
          <w:lang w:val="ru-RU"/>
        </w:rPr>
        <w:t>Rs422_</w:t>
      </w:r>
      <w:proofErr w:type="gramStart"/>
      <w:r w:rsidRPr="002E2661">
        <w:rPr>
          <w:b/>
          <w:i/>
          <w:lang w:val="ru-RU"/>
        </w:rPr>
        <w:t>run(</w:t>
      </w:r>
      <w:proofErr w:type="gramEnd"/>
      <w:r w:rsidRPr="002E2661">
        <w:rPr>
          <w:b/>
          <w:i/>
          <w:lang w:val="ru-RU"/>
        </w:rPr>
        <w:t>)</w:t>
      </w:r>
      <w:r w:rsidRPr="002E2661">
        <w:rPr>
          <w:lang w:val="ru-RU"/>
        </w:rPr>
        <w:t>;</w:t>
      </w:r>
    </w:p>
    <w:p w14:paraId="1AD24288" w14:textId="77777777" w:rsidR="0072470E" w:rsidRPr="002E2661" w:rsidRDefault="0072470E" w:rsidP="00913887">
      <w:pPr>
        <w:pStyle w:val="a"/>
        <w:ind w:hanging="502"/>
        <w:rPr>
          <w:lang w:val="ru-RU"/>
        </w:rPr>
      </w:pPr>
      <w:proofErr w:type="spellStart"/>
      <w:r w:rsidRPr="002E2661">
        <w:rPr>
          <w:b/>
          <w:i/>
          <w:lang w:val="ru-RU"/>
        </w:rPr>
        <w:t>BlockExch_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0F4F0B37" w14:textId="33546745" w:rsidR="0072470E" w:rsidRPr="002E2661" w:rsidRDefault="0072470E" w:rsidP="00913887">
      <w:pPr>
        <w:pStyle w:val="a"/>
        <w:ind w:hanging="502"/>
        <w:rPr>
          <w:lang w:val="ru-RU"/>
        </w:rPr>
      </w:pPr>
      <w:proofErr w:type="spellStart"/>
      <w:r w:rsidRPr="002E2661">
        <w:rPr>
          <w:b/>
          <w:i/>
          <w:lang w:val="ru-RU"/>
        </w:rPr>
        <w:t>Activ</w:t>
      </w:r>
      <w:r w:rsidR="002B4488" w:rsidRPr="002E2661">
        <w:rPr>
          <w:b/>
          <w:i/>
          <w:lang w:val="ru-RU"/>
        </w:rPr>
        <w:t>e</w:t>
      </w:r>
      <w:r w:rsidRPr="002E2661">
        <w:rPr>
          <w:b/>
          <w:i/>
          <w:lang w:val="ru-RU"/>
        </w:rPr>
        <w:t>ManagerConnect_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666DEC1C" w14:textId="77777777" w:rsidR="0072470E" w:rsidRPr="002E2661" w:rsidRDefault="0072470E" w:rsidP="00913887">
      <w:pPr>
        <w:pStyle w:val="a"/>
        <w:ind w:hanging="502"/>
        <w:rPr>
          <w:lang w:val="ru-RU"/>
        </w:rPr>
      </w:pPr>
      <w:proofErr w:type="spellStart"/>
      <w:r w:rsidRPr="002E2661">
        <w:rPr>
          <w:b/>
          <w:i/>
          <w:lang w:val="ru-RU"/>
        </w:rPr>
        <w:t>ActivityManager_run</w:t>
      </w:r>
      <w:proofErr w:type="spellEnd"/>
      <w:r w:rsidRPr="002E2661">
        <w:rPr>
          <w:b/>
          <w:i/>
          <w:lang w:val="ru-RU"/>
        </w:rPr>
        <w:t xml:space="preserve"> ()</w:t>
      </w:r>
      <w:r w:rsidRPr="002E2661">
        <w:rPr>
          <w:lang w:val="ru-RU"/>
        </w:rPr>
        <w:t>;</w:t>
      </w:r>
    </w:p>
    <w:p w14:paraId="2207D1AE" w14:textId="2A05A677" w:rsidR="0072470E" w:rsidRPr="002E2661" w:rsidRDefault="0072470E" w:rsidP="00913887">
      <w:pPr>
        <w:pStyle w:val="a"/>
        <w:ind w:hanging="502"/>
        <w:rPr>
          <w:b/>
          <w:bCs/>
          <w:i/>
          <w:iCs/>
          <w:lang w:val="ru-RU"/>
        </w:rPr>
      </w:pPr>
      <w:proofErr w:type="spellStart"/>
      <w:r w:rsidRPr="002E2661">
        <w:rPr>
          <w:b/>
          <w:bCs/>
          <w:i/>
          <w:iCs/>
          <w:lang w:val="ru-RU"/>
        </w:rPr>
        <w:t>RelayCtrl</w:t>
      </w:r>
      <w:r w:rsidR="00D325D0" w:rsidRPr="002E2661">
        <w:rPr>
          <w:b/>
          <w:bCs/>
          <w:i/>
          <w:iCs/>
          <w:lang w:val="ru-RU"/>
        </w:rPr>
        <w:t>_</w:t>
      </w:r>
      <w:proofErr w:type="gramStart"/>
      <w:r w:rsidR="00D325D0" w:rsidRPr="002E2661">
        <w:rPr>
          <w:b/>
          <w:bCs/>
          <w:i/>
          <w:iCs/>
          <w:lang w:val="ru-RU"/>
        </w:rPr>
        <w:t>run</w:t>
      </w:r>
      <w:proofErr w:type="spellEnd"/>
      <w:r w:rsidRPr="002E2661">
        <w:rPr>
          <w:b/>
          <w:bCs/>
          <w:i/>
          <w:iCs/>
          <w:lang w:val="ru-RU"/>
        </w:rPr>
        <w:t>(</w:t>
      </w:r>
      <w:proofErr w:type="gramEnd"/>
      <w:r w:rsidRPr="002E2661">
        <w:rPr>
          <w:b/>
          <w:bCs/>
          <w:i/>
          <w:iCs/>
          <w:lang w:val="ru-RU"/>
        </w:rPr>
        <w:t>);</w:t>
      </w:r>
    </w:p>
    <w:p w14:paraId="2103BC15" w14:textId="3C9265BF" w:rsidR="0072470E" w:rsidRPr="002E2661" w:rsidRDefault="0072470E" w:rsidP="00913887">
      <w:pPr>
        <w:pStyle w:val="a"/>
        <w:ind w:hanging="502"/>
        <w:rPr>
          <w:lang w:val="ru-RU"/>
        </w:rPr>
      </w:pPr>
      <w:proofErr w:type="spellStart"/>
      <w:r w:rsidRPr="002E2661">
        <w:rPr>
          <w:b/>
          <w:i/>
          <w:lang w:val="ru-RU"/>
        </w:rPr>
        <w:t>ControlSystem</w:t>
      </w:r>
      <w:proofErr w:type="spellEnd"/>
      <w:r w:rsidRPr="002E2661">
        <w:rPr>
          <w:b/>
          <w:i/>
          <w:lang w:val="ru-RU"/>
        </w:rPr>
        <w:t>_</w:t>
      </w:r>
      <w:r w:rsidR="00393458" w:rsidRPr="002E2661" w:rsidDel="00393458">
        <w:rPr>
          <w:b/>
          <w:i/>
          <w:lang w:val="ru-RU"/>
        </w:rPr>
        <w:t xml:space="preserve"> </w:t>
      </w:r>
      <w:proofErr w:type="spellStart"/>
      <w:proofErr w:type="gramStart"/>
      <w:r w:rsidR="00393458"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27532A20" w14:textId="77777777" w:rsidR="0072470E" w:rsidRPr="002E2661" w:rsidRDefault="0072470E" w:rsidP="00913887">
      <w:pPr>
        <w:pStyle w:val="a"/>
        <w:ind w:hanging="502"/>
        <w:rPr>
          <w:lang w:val="ru-RU"/>
        </w:rPr>
      </w:pPr>
      <w:proofErr w:type="spellStart"/>
      <w:r w:rsidRPr="002E2661">
        <w:rPr>
          <w:b/>
          <w:i/>
          <w:lang w:val="ru-RU"/>
        </w:rPr>
        <w:t>PositionDet_</w:t>
      </w:r>
      <w:proofErr w:type="gramStart"/>
      <w:r w:rsidRPr="002E2661">
        <w:rPr>
          <w:b/>
          <w:i/>
          <w:lang w:val="ru-RU"/>
        </w:rPr>
        <w:t>run</w:t>
      </w:r>
      <w:proofErr w:type="spellEnd"/>
      <w:r w:rsidRPr="002E2661">
        <w:rPr>
          <w:b/>
          <w:i/>
          <w:lang w:val="ru-RU"/>
        </w:rPr>
        <w:t>(</w:t>
      </w:r>
      <w:proofErr w:type="gramEnd"/>
      <w:r w:rsidRPr="002E2661">
        <w:rPr>
          <w:b/>
          <w:i/>
          <w:lang w:val="ru-RU"/>
        </w:rPr>
        <w:t>)</w:t>
      </w:r>
      <w:r w:rsidRPr="002E2661">
        <w:rPr>
          <w:lang w:val="ru-RU"/>
        </w:rPr>
        <w:t>;</w:t>
      </w:r>
    </w:p>
    <w:p w14:paraId="3C83E5D1" w14:textId="77777777" w:rsidR="0072470E" w:rsidRPr="002E2661" w:rsidRDefault="0072470E" w:rsidP="00913887">
      <w:pPr>
        <w:pStyle w:val="a"/>
        <w:ind w:hanging="502"/>
        <w:rPr>
          <w:b/>
          <w:bCs/>
          <w:i/>
          <w:iCs/>
          <w:lang w:val="ru-RU"/>
        </w:rPr>
      </w:pPr>
      <w:r w:rsidRPr="002E2661">
        <w:rPr>
          <w:b/>
          <w:bCs/>
          <w:i/>
          <w:iCs/>
          <w:lang w:val="ru-RU"/>
        </w:rPr>
        <w:t xml:space="preserve"> </w:t>
      </w:r>
      <w:proofErr w:type="spellStart"/>
      <w:r w:rsidRPr="002E2661">
        <w:rPr>
          <w:b/>
          <w:bCs/>
          <w:i/>
          <w:iCs/>
          <w:lang w:val="ru-RU"/>
        </w:rPr>
        <w:t>ShuntShift_</w:t>
      </w:r>
      <w:proofErr w:type="gramStart"/>
      <w:r w:rsidRPr="002E2661">
        <w:rPr>
          <w:b/>
          <w:bCs/>
          <w:i/>
          <w:iCs/>
          <w:lang w:val="ru-RU"/>
        </w:rPr>
        <w:t>run</w:t>
      </w:r>
      <w:proofErr w:type="spellEnd"/>
      <w:r w:rsidRPr="002E2661">
        <w:rPr>
          <w:b/>
          <w:bCs/>
          <w:i/>
          <w:iCs/>
          <w:lang w:val="ru-RU"/>
        </w:rPr>
        <w:t>(</w:t>
      </w:r>
      <w:proofErr w:type="gramEnd"/>
      <w:r w:rsidRPr="002E2661">
        <w:rPr>
          <w:b/>
          <w:bCs/>
          <w:i/>
          <w:iCs/>
          <w:lang w:val="ru-RU"/>
        </w:rPr>
        <w:t>);</w:t>
      </w:r>
    </w:p>
    <w:p w14:paraId="2B1454C0" w14:textId="77777777" w:rsidR="0072470E" w:rsidRPr="002E2661" w:rsidRDefault="0072470E" w:rsidP="00913887">
      <w:pPr>
        <w:pStyle w:val="a"/>
        <w:ind w:hanging="502"/>
        <w:rPr>
          <w:b/>
          <w:bCs/>
          <w:i/>
          <w:iCs/>
          <w:lang w:val="ru-RU"/>
        </w:rPr>
      </w:pPr>
      <w:proofErr w:type="spellStart"/>
      <w:r w:rsidRPr="002E2661">
        <w:rPr>
          <w:b/>
          <w:bCs/>
          <w:i/>
          <w:iCs/>
          <w:lang w:val="ru-RU"/>
        </w:rPr>
        <w:t>IntegrCtrl_</w:t>
      </w:r>
      <w:proofErr w:type="gramStart"/>
      <w:r w:rsidRPr="002E2661">
        <w:rPr>
          <w:b/>
          <w:bCs/>
          <w:i/>
          <w:iCs/>
          <w:lang w:val="ru-RU"/>
        </w:rPr>
        <w:t>run</w:t>
      </w:r>
      <w:proofErr w:type="spellEnd"/>
      <w:r w:rsidRPr="002E2661">
        <w:rPr>
          <w:b/>
          <w:bCs/>
          <w:i/>
          <w:iCs/>
          <w:lang w:val="ru-RU"/>
        </w:rPr>
        <w:t>(</w:t>
      </w:r>
      <w:proofErr w:type="gramEnd"/>
      <w:r w:rsidRPr="002E2661">
        <w:rPr>
          <w:b/>
          <w:bCs/>
          <w:i/>
          <w:iCs/>
          <w:lang w:val="ru-RU"/>
        </w:rPr>
        <w:t>);</w:t>
      </w:r>
    </w:p>
    <w:p w14:paraId="46040AB6" w14:textId="77777777" w:rsidR="0072470E" w:rsidRPr="002E2661" w:rsidRDefault="0072470E" w:rsidP="00913887">
      <w:pPr>
        <w:pStyle w:val="a"/>
        <w:ind w:hanging="502"/>
        <w:rPr>
          <w:b/>
          <w:bCs/>
          <w:i/>
          <w:iCs/>
          <w:lang w:val="ru-RU"/>
        </w:rPr>
      </w:pPr>
      <w:proofErr w:type="spellStart"/>
      <w:r w:rsidRPr="002E2661">
        <w:rPr>
          <w:b/>
          <w:bCs/>
          <w:i/>
          <w:iCs/>
          <w:lang w:val="ru-RU"/>
        </w:rPr>
        <w:t>IntegrCtrlGen_</w:t>
      </w:r>
      <w:proofErr w:type="gramStart"/>
      <w:r w:rsidRPr="002E2661">
        <w:rPr>
          <w:b/>
          <w:bCs/>
          <w:i/>
          <w:iCs/>
          <w:lang w:val="ru-RU"/>
        </w:rPr>
        <w:t>run</w:t>
      </w:r>
      <w:proofErr w:type="spellEnd"/>
      <w:r w:rsidRPr="002E2661">
        <w:rPr>
          <w:b/>
          <w:bCs/>
          <w:i/>
          <w:iCs/>
          <w:lang w:val="ru-RU"/>
        </w:rPr>
        <w:t>(</w:t>
      </w:r>
      <w:proofErr w:type="gramEnd"/>
      <w:r w:rsidRPr="002E2661">
        <w:rPr>
          <w:b/>
          <w:bCs/>
          <w:i/>
          <w:iCs/>
          <w:lang w:val="ru-RU"/>
        </w:rPr>
        <w:t>).</w:t>
      </w:r>
    </w:p>
    <w:p w14:paraId="241BD477" w14:textId="77777777" w:rsidR="0072470E" w:rsidRPr="002E2661" w:rsidRDefault="0072470E" w:rsidP="0072470E">
      <w:pPr>
        <w:pStyle w:val="a4"/>
      </w:pPr>
      <w:r w:rsidRPr="002E2661">
        <w:lastRenderedPageBreak/>
        <w:t xml:space="preserve">Функция всегда возвращает значение </w:t>
      </w:r>
      <w:proofErr w:type="spellStart"/>
      <w:r w:rsidRPr="002E2661">
        <w:rPr>
          <w:i/>
        </w:rPr>
        <w:t>true</w:t>
      </w:r>
      <w:proofErr w:type="spellEnd"/>
      <w:r w:rsidRPr="002E2661">
        <w:t>.</w:t>
      </w:r>
    </w:p>
    <w:p w14:paraId="5AB2A5BB" w14:textId="77777777" w:rsidR="0072470E" w:rsidRPr="002E2661" w:rsidRDefault="0072470E" w:rsidP="00747915">
      <w:pPr>
        <w:pStyle w:val="40"/>
      </w:pPr>
      <w:r w:rsidRPr="002E2661">
        <w:t xml:space="preserve">Модуль </w:t>
      </w:r>
      <w:proofErr w:type="spellStart"/>
      <w:r w:rsidRPr="002E2661">
        <w:t>StateSafePassive</w:t>
      </w:r>
      <w:proofErr w:type="spellEnd"/>
    </w:p>
    <w:p w14:paraId="128CE23C" w14:textId="77777777" w:rsidR="0072470E" w:rsidRPr="002E2661" w:rsidRDefault="0072470E" w:rsidP="002F6B6A">
      <w:pPr>
        <w:pStyle w:val="5"/>
      </w:pPr>
      <w:r w:rsidRPr="002E2661">
        <w:t>Назначение</w:t>
      </w:r>
    </w:p>
    <w:p w14:paraId="41CFCF78" w14:textId="77777777" w:rsidR="0072470E" w:rsidRPr="002E2661" w:rsidRDefault="0072470E" w:rsidP="0072470E">
      <w:pPr>
        <w:pStyle w:val="a4"/>
      </w:pPr>
      <w:r w:rsidRPr="002E2661">
        <w:t>Безопасное пассивное состояние.</w:t>
      </w:r>
    </w:p>
    <w:p w14:paraId="5C5706DC" w14:textId="77777777" w:rsidR="0072470E" w:rsidRPr="002E2661" w:rsidRDefault="0072470E" w:rsidP="002F6B6A">
      <w:pPr>
        <w:pStyle w:val="5"/>
      </w:pPr>
      <w:r w:rsidRPr="002E2661">
        <w:t>Описание</w:t>
      </w:r>
    </w:p>
    <w:p w14:paraId="11AEFEB7" w14:textId="77777777" w:rsidR="0072470E" w:rsidRPr="002E2661" w:rsidRDefault="0072470E" w:rsidP="0072470E">
      <w:pPr>
        <w:pStyle w:val="affffa"/>
      </w:pPr>
      <w:r w:rsidRPr="002E2661">
        <w:t xml:space="preserve">Структура </w:t>
      </w:r>
      <w:proofErr w:type="spellStart"/>
      <w:r w:rsidRPr="002E2661">
        <w:rPr>
          <w:i/>
        </w:rPr>
        <w:t>StateSafePassive</w:t>
      </w:r>
      <w:proofErr w:type="spellEnd"/>
      <w:r w:rsidRPr="002E2661">
        <w:t xml:space="preserve"> инициализируется следующими значениями:</w:t>
      </w:r>
    </w:p>
    <w:p w14:paraId="016E6F54" w14:textId="77777777" w:rsidR="0072470E" w:rsidRPr="002E2661" w:rsidRDefault="0072470E" w:rsidP="00913887">
      <w:pPr>
        <w:pStyle w:val="a"/>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StateSafePassive_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04B18984"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0;</w:t>
      </w:r>
    </w:p>
    <w:p w14:paraId="29F52F93"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0;</w:t>
      </w:r>
    </w:p>
    <w:p w14:paraId="3E2ED63A" w14:textId="77777777" w:rsidR="0072470E" w:rsidRPr="002E2661" w:rsidRDefault="0072470E" w:rsidP="00913887">
      <w:pPr>
        <w:pStyle w:val="a"/>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25DD55FC" w14:textId="77777777" w:rsidR="0072470E" w:rsidRPr="002E2661" w:rsidRDefault="0072470E" w:rsidP="00913887">
      <w:pPr>
        <w:pStyle w:val="a"/>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StateMain</w:t>
      </w:r>
      <w:proofErr w:type="spellEnd"/>
      <w:r w:rsidRPr="002E2661">
        <w:rPr>
          <w:lang w:val="ru-RU"/>
        </w:rPr>
        <w:t>;</w:t>
      </w:r>
    </w:p>
    <w:p w14:paraId="37387DB6" w14:textId="77777777" w:rsidR="0072470E" w:rsidRPr="002E2661" w:rsidRDefault="0072470E" w:rsidP="00913887">
      <w:pPr>
        <w:pStyle w:val="a"/>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0.</w:t>
      </w:r>
    </w:p>
    <w:p w14:paraId="0D3B8ECE" w14:textId="77777777" w:rsidR="0072470E" w:rsidRPr="002E2661" w:rsidRDefault="0072470E" w:rsidP="0072470E">
      <w:pPr>
        <w:pStyle w:val="a4"/>
      </w:pPr>
      <w:r w:rsidRPr="002E2661">
        <w:t xml:space="preserve">Функция </w:t>
      </w:r>
      <w:proofErr w:type="spellStart"/>
      <w:r w:rsidRPr="002E2661">
        <w:rPr>
          <w:b/>
          <w:i/>
        </w:rPr>
        <w:t>StateSafePassive_</w:t>
      </w:r>
      <w:proofErr w:type="gramStart"/>
      <w:r w:rsidRPr="002E2661">
        <w:rPr>
          <w:b/>
          <w:i/>
        </w:rPr>
        <w:t>onRun</w:t>
      </w:r>
      <w:proofErr w:type="spellEnd"/>
      <w:r w:rsidRPr="002E2661">
        <w:rPr>
          <w:b/>
          <w:i/>
        </w:rPr>
        <w:t>(</w:t>
      </w:r>
      <w:proofErr w:type="gramEnd"/>
      <w:r w:rsidRPr="002E2661">
        <w:rPr>
          <w:b/>
          <w:i/>
        </w:rPr>
        <w:t>)</w:t>
      </w:r>
      <w:r w:rsidRPr="002E2661">
        <w:t xml:space="preserve"> определяет условия перехода в активное состояние при помощи функции </w:t>
      </w:r>
      <w:proofErr w:type="spellStart"/>
      <w:r w:rsidRPr="002E2661">
        <w:rPr>
          <w:b/>
          <w:i/>
        </w:rPr>
        <w:t>ActivityManager_isActive</w:t>
      </w:r>
      <w:proofErr w:type="spellEnd"/>
      <w:r w:rsidRPr="002E2661">
        <w:rPr>
          <w:b/>
          <w:i/>
        </w:rPr>
        <w:t>()</w:t>
      </w:r>
      <w:r w:rsidRPr="002E2661">
        <w:t xml:space="preserve"> и, в случае выполнения этих условий, осуществляет переход в безопасное активное состояние </w:t>
      </w:r>
      <w:proofErr w:type="spellStart"/>
      <w:r w:rsidRPr="002E2661">
        <w:rPr>
          <w:i/>
        </w:rPr>
        <w:t>StateSafeActive</w:t>
      </w:r>
      <w:proofErr w:type="spellEnd"/>
      <w:r w:rsidRPr="002E2661">
        <w:t xml:space="preserve">. Одновременно при помощи функции </w:t>
      </w:r>
      <w:proofErr w:type="spellStart"/>
      <w:r w:rsidRPr="002E2661">
        <w:rPr>
          <w:b/>
          <w:i/>
        </w:rPr>
        <w:t>ControlSystem_</w:t>
      </w:r>
      <w:proofErr w:type="gramStart"/>
      <w:r w:rsidRPr="002E2661">
        <w:rPr>
          <w:b/>
          <w:i/>
        </w:rPr>
        <w:t>workCondition</w:t>
      </w:r>
      <w:proofErr w:type="spellEnd"/>
      <w:r w:rsidRPr="002E2661">
        <w:rPr>
          <w:b/>
          <w:i/>
        </w:rPr>
        <w:t>(</w:t>
      </w:r>
      <w:proofErr w:type="gramEnd"/>
      <w:r w:rsidRPr="002E2661">
        <w:rPr>
          <w:b/>
          <w:i/>
        </w:rPr>
        <w:t xml:space="preserve">) </w:t>
      </w:r>
      <w:r w:rsidRPr="002E2661">
        <w:t xml:space="preserve">выполняется проверка условий перехода в рабочий режим и, если эти условия выполняются, происходит переход в пассивное состояние рабочего режима </w:t>
      </w:r>
      <w:proofErr w:type="spellStart"/>
      <w:r w:rsidRPr="002E2661">
        <w:rPr>
          <w:i/>
        </w:rPr>
        <w:t>StatePassive</w:t>
      </w:r>
      <w:proofErr w:type="spellEnd"/>
      <w:r w:rsidRPr="002E2661">
        <w:t xml:space="preserve">. Функция возвращает </w:t>
      </w:r>
      <w:proofErr w:type="spellStart"/>
      <w:r w:rsidRPr="002E2661">
        <w:rPr>
          <w:i/>
        </w:rPr>
        <w:t>true</w:t>
      </w:r>
      <w:proofErr w:type="spellEnd"/>
      <w:r w:rsidRPr="002E2661">
        <w:t>, кроме случаев перехода в другие состояния.</w:t>
      </w:r>
    </w:p>
    <w:p w14:paraId="40E22697" w14:textId="77777777" w:rsidR="0072470E" w:rsidRPr="002E2661" w:rsidRDefault="0072470E" w:rsidP="00747915">
      <w:pPr>
        <w:pStyle w:val="40"/>
      </w:pPr>
      <w:r w:rsidRPr="002E2661">
        <w:t xml:space="preserve">Модуль </w:t>
      </w:r>
      <w:proofErr w:type="spellStart"/>
      <w:r w:rsidRPr="002E2661">
        <w:t>StateSafeActive</w:t>
      </w:r>
      <w:proofErr w:type="spellEnd"/>
    </w:p>
    <w:p w14:paraId="3EEF39B6" w14:textId="77777777" w:rsidR="0072470E" w:rsidRPr="002E2661" w:rsidRDefault="0072470E" w:rsidP="00816746">
      <w:pPr>
        <w:pStyle w:val="5"/>
      </w:pPr>
      <w:r w:rsidRPr="002E2661">
        <w:t>Назначение</w:t>
      </w:r>
    </w:p>
    <w:p w14:paraId="7A85C033" w14:textId="77777777" w:rsidR="0072470E" w:rsidRPr="002E2661" w:rsidRDefault="0072470E" w:rsidP="0072470E">
      <w:pPr>
        <w:pStyle w:val="a4"/>
      </w:pPr>
      <w:r w:rsidRPr="002E2661">
        <w:t>Безопасное активное состояние.</w:t>
      </w:r>
    </w:p>
    <w:p w14:paraId="782B507F" w14:textId="77777777" w:rsidR="0072470E" w:rsidRPr="002E2661" w:rsidRDefault="0072470E" w:rsidP="00D63E52">
      <w:pPr>
        <w:pStyle w:val="5"/>
        <w:ind w:left="1644" w:hanging="935"/>
      </w:pPr>
      <w:r w:rsidRPr="002E2661">
        <w:lastRenderedPageBreak/>
        <w:t>Описание</w:t>
      </w:r>
    </w:p>
    <w:p w14:paraId="30BC0E9A" w14:textId="77777777" w:rsidR="0072470E" w:rsidRPr="002E2661" w:rsidRDefault="0072470E" w:rsidP="0072470E">
      <w:pPr>
        <w:pStyle w:val="affffa"/>
      </w:pPr>
      <w:r w:rsidRPr="002E2661">
        <w:t xml:space="preserve">Структура </w:t>
      </w:r>
      <w:proofErr w:type="spellStart"/>
      <w:r w:rsidRPr="002E2661">
        <w:rPr>
          <w:i/>
        </w:rPr>
        <w:t>StateSafeActive</w:t>
      </w:r>
      <w:proofErr w:type="spellEnd"/>
      <w:r w:rsidRPr="002E2661">
        <w:t xml:space="preserve"> инициализируется следующими значениями:</w:t>
      </w:r>
    </w:p>
    <w:p w14:paraId="3988E42A" w14:textId="77777777" w:rsidR="0072470E" w:rsidRPr="002E2661" w:rsidRDefault="0072470E" w:rsidP="00913887">
      <w:pPr>
        <w:pStyle w:val="a"/>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StateSafeActive_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53A5FE44"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0;</w:t>
      </w:r>
    </w:p>
    <w:p w14:paraId="22185CD5" w14:textId="77777777" w:rsidR="0072470E" w:rsidRPr="002E2661" w:rsidRDefault="0072470E" w:rsidP="00913887">
      <w:pPr>
        <w:pStyle w:val="a"/>
        <w:ind w:left="0" w:firstLine="709"/>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0;</w:t>
      </w:r>
    </w:p>
    <w:p w14:paraId="1BAE20F6" w14:textId="77777777" w:rsidR="0072470E" w:rsidRPr="002E2661" w:rsidRDefault="0072470E" w:rsidP="00913887">
      <w:pPr>
        <w:pStyle w:val="a"/>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02333F15" w14:textId="77777777" w:rsidR="0072470E" w:rsidRPr="002E2661" w:rsidRDefault="0072470E" w:rsidP="00913887">
      <w:pPr>
        <w:pStyle w:val="a"/>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StateMain</w:t>
      </w:r>
      <w:proofErr w:type="spellEnd"/>
      <w:r w:rsidRPr="002E2661">
        <w:rPr>
          <w:lang w:val="ru-RU"/>
        </w:rPr>
        <w:t>;</w:t>
      </w:r>
    </w:p>
    <w:p w14:paraId="0307C793" w14:textId="77777777" w:rsidR="0072470E" w:rsidRPr="002E2661" w:rsidRDefault="0072470E" w:rsidP="00913887">
      <w:pPr>
        <w:pStyle w:val="a"/>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0.</w:t>
      </w:r>
    </w:p>
    <w:p w14:paraId="5C7FF5B2" w14:textId="77777777" w:rsidR="0072470E" w:rsidRPr="002E2661" w:rsidRDefault="0072470E" w:rsidP="0072470E">
      <w:pPr>
        <w:pStyle w:val="a4"/>
      </w:pPr>
      <w:r w:rsidRPr="002E2661">
        <w:t xml:space="preserve">Функция </w:t>
      </w:r>
      <w:proofErr w:type="spellStart"/>
      <w:r w:rsidRPr="002E2661">
        <w:rPr>
          <w:b/>
          <w:i/>
        </w:rPr>
        <w:t>StateSafeActive_</w:t>
      </w:r>
      <w:proofErr w:type="gramStart"/>
      <w:r w:rsidRPr="002E2661">
        <w:rPr>
          <w:b/>
          <w:i/>
        </w:rPr>
        <w:t>onRun</w:t>
      </w:r>
      <w:proofErr w:type="spellEnd"/>
      <w:r w:rsidRPr="002E2661">
        <w:rPr>
          <w:b/>
          <w:i/>
        </w:rPr>
        <w:t>(</w:t>
      </w:r>
      <w:proofErr w:type="gramEnd"/>
      <w:r w:rsidRPr="002E2661">
        <w:rPr>
          <w:b/>
          <w:i/>
        </w:rPr>
        <w:t>)</w:t>
      </w:r>
      <w:r w:rsidRPr="002E2661">
        <w:t xml:space="preserve"> определяет условия перехода в пассивное состояние при помощи функции </w:t>
      </w:r>
      <w:proofErr w:type="spellStart"/>
      <w:r w:rsidRPr="002E2661">
        <w:rPr>
          <w:b/>
          <w:i/>
        </w:rPr>
        <w:t>ActivityManager_isActive</w:t>
      </w:r>
      <w:proofErr w:type="spellEnd"/>
      <w:r w:rsidRPr="002E2661">
        <w:rPr>
          <w:b/>
          <w:i/>
        </w:rPr>
        <w:t xml:space="preserve">() </w:t>
      </w:r>
      <w:r w:rsidRPr="002E2661">
        <w:t xml:space="preserve">и, в случае выполнения этих условий, осуществляет переход в безопасное пассивное состояние </w:t>
      </w:r>
      <w:proofErr w:type="spellStart"/>
      <w:r w:rsidRPr="002E2661">
        <w:rPr>
          <w:i/>
        </w:rPr>
        <w:t>StateSafePassive</w:t>
      </w:r>
      <w:proofErr w:type="spellEnd"/>
      <w:r w:rsidRPr="002E2661">
        <w:t xml:space="preserve">. Одновременно при помощи функции </w:t>
      </w:r>
      <w:proofErr w:type="spellStart"/>
      <w:r w:rsidRPr="002E2661">
        <w:rPr>
          <w:b/>
          <w:i/>
        </w:rPr>
        <w:t>ControlSystem_</w:t>
      </w:r>
      <w:proofErr w:type="gramStart"/>
      <w:r w:rsidRPr="002E2661">
        <w:rPr>
          <w:b/>
          <w:i/>
        </w:rPr>
        <w:t>workCondition</w:t>
      </w:r>
      <w:proofErr w:type="spellEnd"/>
      <w:r w:rsidRPr="002E2661">
        <w:rPr>
          <w:b/>
          <w:i/>
        </w:rPr>
        <w:t>(</w:t>
      </w:r>
      <w:proofErr w:type="gramEnd"/>
      <w:r w:rsidRPr="002E2661">
        <w:rPr>
          <w:b/>
          <w:i/>
        </w:rPr>
        <w:t xml:space="preserve">) </w:t>
      </w:r>
      <w:r w:rsidRPr="002E2661">
        <w:t xml:space="preserve">выполняется проверка условий перехода в рабочий режим и, если эти условия выполняются, происходит переход в активное состояние рабочего режима </w:t>
      </w:r>
      <w:proofErr w:type="spellStart"/>
      <w:r w:rsidRPr="002E2661">
        <w:rPr>
          <w:i/>
        </w:rPr>
        <w:t>StateActive</w:t>
      </w:r>
      <w:proofErr w:type="spellEnd"/>
      <w:r w:rsidRPr="002E2661">
        <w:t xml:space="preserve">. Функция возвращает </w:t>
      </w:r>
      <w:proofErr w:type="spellStart"/>
      <w:r w:rsidRPr="002E2661">
        <w:rPr>
          <w:i/>
        </w:rPr>
        <w:t>true</w:t>
      </w:r>
      <w:proofErr w:type="spellEnd"/>
      <w:r w:rsidRPr="002E2661">
        <w:t>, кроме случаев перехода в другие состояния.</w:t>
      </w:r>
    </w:p>
    <w:p w14:paraId="34018D58" w14:textId="77777777" w:rsidR="0072470E" w:rsidRPr="002E2661" w:rsidRDefault="0072470E" w:rsidP="00747915">
      <w:pPr>
        <w:pStyle w:val="40"/>
      </w:pPr>
      <w:r w:rsidRPr="002E2661">
        <w:t xml:space="preserve">Модуль </w:t>
      </w:r>
      <w:proofErr w:type="spellStart"/>
      <w:r w:rsidRPr="002E2661">
        <w:t>StateWorking</w:t>
      </w:r>
      <w:proofErr w:type="spellEnd"/>
    </w:p>
    <w:p w14:paraId="3A983971" w14:textId="77777777" w:rsidR="0072470E" w:rsidRPr="002E2661" w:rsidRDefault="0072470E" w:rsidP="002F6B6A">
      <w:pPr>
        <w:pStyle w:val="5"/>
      </w:pPr>
      <w:r w:rsidRPr="002E2661">
        <w:t>Назначение</w:t>
      </w:r>
    </w:p>
    <w:p w14:paraId="7CE08109" w14:textId="77777777" w:rsidR="0072470E" w:rsidRPr="002E2661" w:rsidRDefault="0072470E" w:rsidP="0072470E">
      <w:pPr>
        <w:pStyle w:val="a4"/>
      </w:pPr>
      <w:r w:rsidRPr="002E2661">
        <w:t>Рабочее состояние.</w:t>
      </w:r>
    </w:p>
    <w:p w14:paraId="4BC32011" w14:textId="77777777" w:rsidR="0072470E" w:rsidRPr="002E2661" w:rsidRDefault="0072470E" w:rsidP="00B7063E">
      <w:pPr>
        <w:pStyle w:val="6"/>
        <w:tabs>
          <w:tab w:val="clear" w:pos="2410"/>
          <w:tab w:val="left" w:pos="2268"/>
        </w:tabs>
        <w:ind w:hanging="1866"/>
      </w:pPr>
      <w:r w:rsidRPr="002E2661">
        <w:t>Структуры данных</w:t>
      </w:r>
    </w:p>
    <w:p w14:paraId="17B2184D" w14:textId="77777777" w:rsidR="0072470E" w:rsidRPr="002E2661" w:rsidRDefault="0072470E" w:rsidP="0072470E">
      <w:pPr>
        <w:pStyle w:val="a4"/>
      </w:pPr>
      <w:proofErr w:type="spellStart"/>
      <w:r w:rsidRPr="002E2661">
        <w:rPr>
          <w:i/>
        </w:rPr>
        <w:t>StateWorking</w:t>
      </w:r>
      <w:proofErr w:type="spellEnd"/>
      <w:r w:rsidRPr="002E2661">
        <w:t xml:space="preserve"> – структура, описывающая рабочее состояние.</w:t>
      </w:r>
    </w:p>
    <w:p w14:paraId="265AF992" w14:textId="77777777" w:rsidR="0072470E" w:rsidRPr="002E2661" w:rsidRDefault="0072470E" w:rsidP="002F6B6A">
      <w:pPr>
        <w:pStyle w:val="5"/>
      </w:pPr>
      <w:r w:rsidRPr="002E2661">
        <w:t>Описание</w:t>
      </w:r>
    </w:p>
    <w:p w14:paraId="0B252757" w14:textId="77777777" w:rsidR="0072470E" w:rsidRPr="002E2661" w:rsidRDefault="0072470E" w:rsidP="0072470E">
      <w:pPr>
        <w:pStyle w:val="affffa"/>
      </w:pPr>
      <w:r w:rsidRPr="002E2661">
        <w:t xml:space="preserve">Структура </w:t>
      </w:r>
      <w:proofErr w:type="spellStart"/>
      <w:r w:rsidRPr="002E2661">
        <w:rPr>
          <w:i/>
        </w:rPr>
        <w:t>StateWorking</w:t>
      </w:r>
      <w:proofErr w:type="spellEnd"/>
      <w:r w:rsidRPr="002E2661">
        <w:t xml:space="preserve"> инициализируется следующими значениями:</w:t>
      </w:r>
    </w:p>
    <w:p w14:paraId="2B62EB28" w14:textId="77777777" w:rsidR="0072470E" w:rsidRPr="002E2661" w:rsidRDefault="0072470E" w:rsidP="00913887">
      <w:pPr>
        <w:pStyle w:val="a"/>
        <w:tabs>
          <w:tab w:val="clear" w:pos="993"/>
          <w:tab w:val="left" w:pos="1134"/>
        </w:tabs>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StateWorking_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0CE41A00" w14:textId="77777777" w:rsidR="0072470E" w:rsidRPr="002E2661" w:rsidRDefault="0072470E" w:rsidP="00913887">
      <w:pPr>
        <w:pStyle w:val="a"/>
        <w:tabs>
          <w:tab w:val="clear" w:pos="993"/>
          <w:tab w:val="left" w:pos="1134"/>
        </w:tabs>
        <w:ind w:left="0" w:firstLine="709"/>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w:t>
      </w:r>
      <w:proofErr w:type="spellStart"/>
      <w:r w:rsidRPr="002E2661">
        <w:rPr>
          <w:b/>
          <w:i/>
          <w:lang w:val="ru-RU"/>
        </w:rPr>
        <w:t>StateWorking_</w:t>
      </w:r>
      <w:proofErr w:type="gramStart"/>
      <w:r w:rsidRPr="002E2661">
        <w:rPr>
          <w:b/>
          <w:i/>
          <w:lang w:val="ru-RU"/>
        </w:rPr>
        <w:t>onEntry</w:t>
      </w:r>
      <w:proofErr w:type="spellEnd"/>
      <w:r w:rsidRPr="002E2661">
        <w:rPr>
          <w:b/>
          <w:i/>
          <w:lang w:val="ru-RU"/>
        </w:rPr>
        <w:t>(</w:t>
      </w:r>
      <w:proofErr w:type="gramEnd"/>
      <w:r w:rsidRPr="002E2661">
        <w:rPr>
          <w:b/>
          <w:i/>
          <w:lang w:val="ru-RU"/>
        </w:rPr>
        <w:t>)</w:t>
      </w:r>
      <w:r w:rsidRPr="002E2661">
        <w:rPr>
          <w:lang w:val="ru-RU"/>
        </w:rPr>
        <w:t>;</w:t>
      </w:r>
    </w:p>
    <w:p w14:paraId="25C63BE2" w14:textId="77777777" w:rsidR="0072470E" w:rsidRPr="002E2661" w:rsidRDefault="0072470E" w:rsidP="00913887">
      <w:pPr>
        <w:pStyle w:val="a"/>
        <w:tabs>
          <w:tab w:val="clear" w:pos="993"/>
          <w:tab w:val="left" w:pos="1134"/>
        </w:tabs>
        <w:ind w:left="0" w:firstLine="709"/>
        <w:rPr>
          <w:lang w:val="ru-RU"/>
        </w:rPr>
      </w:pPr>
      <w:r w:rsidRPr="002E2661">
        <w:rPr>
          <w:lang w:val="ru-RU"/>
        </w:rPr>
        <w:lastRenderedPageBreak/>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w:t>
      </w:r>
      <w:proofErr w:type="spellStart"/>
      <w:r w:rsidRPr="002E2661">
        <w:rPr>
          <w:b/>
          <w:i/>
          <w:lang w:val="ru-RU"/>
        </w:rPr>
        <w:t>StateWorking_</w:t>
      </w:r>
      <w:proofErr w:type="gramStart"/>
      <w:r w:rsidRPr="002E2661">
        <w:rPr>
          <w:b/>
          <w:i/>
          <w:lang w:val="ru-RU"/>
        </w:rPr>
        <w:t>onExit</w:t>
      </w:r>
      <w:proofErr w:type="spellEnd"/>
      <w:r w:rsidRPr="002E2661">
        <w:rPr>
          <w:b/>
          <w:i/>
          <w:lang w:val="ru-RU"/>
        </w:rPr>
        <w:t>(</w:t>
      </w:r>
      <w:proofErr w:type="gramEnd"/>
      <w:r w:rsidRPr="002E2661">
        <w:rPr>
          <w:b/>
          <w:i/>
          <w:lang w:val="ru-RU"/>
        </w:rPr>
        <w:t>)</w:t>
      </w:r>
      <w:r w:rsidRPr="002E2661">
        <w:rPr>
          <w:lang w:val="ru-RU"/>
        </w:rPr>
        <w:t>;</w:t>
      </w:r>
    </w:p>
    <w:p w14:paraId="40F40453" w14:textId="77777777" w:rsidR="0072470E" w:rsidRPr="002E2661" w:rsidRDefault="0072470E" w:rsidP="00913887">
      <w:pPr>
        <w:pStyle w:val="a"/>
        <w:tabs>
          <w:tab w:val="clear" w:pos="993"/>
          <w:tab w:val="left" w:pos="1134"/>
        </w:tabs>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6C56B8F8" w14:textId="77777777" w:rsidR="0072470E" w:rsidRPr="002E2661" w:rsidRDefault="0072470E" w:rsidP="00913887">
      <w:pPr>
        <w:pStyle w:val="a"/>
        <w:tabs>
          <w:tab w:val="clear" w:pos="993"/>
          <w:tab w:val="left" w:pos="1134"/>
        </w:tabs>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StateMain</w:t>
      </w:r>
      <w:proofErr w:type="spellEnd"/>
      <w:r w:rsidRPr="002E2661">
        <w:rPr>
          <w:lang w:val="ru-RU"/>
        </w:rPr>
        <w:t>;</w:t>
      </w:r>
    </w:p>
    <w:p w14:paraId="5602F39C" w14:textId="77777777" w:rsidR="0072470E" w:rsidRPr="002E2661" w:rsidRDefault="0072470E" w:rsidP="00913887">
      <w:pPr>
        <w:pStyle w:val="a"/>
        <w:tabs>
          <w:tab w:val="clear" w:pos="993"/>
          <w:tab w:val="left" w:pos="1134"/>
        </w:tabs>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w:t>
      </w:r>
      <w:proofErr w:type="spellStart"/>
      <w:r w:rsidRPr="002E2661">
        <w:rPr>
          <w:i/>
          <w:lang w:val="ru-RU"/>
        </w:rPr>
        <w:t>StatePassive</w:t>
      </w:r>
      <w:proofErr w:type="spellEnd"/>
      <w:r w:rsidRPr="002E2661">
        <w:rPr>
          <w:lang w:val="ru-RU"/>
        </w:rPr>
        <w:t>.</w:t>
      </w:r>
    </w:p>
    <w:p w14:paraId="4A4888B4" w14:textId="77777777" w:rsidR="0072470E" w:rsidRPr="002E2661" w:rsidRDefault="0072470E" w:rsidP="0072470E">
      <w:pPr>
        <w:pStyle w:val="a4"/>
      </w:pPr>
      <w:r w:rsidRPr="002E2661">
        <w:t xml:space="preserve">Функция </w:t>
      </w:r>
      <w:proofErr w:type="spellStart"/>
      <w:r w:rsidRPr="002E2661">
        <w:rPr>
          <w:b/>
          <w:i/>
        </w:rPr>
        <w:t>StateWorking_</w:t>
      </w:r>
      <w:proofErr w:type="gramStart"/>
      <w:r w:rsidRPr="002E2661">
        <w:rPr>
          <w:b/>
          <w:i/>
        </w:rPr>
        <w:t>onEntry</w:t>
      </w:r>
      <w:proofErr w:type="spellEnd"/>
      <w:r w:rsidRPr="002E2661">
        <w:rPr>
          <w:b/>
          <w:i/>
        </w:rPr>
        <w:t>(</w:t>
      </w:r>
      <w:proofErr w:type="gramEnd"/>
      <w:r w:rsidRPr="002E2661">
        <w:rPr>
          <w:b/>
          <w:i/>
        </w:rPr>
        <w:t>)</w:t>
      </w:r>
      <w:r w:rsidRPr="002E2661">
        <w:t xml:space="preserve"> устанавливает </w:t>
      </w:r>
      <w:proofErr w:type="spellStart"/>
      <w:r w:rsidRPr="002E2661">
        <w:t>ActivityManager</w:t>
      </w:r>
      <w:proofErr w:type="spellEnd"/>
      <w:r w:rsidRPr="002E2661">
        <w:t xml:space="preserve"> в рабочее состояние при помощи функции </w:t>
      </w:r>
      <w:proofErr w:type="spellStart"/>
      <w:r w:rsidRPr="002E2661">
        <w:rPr>
          <w:b/>
          <w:i/>
        </w:rPr>
        <w:t>ActivityManager_setState</w:t>
      </w:r>
      <w:proofErr w:type="spellEnd"/>
      <w:r w:rsidRPr="002E2661">
        <w:rPr>
          <w:b/>
          <w:i/>
        </w:rPr>
        <w:t>()</w:t>
      </w:r>
      <w:r w:rsidRPr="002E2661">
        <w:t>.</w:t>
      </w:r>
    </w:p>
    <w:p w14:paraId="5BB143D8" w14:textId="77777777" w:rsidR="0072470E" w:rsidRPr="002E2661" w:rsidRDefault="0072470E" w:rsidP="0072470E">
      <w:pPr>
        <w:pStyle w:val="a4"/>
      </w:pPr>
      <w:r w:rsidRPr="002E2661">
        <w:t xml:space="preserve">Функция </w:t>
      </w:r>
      <w:proofErr w:type="spellStart"/>
      <w:r w:rsidRPr="002E2661">
        <w:rPr>
          <w:b/>
          <w:i/>
        </w:rPr>
        <w:t>StateWorking_</w:t>
      </w:r>
      <w:proofErr w:type="gramStart"/>
      <w:r w:rsidRPr="002E2661">
        <w:rPr>
          <w:b/>
          <w:i/>
        </w:rPr>
        <w:t>onExit</w:t>
      </w:r>
      <w:proofErr w:type="spellEnd"/>
      <w:r w:rsidRPr="002E2661">
        <w:rPr>
          <w:b/>
          <w:i/>
        </w:rPr>
        <w:t>(</w:t>
      </w:r>
      <w:proofErr w:type="gramEnd"/>
      <w:r w:rsidRPr="002E2661">
        <w:rPr>
          <w:b/>
          <w:i/>
        </w:rPr>
        <w:t>)</w:t>
      </w:r>
      <w:r w:rsidRPr="002E2661">
        <w:t xml:space="preserve"> устанавливает </w:t>
      </w:r>
      <w:proofErr w:type="spellStart"/>
      <w:r w:rsidRPr="002E2661">
        <w:t>ActivityManager</w:t>
      </w:r>
      <w:proofErr w:type="spellEnd"/>
      <w:r w:rsidRPr="002E2661">
        <w:t xml:space="preserve"> в безопасное состояние при помощи функции </w:t>
      </w:r>
      <w:proofErr w:type="spellStart"/>
      <w:r w:rsidRPr="002E2661">
        <w:rPr>
          <w:b/>
          <w:i/>
        </w:rPr>
        <w:t>ActivityManager_setState</w:t>
      </w:r>
      <w:proofErr w:type="spellEnd"/>
      <w:r w:rsidRPr="002E2661">
        <w:rPr>
          <w:b/>
          <w:i/>
        </w:rPr>
        <w:t>().</w:t>
      </w:r>
    </w:p>
    <w:p w14:paraId="3A84A93C" w14:textId="77777777" w:rsidR="0072470E" w:rsidRPr="002E2661" w:rsidRDefault="0072470E" w:rsidP="0072470E">
      <w:pPr>
        <w:pStyle w:val="a4"/>
      </w:pPr>
      <w:r w:rsidRPr="002E2661">
        <w:t xml:space="preserve">Функция </w:t>
      </w:r>
      <w:proofErr w:type="spellStart"/>
      <w:r w:rsidRPr="002E2661">
        <w:rPr>
          <w:b/>
          <w:i/>
        </w:rPr>
        <w:t>StateWorking_</w:t>
      </w:r>
      <w:proofErr w:type="gramStart"/>
      <w:r w:rsidRPr="002E2661">
        <w:rPr>
          <w:b/>
          <w:i/>
        </w:rPr>
        <w:t>onRun</w:t>
      </w:r>
      <w:proofErr w:type="spellEnd"/>
      <w:r w:rsidRPr="002E2661">
        <w:rPr>
          <w:b/>
          <w:i/>
        </w:rPr>
        <w:t>(</w:t>
      </w:r>
      <w:proofErr w:type="gramEnd"/>
      <w:r w:rsidRPr="002E2661">
        <w:rPr>
          <w:b/>
          <w:i/>
        </w:rPr>
        <w:t>)</w:t>
      </w:r>
      <w:r w:rsidRPr="002E2661">
        <w:t xml:space="preserve"> ничего не делает и всегда возвращает </w:t>
      </w:r>
      <w:proofErr w:type="spellStart"/>
      <w:r w:rsidRPr="002E2661">
        <w:rPr>
          <w:i/>
        </w:rPr>
        <w:t>true</w:t>
      </w:r>
      <w:proofErr w:type="spellEnd"/>
      <w:r w:rsidRPr="002E2661">
        <w:t xml:space="preserve">. Она необходима для вызова дочерних состояний. Если </w:t>
      </w:r>
      <w:r w:rsidR="00410982" w:rsidRPr="002E2661">
        <w:t>функция</w:t>
      </w:r>
      <w:r w:rsidRPr="002E2661">
        <w:t xml:space="preserve"> будет отсутствовать, дочерние состояния вызываться не будут.</w:t>
      </w:r>
    </w:p>
    <w:p w14:paraId="0E5D2EA1" w14:textId="77777777" w:rsidR="0072470E" w:rsidRPr="002E2661" w:rsidRDefault="0072470E" w:rsidP="00747915">
      <w:pPr>
        <w:pStyle w:val="40"/>
      </w:pPr>
      <w:r w:rsidRPr="002E2661">
        <w:t xml:space="preserve">Модуль </w:t>
      </w:r>
      <w:proofErr w:type="spellStart"/>
      <w:r w:rsidRPr="002E2661">
        <w:t>StatePassive</w:t>
      </w:r>
      <w:proofErr w:type="spellEnd"/>
    </w:p>
    <w:p w14:paraId="27D28313" w14:textId="77777777" w:rsidR="0072470E" w:rsidRPr="002E2661" w:rsidRDefault="0072470E" w:rsidP="002F6B6A">
      <w:pPr>
        <w:pStyle w:val="5"/>
      </w:pPr>
      <w:r w:rsidRPr="002E2661">
        <w:t>Назначение</w:t>
      </w:r>
    </w:p>
    <w:p w14:paraId="51FB264D" w14:textId="77777777" w:rsidR="0072470E" w:rsidRPr="002E2661" w:rsidRDefault="0072470E" w:rsidP="0072470E">
      <w:pPr>
        <w:pStyle w:val="a4"/>
      </w:pPr>
      <w:r w:rsidRPr="002E2661">
        <w:t>Пассивное состояние.</w:t>
      </w:r>
    </w:p>
    <w:p w14:paraId="2AF92CDE" w14:textId="77777777" w:rsidR="0072470E" w:rsidRPr="002E2661" w:rsidRDefault="0072470E" w:rsidP="002F6B6A">
      <w:pPr>
        <w:pStyle w:val="5"/>
      </w:pPr>
      <w:r w:rsidRPr="002E2661">
        <w:t>Описание</w:t>
      </w:r>
    </w:p>
    <w:p w14:paraId="343B12C5" w14:textId="77777777" w:rsidR="0072470E" w:rsidRPr="002E2661" w:rsidRDefault="0072470E" w:rsidP="0072470E">
      <w:pPr>
        <w:pStyle w:val="affffa"/>
      </w:pPr>
      <w:r w:rsidRPr="002E2661">
        <w:t xml:space="preserve">Структура </w:t>
      </w:r>
      <w:proofErr w:type="spellStart"/>
      <w:r w:rsidRPr="002E2661">
        <w:rPr>
          <w:i/>
        </w:rPr>
        <w:t>StatePassive</w:t>
      </w:r>
      <w:proofErr w:type="spellEnd"/>
      <w:r w:rsidRPr="002E2661">
        <w:t xml:space="preserve"> инициализируется следующими значениями:</w:t>
      </w:r>
    </w:p>
    <w:p w14:paraId="594BEC67" w14:textId="77777777" w:rsidR="0072470E" w:rsidRPr="002E2661" w:rsidRDefault="0072470E" w:rsidP="00AB6478">
      <w:pPr>
        <w:pStyle w:val="a"/>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StatePassive_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50B90748" w14:textId="77777777" w:rsidR="0072470E" w:rsidRPr="002E2661" w:rsidRDefault="0072470E" w:rsidP="00AB6478">
      <w:pPr>
        <w:pStyle w:val="a"/>
        <w:ind w:left="0" w:firstLine="709"/>
        <w:rPr>
          <w:lang w:val="ru-RU"/>
        </w:rPr>
      </w:pPr>
      <w:r w:rsidRPr="002E2661">
        <w:rPr>
          <w:lang w:val="ru-RU"/>
        </w:rPr>
        <w:t xml:space="preserve">функция, которая вызывается при входе в состояние </w:t>
      </w:r>
      <w:proofErr w:type="spellStart"/>
      <w:r w:rsidRPr="002E2661">
        <w:rPr>
          <w:i/>
          <w:lang w:val="ru-RU"/>
        </w:rPr>
        <w:t>onEntry</w:t>
      </w:r>
      <w:proofErr w:type="spellEnd"/>
      <w:r w:rsidRPr="002E2661">
        <w:rPr>
          <w:lang w:val="ru-RU"/>
        </w:rPr>
        <w:t xml:space="preserve"> – </w:t>
      </w:r>
      <w:proofErr w:type="spellStart"/>
      <w:r w:rsidRPr="002E2661">
        <w:rPr>
          <w:b/>
          <w:i/>
          <w:lang w:val="ru-RU"/>
        </w:rPr>
        <w:t>StatePassive_</w:t>
      </w:r>
      <w:proofErr w:type="gramStart"/>
      <w:r w:rsidRPr="002E2661">
        <w:rPr>
          <w:b/>
          <w:i/>
          <w:lang w:val="ru-RU"/>
        </w:rPr>
        <w:t>onEntry</w:t>
      </w:r>
      <w:proofErr w:type="spellEnd"/>
      <w:r w:rsidRPr="002E2661">
        <w:rPr>
          <w:b/>
          <w:i/>
          <w:lang w:val="ru-RU"/>
        </w:rPr>
        <w:t>(</w:t>
      </w:r>
      <w:proofErr w:type="gramEnd"/>
      <w:r w:rsidRPr="002E2661">
        <w:rPr>
          <w:b/>
          <w:i/>
          <w:lang w:val="ru-RU"/>
        </w:rPr>
        <w:t>)</w:t>
      </w:r>
      <w:r w:rsidRPr="002E2661">
        <w:rPr>
          <w:lang w:val="ru-RU"/>
        </w:rPr>
        <w:t>;</w:t>
      </w:r>
    </w:p>
    <w:p w14:paraId="65592328" w14:textId="77777777" w:rsidR="0072470E" w:rsidRPr="002E2661" w:rsidRDefault="0072470E" w:rsidP="00AB6478">
      <w:pPr>
        <w:pStyle w:val="a"/>
        <w:ind w:left="0" w:firstLine="709"/>
        <w:rPr>
          <w:lang w:val="ru-RU"/>
        </w:rPr>
      </w:pPr>
      <w:r w:rsidRPr="002E2661">
        <w:rPr>
          <w:lang w:val="ru-RU"/>
        </w:rPr>
        <w:t xml:space="preserve">функция, которая вызывается при выходе из состояния </w:t>
      </w:r>
      <w:proofErr w:type="spellStart"/>
      <w:r w:rsidRPr="002E2661">
        <w:rPr>
          <w:i/>
          <w:lang w:val="ru-RU"/>
        </w:rPr>
        <w:t>onExit</w:t>
      </w:r>
      <w:proofErr w:type="spellEnd"/>
      <w:r w:rsidRPr="002E2661">
        <w:rPr>
          <w:lang w:val="ru-RU"/>
        </w:rPr>
        <w:t xml:space="preserve"> – </w:t>
      </w:r>
      <w:proofErr w:type="spellStart"/>
      <w:r w:rsidRPr="002E2661">
        <w:rPr>
          <w:b/>
          <w:i/>
          <w:lang w:val="ru-RU"/>
        </w:rPr>
        <w:t>StatePassive_</w:t>
      </w:r>
      <w:proofErr w:type="gramStart"/>
      <w:r w:rsidRPr="002E2661">
        <w:rPr>
          <w:b/>
          <w:i/>
          <w:lang w:val="ru-RU"/>
        </w:rPr>
        <w:t>onExit</w:t>
      </w:r>
      <w:proofErr w:type="spellEnd"/>
      <w:r w:rsidRPr="002E2661">
        <w:rPr>
          <w:b/>
          <w:i/>
          <w:lang w:val="ru-RU"/>
        </w:rPr>
        <w:t>(</w:t>
      </w:r>
      <w:proofErr w:type="gramEnd"/>
      <w:r w:rsidRPr="002E2661">
        <w:rPr>
          <w:b/>
          <w:i/>
          <w:lang w:val="ru-RU"/>
        </w:rPr>
        <w:t>)</w:t>
      </w:r>
      <w:r w:rsidRPr="002E2661">
        <w:rPr>
          <w:lang w:val="ru-RU"/>
        </w:rPr>
        <w:t>;</w:t>
      </w:r>
    </w:p>
    <w:p w14:paraId="27A692BE" w14:textId="77777777" w:rsidR="0072470E" w:rsidRPr="002E2661" w:rsidRDefault="0072470E" w:rsidP="00AB6478">
      <w:pPr>
        <w:pStyle w:val="a"/>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3C585B5D" w14:textId="77777777" w:rsidR="0072470E" w:rsidRPr="002E2661" w:rsidRDefault="0072470E" w:rsidP="00AB6478">
      <w:pPr>
        <w:pStyle w:val="a"/>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StateWorking</w:t>
      </w:r>
      <w:proofErr w:type="spellEnd"/>
      <w:r w:rsidRPr="002E2661">
        <w:rPr>
          <w:lang w:val="ru-RU"/>
        </w:rPr>
        <w:t>;</w:t>
      </w:r>
    </w:p>
    <w:p w14:paraId="24B5DE8C" w14:textId="7F5C4F9E" w:rsidR="0072470E" w:rsidRPr="002E2661" w:rsidRDefault="0072470E" w:rsidP="00AB6478">
      <w:pPr>
        <w:pStyle w:val="a"/>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w:t>
      </w:r>
      <w:bookmarkStart w:id="63" w:name="_Hlk47517782"/>
      <w:proofErr w:type="spellStart"/>
      <w:r w:rsidRPr="002E2661">
        <w:rPr>
          <w:i/>
          <w:lang w:val="ru-RU"/>
        </w:rPr>
        <w:t>StatePassive</w:t>
      </w:r>
      <w:bookmarkEnd w:id="63"/>
      <w:proofErr w:type="spellEnd"/>
    </w:p>
    <w:p w14:paraId="30A46FDD" w14:textId="77777777" w:rsidR="0072470E" w:rsidRPr="002E2661" w:rsidRDefault="0072470E" w:rsidP="0072470E">
      <w:pPr>
        <w:pStyle w:val="a4"/>
      </w:pPr>
      <w:r w:rsidRPr="002E2661">
        <w:t xml:space="preserve">Функция </w:t>
      </w:r>
      <w:proofErr w:type="spellStart"/>
      <w:r w:rsidRPr="002E2661">
        <w:rPr>
          <w:b/>
          <w:i/>
        </w:rPr>
        <w:t>StatePassive_</w:t>
      </w:r>
      <w:proofErr w:type="gramStart"/>
      <w:r w:rsidRPr="002E2661">
        <w:rPr>
          <w:b/>
          <w:i/>
        </w:rPr>
        <w:t>onRun</w:t>
      </w:r>
      <w:proofErr w:type="spellEnd"/>
      <w:r w:rsidRPr="002E2661">
        <w:rPr>
          <w:b/>
          <w:i/>
        </w:rPr>
        <w:t>(</w:t>
      </w:r>
      <w:proofErr w:type="gramEnd"/>
      <w:r w:rsidRPr="002E2661">
        <w:rPr>
          <w:b/>
          <w:i/>
        </w:rPr>
        <w:t>)</w:t>
      </w:r>
      <w:r w:rsidRPr="002E2661">
        <w:t xml:space="preserve"> определяет условия перехода в активное состояние при помощи функции </w:t>
      </w:r>
      <w:proofErr w:type="spellStart"/>
      <w:r w:rsidRPr="002E2661">
        <w:rPr>
          <w:b/>
          <w:i/>
        </w:rPr>
        <w:t>ActivityManager_isActive</w:t>
      </w:r>
      <w:proofErr w:type="spellEnd"/>
      <w:r w:rsidRPr="002E2661">
        <w:rPr>
          <w:b/>
          <w:i/>
        </w:rPr>
        <w:t xml:space="preserve">() </w:t>
      </w:r>
      <w:r w:rsidRPr="002E2661">
        <w:t xml:space="preserve">и, в случае выполнения </w:t>
      </w:r>
      <w:r w:rsidRPr="002E2661">
        <w:lastRenderedPageBreak/>
        <w:t xml:space="preserve">этих условий, осуществляет переход в активное состояние рабочего режима </w:t>
      </w:r>
      <w:proofErr w:type="spellStart"/>
      <w:r w:rsidRPr="002E2661">
        <w:rPr>
          <w:i/>
        </w:rPr>
        <w:t>StateActive</w:t>
      </w:r>
      <w:proofErr w:type="spellEnd"/>
      <w:r w:rsidRPr="002E2661">
        <w:t xml:space="preserve">. Одновременно при помощи функции </w:t>
      </w:r>
      <w:proofErr w:type="spellStart"/>
      <w:r w:rsidRPr="002E2661">
        <w:rPr>
          <w:b/>
          <w:i/>
        </w:rPr>
        <w:t>ControlSystem_</w:t>
      </w:r>
      <w:proofErr w:type="gramStart"/>
      <w:r w:rsidRPr="002E2661">
        <w:rPr>
          <w:b/>
          <w:i/>
        </w:rPr>
        <w:t>workCondition</w:t>
      </w:r>
      <w:proofErr w:type="spellEnd"/>
      <w:r w:rsidRPr="002E2661">
        <w:rPr>
          <w:b/>
          <w:i/>
        </w:rPr>
        <w:t>(</w:t>
      </w:r>
      <w:proofErr w:type="gramEnd"/>
      <w:r w:rsidRPr="002E2661">
        <w:rPr>
          <w:b/>
          <w:i/>
        </w:rPr>
        <w:t xml:space="preserve">) </w:t>
      </w:r>
      <w:r w:rsidRPr="002E2661">
        <w:t xml:space="preserve">выполняется проверка условий перехода в рабочий режим и, если эти условия не выполняются, происходит переход в безопасное пассивное состояние </w:t>
      </w:r>
      <w:proofErr w:type="spellStart"/>
      <w:r w:rsidRPr="002E2661">
        <w:rPr>
          <w:i/>
        </w:rPr>
        <w:t>StateSafePassive</w:t>
      </w:r>
      <w:proofErr w:type="spellEnd"/>
      <w:r w:rsidRPr="002E2661">
        <w:t xml:space="preserve">. Функция возвращает </w:t>
      </w:r>
      <w:proofErr w:type="spellStart"/>
      <w:r w:rsidRPr="002E2661">
        <w:rPr>
          <w:i/>
        </w:rPr>
        <w:t>true</w:t>
      </w:r>
      <w:proofErr w:type="spellEnd"/>
      <w:r w:rsidRPr="002E2661">
        <w:t>, кроме случаев перехода в другие состояния.</w:t>
      </w:r>
    </w:p>
    <w:p w14:paraId="2F6436BF" w14:textId="77777777" w:rsidR="0072470E" w:rsidRPr="002E2661" w:rsidRDefault="0072470E" w:rsidP="00747915">
      <w:pPr>
        <w:pStyle w:val="40"/>
      </w:pPr>
      <w:r w:rsidRPr="002E2661">
        <w:t xml:space="preserve">Модуль </w:t>
      </w:r>
      <w:proofErr w:type="spellStart"/>
      <w:r w:rsidRPr="002E2661">
        <w:t>StateActive</w:t>
      </w:r>
      <w:proofErr w:type="spellEnd"/>
    </w:p>
    <w:p w14:paraId="3294FF7A" w14:textId="77777777" w:rsidR="0072470E" w:rsidRPr="002E2661" w:rsidRDefault="0072470E" w:rsidP="002F6B6A">
      <w:pPr>
        <w:pStyle w:val="5"/>
      </w:pPr>
      <w:r w:rsidRPr="002E2661">
        <w:t>Назначение</w:t>
      </w:r>
    </w:p>
    <w:p w14:paraId="1919A6BE" w14:textId="77777777" w:rsidR="0072470E" w:rsidRPr="002E2661" w:rsidRDefault="0072470E" w:rsidP="0072470E">
      <w:pPr>
        <w:pStyle w:val="a4"/>
      </w:pPr>
      <w:r w:rsidRPr="002E2661">
        <w:t>Активное состояние.</w:t>
      </w:r>
    </w:p>
    <w:p w14:paraId="081E7C14" w14:textId="77777777" w:rsidR="0072470E" w:rsidRPr="002E2661" w:rsidRDefault="0072470E" w:rsidP="002F6B6A">
      <w:pPr>
        <w:pStyle w:val="5"/>
      </w:pPr>
      <w:r w:rsidRPr="002E2661">
        <w:t>Описание</w:t>
      </w:r>
    </w:p>
    <w:p w14:paraId="148AAF75" w14:textId="77777777" w:rsidR="0072470E" w:rsidRPr="002E2661" w:rsidRDefault="0072470E" w:rsidP="0072470E">
      <w:pPr>
        <w:pStyle w:val="affffa"/>
      </w:pPr>
      <w:r w:rsidRPr="002E2661">
        <w:t xml:space="preserve">Структура </w:t>
      </w:r>
      <w:proofErr w:type="spellStart"/>
      <w:r w:rsidRPr="002E2661">
        <w:rPr>
          <w:i/>
        </w:rPr>
        <w:t>StateActive</w:t>
      </w:r>
      <w:proofErr w:type="spellEnd"/>
      <w:r w:rsidRPr="002E2661">
        <w:t xml:space="preserve"> инициализируется следующими значениями:</w:t>
      </w:r>
    </w:p>
    <w:p w14:paraId="2779EB14" w14:textId="77777777" w:rsidR="0072470E" w:rsidRPr="002E2661" w:rsidRDefault="0072470E" w:rsidP="00AB6478">
      <w:pPr>
        <w:pStyle w:val="a"/>
        <w:tabs>
          <w:tab w:val="clear" w:pos="993"/>
          <w:tab w:val="left" w:pos="1134"/>
        </w:tabs>
        <w:ind w:left="0" w:firstLine="709"/>
        <w:rPr>
          <w:lang w:val="ru-RU"/>
        </w:rPr>
      </w:pPr>
      <w:r w:rsidRPr="002E2661">
        <w:rPr>
          <w:lang w:val="ru-RU"/>
        </w:rPr>
        <w:t xml:space="preserve">обработчик текущего состояния автомата </w:t>
      </w:r>
      <w:proofErr w:type="spellStart"/>
      <w:r w:rsidRPr="002E2661">
        <w:rPr>
          <w:i/>
          <w:lang w:val="ru-RU"/>
        </w:rPr>
        <w:t>onRun</w:t>
      </w:r>
      <w:proofErr w:type="spellEnd"/>
      <w:r w:rsidRPr="002E2661">
        <w:rPr>
          <w:lang w:val="ru-RU"/>
        </w:rPr>
        <w:t xml:space="preserve"> – </w:t>
      </w:r>
      <w:proofErr w:type="spellStart"/>
      <w:r w:rsidRPr="002E2661">
        <w:rPr>
          <w:b/>
          <w:i/>
          <w:lang w:val="ru-RU"/>
        </w:rPr>
        <w:t>StateActive_</w:t>
      </w:r>
      <w:proofErr w:type="gramStart"/>
      <w:r w:rsidRPr="002E2661">
        <w:rPr>
          <w:b/>
          <w:i/>
          <w:lang w:val="ru-RU"/>
        </w:rPr>
        <w:t>onRun</w:t>
      </w:r>
      <w:proofErr w:type="spellEnd"/>
      <w:r w:rsidRPr="002E2661">
        <w:rPr>
          <w:b/>
          <w:i/>
          <w:lang w:val="ru-RU"/>
        </w:rPr>
        <w:t>(</w:t>
      </w:r>
      <w:proofErr w:type="gramEnd"/>
      <w:r w:rsidRPr="002E2661">
        <w:rPr>
          <w:b/>
          <w:i/>
          <w:lang w:val="ru-RU"/>
        </w:rPr>
        <w:t>)</w:t>
      </w:r>
      <w:r w:rsidRPr="002E2661">
        <w:rPr>
          <w:lang w:val="ru-RU"/>
        </w:rPr>
        <w:t>;</w:t>
      </w:r>
    </w:p>
    <w:p w14:paraId="0B3C345D" w14:textId="77777777" w:rsidR="0072470E" w:rsidRPr="002E2661" w:rsidRDefault="0072470E" w:rsidP="00AB6478">
      <w:pPr>
        <w:pStyle w:val="a"/>
        <w:tabs>
          <w:tab w:val="clear" w:pos="993"/>
          <w:tab w:val="left" w:pos="1134"/>
        </w:tabs>
        <w:ind w:left="0" w:firstLine="709"/>
        <w:rPr>
          <w:lang w:val="ru-RU"/>
        </w:rPr>
      </w:pPr>
      <w:r w:rsidRPr="002E2661">
        <w:rPr>
          <w:lang w:val="ru-RU"/>
        </w:rPr>
        <w:t xml:space="preserve">ссылка на корневое состояние автомата </w:t>
      </w:r>
      <w:proofErr w:type="spellStart"/>
      <w:r w:rsidRPr="002E2661">
        <w:rPr>
          <w:i/>
          <w:lang w:val="ru-RU"/>
        </w:rPr>
        <w:t>top</w:t>
      </w:r>
      <w:proofErr w:type="spellEnd"/>
      <w:r w:rsidRPr="002E2661">
        <w:rPr>
          <w:lang w:val="ru-RU"/>
        </w:rPr>
        <w:t xml:space="preserve"> – </w:t>
      </w:r>
      <w:proofErr w:type="spellStart"/>
      <w:r w:rsidRPr="002E2661">
        <w:rPr>
          <w:i/>
          <w:lang w:val="ru-RU"/>
        </w:rPr>
        <w:t>StateTop</w:t>
      </w:r>
      <w:proofErr w:type="spellEnd"/>
      <w:r w:rsidRPr="002E2661">
        <w:rPr>
          <w:lang w:val="ru-RU"/>
        </w:rPr>
        <w:t>;</w:t>
      </w:r>
    </w:p>
    <w:p w14:paraId="1FB17BF3" w14:textId="77777777" w:rsidR="0072470E" w:rsidRPr="002E2661" w:rsidRDefault="0072470E" w:rsidP="00AB6478">
      <w:pPr>
        <w:pStyle w:val="a"/>
        <w:tabs>
          <w:tab w:val="clear" w:pos="993"/>
          <w:tab w:val="left" w:pos="1134"/>
        </w:tabs>
        <w:ind w:left="0" w:firstLine="709"/>
        <w:rPr>
          <w:lang w:val="ru-RU"/>
        </w:rPr>
      </w:pPr>
      <w:r w:rsidRPr="002E2661">
        <w:rPr>
          <w:lang w:val="ru-RU"/>
        </w:rPr>
        <w:t xml:space="preserve">ссылка на родительское состояние </w:t>
      </w:r>
      <w:proofErr w:type="spellStart"/>
      <w:r w:rsidRPr="002E2661">
        <w:rPr>
          <w:i/>
          <w:lang w:val="ru-RU"/>
        </w:rPr>
        <w:t>super</w:t>
      </w:r>
      <w:proofErr w:type="spellEnd"/>
      <w:r w:rsidRPr="002E2661">
        <w:rPr>
          <w:lang w:val="ru-RU"/>
        </w:rPr>
        <w:t xml:space="preserve"> – </w:t>
      </w:r>
      <w:proofErr w:type="spellStart"/>
      <w:r w:rsidRPr="002E2661">
        <w:rPr>
          <w:i/>
          <w:lang w:val="ru-RU"/>
        </w:rPr>
        <w:t>StateWorking</w:t>
      </w:r>
      <w:proofErr w:type="spellEnd"/>
      <w:r w:rsidRPr="002E2661">
        <w:rPr>
          <w:lang w:val="ru-RU"/>
        </w:rPr>
        <w:t>;</w:t>
      </w:r>
    </w:p>
    <w:p w14:paraId="76ECDA89" w14:textId="7119A992" w:rsidR="0072470E" w:rsidRPr="002E2661" w:rsidRDefault="0072470E" w:rsidP="00AB6478">
      <w:pPr>
        <w:pStyle w:val="a"/>
        <w:tabs>
          <w:tab w:val="clear" w:pos="993"/>
          <w:tab w:val="left" w:pos="1134"/>
        </w:tabs>
        <w:ind w:left="0" w:firstLine="709"/>
        <w:rPr>
          <w:lang w:val="ru-RU"/>
        </w:rPr>
      </w:pPr>
      <w:r w:rsidRPr="002E2661">
        <w:rPr>
          <w:lang w:val="ru-RU"/>
        </w:rPr>
        <w:t xml:space="preserve">ссылка на дочернее состояние </w:t>
      </w:r>
      <w:proofErr w:type="spellStart"/>
      <w:r w:rsidRPr="002E2661">
        <w:rPr>
          <w:i/>
          <w:lang w:val="ru-RU"/>
        </w:rPr>
        <w:t>initial</w:t>
      </w:r>
      <w:proofErr w:type="spellEnd"/>
      <w:r w:rsidRPr="002E2661">
        <w:rPr>
          <w:lang w:val="ru-RU"/>
        </w:rPr>
        <w:t xml:space="preserve"> – </w:t>
      </w:r>
      <w:proofErr w:type="spellStart"/>
      <w:r w:rsidRPr="002E2661">
        <w:rPr>
          <w:i/>
          <w:lang w:val="ru-RU"/>
        </w:rPr>
        <w:t>StateActive</w:t>
      </w:r>
      <w:proofErr w:type="spellEnd"/>
      <w:r w:rsidRPr="002E2661">
        <w:rPr>
          <w:lang w:val="ru-RU"/>
        </w:rPr>
        <w:t>.</w:t>
      </w:r>
    </w:p>
    <w:p w14:paraId="7788C1FC" w14:textId="77777777" w:rsidR="00607648" w:rsidRPr="002E2661" w:rsidRDefault="0072470E" w:rsidP="00EA7038">
      <w:pPr>
        <w:pStyle w:val="a4"/>
      </w:pPr>
      <w:r w:rsidRPr="002E2661">
        <w:t xml:space="preserve">Функция </w:t>
      </w:r>
      <w:proofErr w:type="spellStart"/>
      <w:r w:rsidRPr="002E2661">
        <w:rPr>
          <w:b/>
          <w:bCs/>
          <w:i/>
        </w:rPr>
        <w:t>StateActive_</w:t>
      </w:r>
      <w:proofErr w:type="gramStart"/>
      <w:r w:rsidRPr="002E2661">
        <w:rPr>
          <w:b/>
          <w:bCs/>
          <w:i/>
        </w:rPr>
        <w:t>onRun</w:t>
      </w:r>
      <w:proofErr w:type="spellEnd"/>
      <w:r w:rsidRPr="002E2661">
        <w:rPr>
          <w:b/>
          <w:bCs/>
          <w:i/>
        </w:rPr>
        <w:t>(</w:t>
      </w:r>
      <w:proofErr w:type="gramEnd"/>
      <w:r w:rsidRPr="002E2661">
        <w:rPr>
          <w:b/>
          <w:bCs/>
          <w:i/>
        </w:rPr>
        <w:t>)</w:t>
      </w:r>
      <w:r w:rsidRPr="002E2661">
        <w:t xml:space="preserve"> определяет условия перехода в пассивное состояние при помощи функции </w:t>
      </w:r>
      <w:proofErr w:type="spellStart"/>
      <w:r w:rsidRPr="002E2661">
        <w:rPr>
          <w:b/>
          <w:bCs/>
          <w:i/>
        </w:rPr>
        <w:t>ActivityManager_isActive</w:t>
      </w:r>
      <w:proofErr w:type="spellEnd"/>
      <w:r w:rsidRPr="002E2661">
        <w:rPr>
          <w:b/>
          <w:bCs/>
          <w:i/>
        </w:rPr>
        <w:t>()</w:t>
      </w:r>
      <w:r w:rsidRPr="002E2661">
        <w:rPr>
          <w:i/>
        </w:rPr>
        <w:t xml:space="preserve"> </w:t>
      </w:r>
      <w:r w:rsidRPr="002E2661">
        <w:t xml:space="preserve">и, в случае выполнения этих условий, осуществляет переход в пассивное состояние рабочего режима </w:t>
      </w:r>
      <w:proofErr w:type="spellStart"/>
      <w:r w:rsidRPr="002E2661">
        <w:rPr>
          <w:i/>
        </w:rPr>
        <w:t>StatePassive</w:t>
      </w:r>
      <w:proofErr w:type="spellEnd"/>
      <w:r w:rsidRPr="002E2661">
        <w:t xml:space="preserve">. Одновременно при помощи функции </w:t>
      </w:r>
      <w:proofErr w:type="spellStart"/>
      <w:r w:rsidRPr="002E2661">
        <w:rPr>
          <w:b/>
          <w:bCs/>
          <w:i/>
        </w:rPr>
        <w:t>ControlSystem_</w:t>
      </w:r>
      <w:proofErr w:type="gramStart"/>
      <w:r w:rsidRPr="002E2661">
        <w:rPr>
          <w:b/>
          <w:bCs/>
          <w:i/>
        </w:rPr>
        <w:t>workCondition</w:t>
      </w:r>
      <w:proofErr w:type="spellEnd"/>
      <w:r w:rsidRPr="002E2661">
        <w:rPr>
          <w:b/>
          <w:bCs/>
          <w:i/>
        </w:rPr>
        <w:t>(</w:t>
      </w:r>
      <w:proofErr w:type="gramEnd"/>
      <w:r w:rsidRPr="002E2661">
        <w:rPr>
          <w:b/>
          <w:bCs/>
          <w:i/>
        </w:rPr>
        <w:t>)</w:t>
      </w:r>
      <w:r w:rsidR="00B47CDD" w:rsidRPr="002E2661">
        <w:rPr>
          <w:b/>
          <w:bCs/>
          <w:i/>
        </w:rPr>
        <w:t xml:space="preserve"> </w:t>
      </w:r>
      <w:r w:rsidRPr="002E2661">
        <w:t xml:space="preserve">выполняется проверка условий перехода в рабочий режим и, если эти условия не выполняются, происходит переход в безопасное активное состояние </w:t>
      </w:r>
      <w:proofErr w:type="spellStart"/>
      <w:r w:rsidRPr="002E2661">
        <w:rPr>
          <w:i/>
        </w:rPr>
        <w:t>StateSafeActive</w:t>
      </w:r>
      <w:proofErr w:type="spellEnd"/>
      <w:r w:rsidRPr="002E2661">
        <w:t xml:space="preserve">. Функция возвращает </w:t>
      </w:r>
      <w:proofErr w:type="spellStart"/>
      <w:r w:rsidRPr="002E2661">
        <w:rPr>
          <w:i/>
        </w:rPr>
        <w:t>true</w:t>
      </w:r>
      <w:proofErr w:type="spellEnd"/>
      <w:r w:rsidRPr="002E2661">
        <w:t>, кроме случаев перехода в другие состояния.</w:t>
      </w:r>
    </w:p>
    <w:p w14:paraId="5486E971" w14:textId="77777777" w:rsidR="00EA762B" w:rsidRPr="002E2661" w:rsidRDefault="00EA762B" w:rsidP="00A447E0">
      <w:pPr>
        <w:pStyle w:val="2"/>
      </w:pPr>
      <w:bookmarkStart w:id="64" w:name="_Toc50027337"/>
      <w:r w:rsidRPr="002E2661">
        <w:lastRenderedPageBreak/>
        <w:t>Уровень компонент</w:t>
      </w:r>
      <w:r w:rsidR="0040659A" w:rsidRPr="002E2661">
        <w:t>ов</w:t>
      </w:r>
      <w:bookmarkEnd w:id="64"/>
    </w:p>
    <w:p w14:paraId="56B6687E" w14:textId="77777777" w:rsidR="00DF5C38" w:rsidRPr="002E2661" w:rsidRDefault="007D2700" w:rsidP="00747915">
      <w:pPr>
        <w:pStyle w:val="3"/>
        <w:rPr>
          <w:lang w:val="ru-RU"/>
        </w:rPr>
      </w:pPr>
      <w:bookmarkStart w:id="65" w:name="_Ref2863908"/>
      <w:bookmarkStart w:id="66" w:name="_Ref2864412"/>
      <w:bookmarkStart w:id="67" w:name="_Toc50027338"/>
      <w:r w:rsidRPr="002E2661">
        <w:rPr>
          <w:lang w:val="ru-RU"/>
        </w:rPr>
        <w:t xml:space="preserve">Компонент </w:t>
      </w:r>
      <w:proofErr w:type="spellStart"/>
      <w:r w:rsidR="002D3638" w:rsidRPr="002E2661">
        <w:rPr>
          <w:lang w:val="ru-RU"/>
        </w:rPr>
        <w:t>ActivityManager</w:t>
      </w:r>
      <w:bookmarkEnd w:id="65"/>
      <w:bookmarkEnd w:id="66"/>
      <w:bookmarkEnd w:id="67"/>
      <w:proofErr w:type="spellEnd"/>
    </w:p>
    <w:p w14:paraId="2ED39ED0" w14:textId="77777777" w:rsidR="00DF5C38" w:rsidRPr="002E2661" w:rsidRDefault="00DF5C38" w:rsidP="00747915">
      <w:pPr>
        <w:pStyle w:val="40"/>
      </w:pPr>
      <w:bookmarkStart w:id="68" w:name="_Toc503349678"/>
      <w:r w:rsidRPr="002E2661">
        <w:t>Назначение</w:t>
      </w:r>
      <w:bookmarkEnd w:id="68"/>
    </w:p>
    <w:p w14:paraId="078060C4" w14:textId="77777777" w:rsidR="00C46FF8" w:rsidRPr="002E2661" w:rsidRDefault="00C46FF8" w:rsidP="00C46FF8">
      <w:pPr>
        <w:pStyle w:val="a4"/>
      </w:pPr>
      <w:r w:rsidRPr="002E2661">
        <w:t xml:space="preserve">Компонент </w:t>
      </w:r>
      <w:proofErr w:type="spellStart"/>
      <w:r w:rsidRPr="002E2661">
        <w:t>ActivityManager</w:t>
      </w:r>
      <w:proofErr w:type="spellEnd"/>
      <w:r w:rsidRPr="002E2661">
        <w:t xml:space="preserve"> предназначен для управления активностью прибора (в зависимости от сложившихся условий осуществляет переход прибора из пассивного в активное состояние и наоборот) и определяет интерфейсы для взаимодействия с другими компонентами ПО.</w:t>
      </w:r>
    </w:p>
    <w:p w14:paraId="630CF274" w14:textId="77777777" w:rsidR="00C46FF8" w:rsidRPr="002E2661" w:rsidRDefault="00C46FF8" w:rsidP="00747915">
      <w:pPr>
        <w:pStyle w:val="40"/>
      </w:pPr>
      <w:r w:rsidRPr="002E2661">
        <w:t xml:space="preserve">Состав </w:t>
      </w:r>
    </w:p>
    <w:p w14:paraId="02BE2F46" w14:textId="77777777" w:rsidR="00C46FF8" w:rsidRPr="002E2661" w:rsidRDefault="00C46FF8" w:rsidP="00C46FF8">
      <w:pPr>
        <w:pStyle w:val="affffa"/>
      </w:pPr>
      <w:r w:rsidRPr="002E2661">
        <w:t>В состав компонента входят следующие модули:</w:t>
      </w:r>
    </w:p>
    <w:p w14:paraId="55284FD1" w14:textId="77777777" w:rsidR="00C46FF8" w:rsidRPr="002E2661" w:rsidRDefault="00C46FF8" w:rsidP="002206EB">
      <w:pPr>
        <w:pStyle w:val="a"/>
        <w:ind w:left="0" w:firstLine="709"/>
        <w:rPr>
          <w:lang w:val="ru-RU"/>
        </w:rPr>
      </w:pPr>
      <w:proofErr w:type="spellStart"/>
      <w:r w:rsidRPr="002E2661">
        <w:rPr>
          <w:i/>
          <w:lang w:val="ru-RU"/>
        </w:rPr>
        <w:t>ActivityManager</w:t>
      </w:r>
      <w:proofErr w:type="spellEnd"/>
      <w:r w:rsidRPr="002E2661">
        <w:rPr>
          <w:i/>
          <w:lang w:val="ru-RU"/>
        </w:rPr>
        <w:t xml:space="preserve"> </w:t>
      </w:r>
      <w:r w:rsidRPr="002E2661">
        <w:rPr>
          <w:lang w:val="ru-RU"/>
        </w:rPr>
        <w:t>− управление активностью прибора. Основной модуль компонента;</w:t>
      </w:r>
    </w:p>
    <w:p w14:paraId="5D418DBA" w14:textId="77777777" w:rsidR="007E28FA" w:rsidRPr="002E2661" w:rsidRDefault="00C46FF8" w:rsidP="002206EB">
      <w:pPr>
        <w:pStyle w:val="a"/>
        <w:ind w:left="0" w:firstLine="709"/>
        <w:rPr>
          <w:lang w:val="ru-RU"/>
        </w:rPr>
      </w:pPr>
      <w:proofErr w:type="spellStart"/>
      <w:r w:rsidRPr="002E2661">
        <w:rPr>
          <w:i/>
          <w:lang w:val="ru-RU"/>
        </w:rPr>
        <w:t>ActivityManager_connect</w:t>
      </w:r>
      <w:proofErr w:type="spellEnd"/>
      <w:r w:rsidRPr="002E2661">
        <w:rPr>
          <w:lang w:val="ru-RU"/>
        </w:rPr>
        <w:t xml:space="preserve"> − обеспечение взаимодействия модулей </w:t>
      </w:r>
      <w:proofErr w:type="spellStart"/>
      <w:r w:rsidRPr="002E2661">
        <w:rPr>
          <w:lang w:val="ru-RU"/>
        </w:rPr>
        <w:t>ActivityManager</w:t>
      </w:r>
      <w:proofErr w:type="spellEnd"/>
      <w:r w:rsidRPr="002E2661">
        <w:rPr>
          <w:lang w:val="ru-RU"/>
        </w:rPr>
        <w:t xml:space="preserve"> и </w:t>
      </w:r>
      <w:proofErr w:type="spellStart"/>
      <w:r w:rsidRPr="002E2661">
        <w:rPr>
          <w:lang w:val="ru-RU"/>
        </w:rPr>
        <w:t>BlockExch</w:t>
      </w:r>
      <w:proofErr w:type="spellEnd"/>
      <w:r w:rsidRPr="002E2661">
        <w:rPr>
          <w:lang w:val="ru-RU"/>
        </w:rPr>
        <w:t>;</w:t>
      </w:r>
      <w:r w:rsidR="007E28FA" w:rsidRPr="002E2661">
        <w:rPr>
          <w:i/>
          <w:szCs w:val="28"/>
          <w:lang w:val="ru-RU"/>
        </w:rPr>
        <w:t xml:space="preserve"> </w:t>
      </w:r>
    </w:p>
    <w:p w14:paraId="068AF865" w14:textId="594593BD" w:rsidR="00C46FF8" w:rsidRPr="002E2661" w:rsidRDefault="007E28FA" w:rsidP="002206EB">
      <w:pPr>
        <w:pStyle w:val="a"/>
        <w:ind w:left="0" w:firstLine="709"/>
        <w:rPr>
          <w:lang w:val="ru-RU"/>
        </w:rPr>
      </w:pPr>
      <w:proofErr w:type="spellStart"/>
      <w:r w:rsidRPr="002E2661">
        <w:rPr>
          <w:i/>
          <w:szCs w:val="28"/>
          <w:lang w:val="ru-RU"/>
        </w:rPr>
        <w:t>ActivityManager_dataTypes</w:t>
      </w:r>
      <w:proofErr w:type="spellEnd"/>
      <w:r w:rsidRPr="002E2661">
        <w:rPr>
          <w:szCs w:val="28"/>
          <w:lang w:val="ru-RU"/>
        </w:rPr>
        <w:t xml:space="preserve"> – типы данных для модуля управления активностью прибора;</w:t>
      </w:r>
    </w:p>
    <w:p w14:paraId="1C6801A7" w14:textId="77777777" w:rsidR="00C46FF8" w:rsidRPr="002E2661" w:rsidRDefault="00C46FF8" w:rsidP="002206EB">
      <w:pPr>
        <w:pStyle w:val="a"/>
        <w:ind w:left="0" w:firstLine="709"/>
        <w:rPr>
          <w:lang w:val="ru-RU"/>
        </w:rPr>
      </w:pPr>
      <w:proofErr w:type="spellStart"/>
      <w:r w:rsidRPr="002E2661">
        <w:rPr>
          <w:i/>
          <w:lang w:val="ru-RU"/>
        </w:rPr>
        <w:t>ActivityManager_internal</w:t>
      </w:r>
      <w:proofErr w:type="spellEnd"/>
      <w:r w:rsidRPr="002E2661">
        <w:rPr>
          <w:lang w:val="ru-RU"/>
        </w:rPr>
        <w:t xml:space="preserve"> − реализация внутренних (не интерфейсных) функций компонента;</w:t>
      </w:r>
    </w:p>
    <w:p w14:paraId="66DCD735" w14:textId="1D0931B7" w:rsidR="0057663D" w:rsidRPr="002E2661" w:rsidRDefault="00C46FF8" w:rsidP="007E28FA">
      <w:pPr>
        <w:pStyle w:val="a"/>
        <w:ind w:left="0" w:firstLine="709"/>
        <w:rPr>
          <w:lang w:val="ru-RU"/>
        </w:rPr>
      </w:pPr>
      <w:proofErr w:type="spellStart"/>
      <w:r w:rsidRPr="002E2661">
        <w:rPr>
          <w:i/>
          <w:lang w:val="ru-RU"/>
        </w:rPr>
        <w:t>BlockExch</w:t>
      </w:r>
      <w:proofErr w:type="spellEnd"/>
      <w:r w:rsidRPr="002E2661">
        <w:rPr>
          <w:i/>
          <w:lang w:val="ru-RU"/>
        </w:rPr>
        <w:t xml:space="preserve"> </w:t>
      </w:r>
      <w:r w:rsidRPr="002E2661">
        <w:rPr>
          <w:lang w:val="ru-RU"/>
        </w:rPr>
        <w:t>− обмен между основным и резервным приборами.</w:t>
      </w:r>
    </w:p>
    <w:p w14:paraId="4138EF29" w14:textId="77777777" w:rsidR="00C46FF8" w:rsidRPr="002E2661" w:rsidRDefault="00C46FF8" w:rsidP="00747915">
      <w:pPr>
        <w:pStyle w:val="40"/>
      </w:pPr>
      <w:r w:rsidRPr="002E2661">
        <w:t>Описание</w:t>
      </w:r>
    </w:p>
    <w:p w14:paraId="403BC8BE" w14:textId="77777777" w:rsidR="00C46FF8" w:rsidRPr="002E2661" w:rsidRDefault="00C46FF8" w:rsidP="002F6B6A">
      <w:pPr>
        <w:pStyle w:val="5"/>
      </w:pPr>
      <w:r w:rsidRPr="002E2661">
        <w:t>Общие сведения</w:t>
      </w:r>
    </w:p>
    <w:p w14:paraId="5090FA7D" w14:textId="77777777" w:rsidR="00C46FF8" w:rsidRPr="002E2661" w:rsidRDefault="00C46FF8" w:rsidP="00C46FF8">
      <w:pPr>
        <w:pStyle w:val="a4"/>
      </w:pPr>
      <w:r w:rsidRPr="002E2661">
        <w:t xml:space="preserve">Управление активностью осуществляется при работе </w:t>
      </w:r>
      <w:r w:rsidRPr="002E2661">
        <w:rPr>
          <w:rFonts w:ascii="TimesNewRomanPSMT" w:eastAsiaTheme="minorHAnsi" w:hAnsi="TimesNewRomanPSMT" w:cs="TimesNewRomanPSMT"/>
        </w:rPr>
        <w:t>ОКПС-Е-К в режиме</w:t>
      </w:r>
      <w:r w:rsidRPr="002E2661">
        <w:rPr>
          <w:rFonts w:ascii="TimesNewRomanPSMT" w:hAnsi="TimesNewRomanPSMT" w:cs="TimesNewRomanPSMT"/>
        </w:rPr>
        <w:t xml:space="preserve"> ненагруженного резервирования, при этом один из пары смежных приборов является основным, а второй </w:t>
      </w:r>
      <w:r w:rsidRPr="002E2661">
        <w:t>–</w:t>
      </w:r>
      <w:r w:rsidRPr="002E2661">
        <w:rPr>
          <w:rFonts w:ascii="TimesNewRomanPSMT" w:hAnsi="TimesNewRomanPSMT" w:cs="TimesNewRomanPSMT"/>
        </w:rPr>
        <w:t xml:space="preserve"> резервным. </w:t>
      </w:r>
      <w:r w:rsidRPr="002E2661">
        <w:t xml:space="preserve">При работе без резервирования каждый прибор считается основным и всегда активным. Управление РПВ осуществляется только основным прибором. Компонент работает в режимах «Работа/РС» и «БС». Активный прибор формирует на выходе сигналы в соответствии с состоянием перемычек и приказами, полученными от УС по интерфейсу RS-422, отвечает </w:t>
      </w:r>
      <w:r w:rsidRPr="002E2661">
        <w:lastRenderedPageBreak/>
        <w:t>полным статусом на приказы от УС. Пассивный прибор передает короткий статус (длина поля данных 1 байт).</w:t>
      </w:r>
    </w:p>
    <w:p w14:paraId="64E6629A" w14:textId="77777777" w:rsidR="00C46FF8" w:rsidRPr="002E2661" w:rsidRDefault="00C46FF8" w:rsidP="002F6B6A">
      <w:pPr>
        <w:pStyle w:val="5"/>
      </w:pPr>
      <w:r w:rsidRPr="002E2661">
        <w:t>Данные для работы модуля</w:t>
      </w:r>
    </w:p>
    <w:p w14:paraId="75619BF0" w14:textId="77777777" w:rsidR="00C46FF8" w:rsidRPr="002E2661" w:rsidRDefault="00C46FF8" w:rsidP="00F24913">
      <w:pPr>
        <w:pStyle w:val="6"/>
        <w:ind w:hanging="1866"/>
      </w:pPr>
      <w:r w:rsidRPr="002E2661">
        <w:t>Входные данные</w:t>
      </w:r>
    </w:p>
    <w:p w14:paraId="3CA838E7" w14:textId="77777777" w:rsidR="00C46FF8" w:rsidRPr="002E2661" w:rsidRDefault="00C46FF8" w:rsidP="00C46FF8">
      <w:pPr>
        <w:pStyle w:val="affffa"/>
      </w:pPr>
      <w:r w:rsidRPr="002E2661">
        <w:t xml:space="preserve">Входные данные для работы модуля </w:t>
      </w:r>
      <w:proofErr w:type="spellStart"/>
      <w:r w:rsidRPr="002E2661">
        <w:t>ActivityManager</w:t>
      </w:r>
      <w:proofErr w:type="spellEnd"/>
      <w:r w:rsidRPr="002E2661">
        <w:t>:</w:t>
      </w:r>
    </w:p>
    <w:p w14:paraId="1C9BD35B" w14:textId="77777777" w:rsidR="00C46FF8" w:rsidRPr="002E2661" w:rsidRDefault="00C46FF8" w:rsidP="00643ABE">
      <w:pPr>
        <w:pStyle w:val="a4"/>
        <w:keepNext/>
        <w:numPr>
          <w:ilvl w:val="0"/>
          <w:numId w:val="34"/>
        </w:numPr>
        <w:tabs>
          <w:tab w:val="left" w:pos="1134"/>
        </w:tabs>
        <w:ind w:left="0" w:firstLine="709"/>
      </w:pPr>
      <w:r w:rsidRPr="002E2661">
        <w:t>тип прибора:</w:t>
      </w:r>
    </w:p>
    <w:p w14:paraId="210810F1" w14:textId="77777777" w:rsidR="00C46FF8" w:rsidRPr="002E2661" w:rsidRDefault="00C46FF8" w:rsidP="00643ABE">
      <w:pPr>
        <w:pStyle w:val="22"/>
        <w:numPr>
          <w:ilvl w:val="0"/>
          <w:numId w:val="89"/>
        </w:numPr>
        <w:tabs>
          <w:tab w:val="clear" w:pos="1701"/>
        </w:tabs>
        <w:ind w:left="426" w:firstLine="708"/>
      </w:pPr>
      <w:r w:rsidRPr="002E2661">
        <w:t>основной;</w:t>
      </w:r>
    </w:p>
    <w:p w14:paraId="4D7EC0F2" w14:textId="77777777" w:rsidR="00C46FF8" w:rsidRPr="002E2661" w:rsidRDefault="00C46FF8" w:rsidP="00965ADE">
      <w:pPr>
        <w:pStyle w:val="22"/>
        <w:tabs>
          <w:tab w:val="clear" w:pos="1701"/>
        </w:tabs>
        <w:ind w:hanging="295"/>
      </w:pPr>
      <w:r w:rsidRPr="002E2661">
        <w:t>резервный</w:t>
      </w:r>
      <w:r w:rsidR="00D079D4" w:rsidRPr="002E2661">
        <w:t>.</w:t>
      </w:r>
    </w:p>
    <w:p w14:paraId="12BCE420" w14:textId="77777777" w:rsidR="00C46FF8" w:rsidRPr="002E2661" w:rsidRDefault="00C46FF8" w:rsidP="00643ABE">
      <w:pPr>
        <w:pStyle w:val="a4"/>
        <w:keepNext/>
        <w:numPr>
          <w:ilvl w:val="0"/>
          <w:numId w:val="34"/>
        </w:numPr>
        <w:tabs>
          <w:tab w:val="left" w:pos="1134"/>
        </w:tabs>
        <w:ind w:left="0" w:firstLine="709"/>
      </w:pPr>
      <w:r w:rsidRPr="002E2661">
        <w:t>состояние прибора:</w:t>
      </w:r>
    </w:p>
    <w:p w14:paraId="73885BCA" w14:textId="77777777" w:rsidR="00C46FF8" w:rsidRPr="002E2661" w:rsidRDefault="00C46FF8" w:rsidP="00643ABE">
      <w:pPr>
        <w:pStyle w:val="22"/>
        <w:numPr>
          <w:ilvl w:val="0"/>
          <w:numId w:val="90"/>
        </w:numPr>
        <w:tabs>
          <w:tab w:val="clear" w:pos="1701"/>
        </w:tabs>
        <w:ind w:left="426" w:firstLine="708"/>
      </w:pPr>
      <w:r w:rsidRPr="002E2661">
        <w:t>РС;</w:t>
      </w:r>
    </w:p>
    <w:p w14:paraId="51364F1D" w14:textId="77777777" w:rsidR="00C46FF8" w:rsidRPr="002E2661" w:rsidRDefault="00C46FF8" w:rsidP="006313E6">
      <w:pPr>
        <w:pStyle w:val="22"/>
        <w:tabs>
          <w:tab w:val="clear" w:pos="1701"/>
        </w:tabs>
        <w:ind w:left="0" w:firstLine="1134"/>
      </w:pPr>
      <w:r w:rsidRPr="002E2661">
        <w:t>БС</w:t>
      </w:r>
      <w:r w:rsidR="00D079D4" w:rsidRPr="002E2661">
        <w:t>.</w:t>
      </w:r>
    </w:p>
    <w:p w14:paraId="2B85F9C2" w14:textId="77777777" w:rsidR="00C46FF8" w:rsidRPr="002E2661" w:rsidRDefault="00C46FF8" w:rsidP="00643ABE">
      <w:pPr>
        <w:pStyle w:val="a4"/>
        <w:keepNext/>
        <w:numPr>
          <w:ilvl w:val="0"/>
          <w:numId w:val="34"/>
        </w:numPr>
        <w:tabs>
          <w:tab w:val="left" w:pos="1134"/>
        </w:tabs>
        <w:ind w:left="0" w:firstLine="709"/>
      </w:pPr>
      <w:r w:rsidRPr="002E2661">
        <w:t>состояние связи прибора по RS-422:</w:t>
      </w:r>
    </w:p>
    <w:p w14:paraId="4DCB425F" w14:textId="77777777" w:rsidR="00C46FF8" w:rsidRPr="002E2661" w:rsidRDefault="00C46FF8" w:rsidP="00643ABE">
      <w:pPr>
        <w:pStyle w:val="22"/>
        <w:numPr>
          <w:ilvl w:val="0"/>
          <w:numId w:val="91"/>
        </w:numPr>
        <w:tabs>
          <w:tab w:val="clear" w:pos="1701"/>
        </w:tabs>
        <w:ind w:left="426" w:firstLine="708"/>
      </w:pPr>
      <w:r w:rsidRPr="002E2661">
        <w:t>есть;</w:t>
      </w:r>
    </w:p>
    <w:p w14:paraId="09BE0783" w14:textId="77777777" w:rsidR="00C46FF8" w:rsidRPr="002E2661" w:rsidRDefault="00C46FF8" w:rsidP="00D079D4">
      <w:pPr>
        <w:pStyle w:val="22"/>
        <w:tabs>
          <w:tab w:val="clear" w:pos="1701"/>
        </w:tabs>
      </w:pPr>
      <w:r w:rsidRPr="002E2661">
        <w:t>нет</w:t>
      </w:r>
      <w:r w:rsidR="00D079D4" w:rsidRPr="002E2661">
        <w:t>.</w:t>
      </w:r>
    </w:p>
    <w:p w14:paraId="5A32EDA0" w14:textId="77777777" w:rsidR="00C46FF8" w:rsidRPr="002E2661" w:rsidRDefault="00C46FF8" w:rsidP="00643ABE">
      <w:pPr>
        <w:pStyle w:val="a4"/>
        <w:keepNext/>
        <w:numPr>
          <w:ilvl w:val="0"/>
          <w:numId w:val="34"/>
        </w:numPr>
        <w:tabs>
          <w:tab w:val="left" w:pos="1134"/>
        </w:tabs>
        <w:ind w:left="0" w:firstLine="709"/>
      </w:pPr>
      <w:r w:rsidRPr="002E2661">
        <w:t>состояние контактов реле:</w:t>
      </w:r>
    </w:p>
    <w:p w14:paraId="6ED30670" w14:textId="77777777" w:rsidR="00C46FF8" w:rsidRPr="002E2661" w:rsidRDefault="00C46FF8" w:rsidP="00643ABE">
      <w:pPr>
        <w:pStyle w:val="22"/>
        <w:numPr>
          <w:ilvl w:val="0"/>
          <w:numId w:val="92"/>
        </w:numPr>
        <w:tabs>
          <w:tab w:val="clear" w:pos="1701"/>
        </w:tabs>
        <w:ind w:left="426" w:firstLine="708"/>
      </w:pPr>
      <w:r w:rsidRPr="002E2661">
        <w:t>«на мне»;</w:t>
      </w:r>
    </w:p>
    <w:p w14:paraId="30AAE56F" w14:textId="32C877C7" w:rsidR="00C46FF8" w:rsidRPr="002E2661" w:rsidRDefault="00C46FF8" w:rsidP="00965ADE">
      <w:pPr>
        <w:pStyle w:val="22"/>
        <w:tabs>
          <w:tab w:val="clear" w:pos="1701"/>
        </w:tabs>
        <w:ind w:hanging="295"/>
      </w:pPr>
      <w:r w:rsidRPr="002E2661">
        <w:t xml:space="preserve">не </w:t>
      </w:r>
      <w:r w:rsidR="00EC5F58" w:rsidRPr="002E2661">
        <w:t>«</w:t>
      </w:r>
      <w:r w:rsidRPr="002E2661">
        <w:t>на мне»</w:t>
      </w:r>
    </w:p>
    <w:p w14:paraId="273098C9" w14:textId="77777777" w:rsidR="00C46FF8" w:rsidRPr="002E2661" w:rsidRDefault="00C46FF8" w:rsidP="00643ABE">
      <w:pPr>
        <w:pStyle w:val="a4"/>
        <w:keepNext/>
        <w:numPr>
          <w:ilvl w:val="0"/>
          <w:numId w:val="34"/>
        </w:numPr>
        <w:tabs>
          <w:tab w:val="left" w:pos="1134"/>
        </w:tabs>
        <w:ind w:left="0" w:firstLine="709"/>
      </w:pPr>
      <w:r w:rsidRPr="002E2661">
        <w:t>состояние активной команды АК1:</w:t>
      </w:r>
    </w:p>
    <w:p w14:paraId="0E62191C" w14:textId="77777777" w:rsidR="00C46FF8" w:rsidRPr="002E2661" w:rsidRDefault="00C46FF8" w:rsidP="00643ABE">
      <w:pPr>
        <w:pStyle w:val="22"/>
        <w:numPr>
          <w:ilvl w:val="0"/>
          <w:numId w:val="93"/>
        </w:numPr>
        <w:tabs>
          <w:tab w:val="clear" w:pos="1701"/>
        </w:tabs>
        <w:ind w:left="426" w:firstLine="708"/>
      </w:pPr>
      <w:r w:rsidRPr="002E2661">
        <w:t>действует (ВКЛ);</w:t>
      </w:r>
    </w:p>
    <w:p w14:paraId="646A0297" w14:textId="77777777" w:rsidR="00C46FF8" w:rsidRPr="002E2661" w:rsidRDefault="00C46FF8" w:rsidP="00BB460D">
      <w:pPr>
        <w:pStyle w:val="22"/>
        <w:tabs>
          <w:tab w:val="clear" w:pos="1701"/>
        </w:tabs>
        <w:ind w:hanging="295"/>
      </w:pPr>
      <w:r w:rsidRPr="002E2661">
        <w:t>не действует (ВЫКЛ)</w:t>
      </w:r>
      <w:r w:rsidR="00D079D4" w:rsidRPr="002E2661">
        <w:t>.</w:t>
      </w:r>
    </w:p>
    <w:p w14:paraId="51F23644" w14:textId="77777777" w:rsidR="00C46FF8" w:rsidRPr="002E2661" w:rsidRDefault="00C46FF8" w:rsidP="00643ABE">
      <w:pPr>
        <w:pStyle w:val="a4"/>
        <w:keepNext/>
        <w:numPr>
          <w:ilvl w:val="0"/>
          <w:numId w:val="35"/>
        </w:numPr>
        <w:tabs>
          <w:tab w:val="left" w:pos="1134"/>
        </w:tabs>
        <w:ind w:left="0" w:firstLine="709"/>
      </w:pPr>
      <w:r w:rsidRPr="002E2661">
        <w:t>состояние связи с соседом:</w:t>
      </w:r>
    </w:p>
    <w:p w14:paraId="5418BF9F" w14:textId="7E9262CF" w:rsidR="00C46FF8" w:rsidRPr="002E2661" w:rsidRDefault="00C46FF8" w:rsidP="00643ABE">
      <w:pPr>
        <w:pStyle w:val="22"/>
        <w:numPr>
          <w:ilvl w:val="0"/>
          <w:numId w:val="94"/>
        </w:numPr>
        <w:tabs>
          <w:tab w:val="clear" w:pos="1701"/>
        </w:tabs>
        <w:ind w:left="426" w:firstLine="708"/>
      </w:pPr>
      <w:r w:rsidRPr="002E2661">
        <w:t>есть пакеты данных от соседнего прибора, соседний прибор принимает данные от меня (S3</w:t>
      </w:r>
      <w:r w:rsidR="0071209D" w:rsidRPr="002E2661">
        <w:t> </w:t>
      </w:r>
      <w:r w:rsidRPr="002E2661">
        <w:t>=</w:t>
      </w:r>
      <w:r w:rsidR="0071209D" w:rsidRPr="002E2661">
        <w:t> </w:t>
      </w:r>
      <w:r w:rsidRPr="002E2661">
        <w:t>1, см.</w:t>
      </w:r>
      <w:r w:rsidR="0078773C" w:rsidRPr="002E2661">
        <w:t xml:space="preserve"> </w:t>
      </w:r>
      <w:r w:rsidR="0078773C" w:rsidRPr="002E2661">
        <w:fldChar w:fldCharType="begin"/>
      </w:r>
      <w:r w:rsidR="0078773C" w:rsidRPr="002E2661">
        <w:instrText xml:space="preserve"> REF _Ref49849371 \r \h </w:instrText>
      </w:r>
      <w:r w:rsidR="0078773C" w:rsidRPr="002E2661">
        <w:fldChar w:fldCharType="separate"/>
      </w:r>
      <w:r w:rsidR="001432BC">
        <w:t>4.3.1.6.2.2</w:t>
      </w:r>
      <w:r w:rsidR="0078773C" w:rsidRPr="002E2661">
        <w:fldChar w:fldCharType="end"/>
      </w:r>
      <w:r w:rsidRPr="002E2661">
        <w:t>);</w:t>
      </w:r>
    </w:p>
    <w:p w14:paraId="547C0656" w14:textId="159C7319" w:rsidR="00C46FF8" w:rsidRPr="002E2661" w:rsidRDefault="00C46FF8" w:rsidP="0071209D">
      <w:pPr>
        <w:pStyle w:val="22"/>
        <w:tabs>
          <w:tab w:val="clear" w:pos="1701"/>
        </w:tabs>
        <w:ind w:left="426" w:firstLine="643"/>
      </w:pPr>
      <w:r w:rsidRPr="002E2661">
        <w:t>есть пакеты данных от соседнего прибора, соседний прибор не принимает данные от меня (S3</w:t>
      </w:r>
      <w:r w:rsidR="0071209D" w:rsidRPr="002E2661">
        <w:t> </w:t>
      </w:r>
      <w:r w:rsidRPr="002E2661">
        <w:t>=</w:t>
      </w:r>
      <w:r w:rsidR="0071209D" w:rsidRPr="002E2661">
        <w:t> </w:t>
      </w:r>
      <w:r w:rsidRPr="002E2661">
        <w:t>0, см.</w:t>
      </w:r>
      <w:r w:rsidR="0078773C" w:rsidRPr="002E2661">
        <w:t xml:space="preserve"> </w:t>
      </w:r>
      <w:r w:rsidR="0078773C" w:rsidRPr="002E2661">
        <w:fldChar w:fldCharType="begin"/>
      </w:r>
      <w:r w:rsidR="0078773C" w:rsidRPr="002E2661">
        <w:instrText xml:space="preserve"> REF _Ref49849371 \r \h </w:instrText>
      </w:r>
      <w:r w:rsidR="0078773C" w:rsidRPr="002E2661">
        <w:fldChar w:fldCharType="separate"/>
      </w:r>
      <w:r w:rsidR="001432BC">
        <w:t>4.3.1.6.2.2</w:t>
      </w:r>
      <w:r w:rsidR="0078773C" w:rsidRPr="002E2661">
        <w:fldChar w:fldCharType="end"/>
      </w:r>
      <w:r w:rsidRPr="002E2661">
        <w:t> );</w:t>
      </w:r>
    </w:p>
    <w:p w14:paraId="350BE756" w14:textId="77777777" w:rsidR="00C46FF8" w:rsidRPr="002E2661" w:rsidRDefault="00C46FF8" w:rsidP="00D079D4">
      <w:pPr>
        <w:pStyle w:val="22"/>
        <w:tabs>
          <w:tab w:val="clear" w:pos="1701"/>
        </w:tabs>
      </w:pPr>
      <w:r w:rsidRPr="002E2661">
        <w:t>нет пакетов от соседнего прибора</w:t>
      </w:r>
      <w:r w:rsidR="00D079D4" w:rsidRPr="002E2661">
        <w:t>.</w:t>
      </w:r>
    </w:p>
    <w:p w14:paraId="24B69CC5" w14:textId="77777777" w:rsidR="00C46FF8" w:rsidRPr="002E2661" w:rsidRDefault="00C46FF8" w:rsidP="00643ABE">
      <w:pPr>
        <w:pStyle w:val="a4"/>
        <w:keepNext/>
        <w:numPr>
          <w:ilvl w:val="0"/>
          <w:numId w:val="36"/>
        </w:numPr>
        <w:tabs>
          <w:tab w:val="left" w:pos="1134"/>
        </w:tabs>
        <w:ind w:left="0" w:firstLine="709"/>
      </w:pPr>
      <w:r w:rsidRPr="002E2661">
        <w:t>состояние соседнего прибора:</w:t>
      </w:r>
    </w:p>
    <w:p w14:paraId="0CA8F2D5" w14:textId="77777777" w:rsidR="00C46FF8" w:rsidRPr="002E2661" w:rsidRDefault="00C46FF8" w:rsidP="00643ABE">
      <w:pPr>
        <w:pStyle w:val="22"/>
        <w:numPr>
          <w:ilvl w:val="0"/>
          <w:numId w:val="95"/>
        </w:numPr>
        <w:tabs>
          <w:tab w:val="clear" w:pos="1701"/>
        </w:tabs>
        <w:ind w:left="426" w:firstLine="708"/>
      </w:pPr>
      <w:r w:rsidRPr="002E2661">
        <w:t>РС;</w:t>
      </w:r>
    </w:p>
    <w:p w14:paraId="487890DF" w14:textId="77777777" w:rsidR="00C46FF8" w:rsidRPr="002E2661" w:rsidRDefault="00C46FF8" w:rsidP="006D28CB">
      <w:pPr>
        <w:pStyle w:val="22"/>
        <w:tabs>
          <w:tab w:val="clear" w:pos="1701"/>
        </w:tabs>
        <w:ind w:left="0" w:firstLine="1134"/>
      </w:pPr>
      <w:r w:rsidRPr="002E2661">
        <w:lastRenderedPageBreak/>
        <w:t>БС;</w:t>
      </w:r>
    </w:p>
    <w:p w14:paraId="545A9D64" w14:textId="77777777" w:rsidR="00C46FF8" w:rsidRPr="002E2661" w:rsidRDefault="00C46FF8" w:rsidP="00643ABE">
      <w:pPr>
        <w:pStyle w:val="a4"/>
        <w:keepNext/>
        <w:numPr>
          <w:ilvl w:val="0"/>
          <w:numId w:val="37"/>
        </w:numPr>
        <w:tabs>
          <w:tab w:val="left" w:pos="1134"/>
        </w:tabs>
        <w:ind w:left="0" w:firstLine="709"/>
      </w:pPr>
      <w:r w:rsidRPr="002E2661">
        <w:t>состояние активности соседнего прибора:</w:t>
      </w:r>
    </w:p>
    <w:p w14:paraId="3354F220" w14:textId="77777777" w:rsidR="00C46FF8" w:rsidRPr="002E2661" w:rsidRDefault="00C46FF8" w:rsidP="00643ABE">
      <w:pPr>
        <w:pStyle w:val="22"/>
        <w:numPr>
          <w:ilvl w:val="0"/>
          <w:numId w:val="98"/>
        </w:numPr>
        <w:tabs>
          <w:tab w:val="clear" w:pos="1701"/>
        </w:tabs>
        <w:ind w:left="0" w:firstLine="1134"/>
      </w:pPr>
      <w:r w:rsidRPr="002E2661">
        <w:t>прибор активен;</w:t>
      </w:r>
    </w:p>
    <w:p w14:paraId="5CD98592" w14:textId="77777777" w:rsidR="00C46FF8" w:rsidRPr="002E2661" w:rsidRDefault="00C46FF8" w:rsidP="006D28CB">
      <w:pPr>
        <w:pStyle w:val="22"/>
        <w:tabs>
          <w:tab w:val="clear" w:pos="1701"/>
        </w:tabs>
        <w:ind w:left="0" w:firstLine="1134"/>
      </w:pPr>
      <w:r w:rsidRPr="002E2661">
        <w:t>прибор пассивен;</w:t>
      </w:r>
    </w:p>
    <w:p w14:paraId="1FE62AFA" w14:textId="77777777" w:rsidR="00C46FF8" w:rsidRPr="002E2661" w:rsidRDefault="00C46FF8" w:rsidP="00643ABE">
      <w:pPr>
        <w:pStyle w:val="a4"/>
        <w:keepNext/>
        <w:numPr>
          <w:ilvl w:val="0"/>
          <w:numId w:val="38"/>
        </w:numPr>
        <w:tabs>
          <w:tab w:val="left" w:pos="1134"/>
        </w:tabs>
        <w:ind w:left="0" w:firstLine="709"/>
      </w:pPr>
      <w:r w:rsidRPr="002E2661">
        <w:t>состояние связи соседнего прибора с УС по интерфейсу RS-422:</w:t>
      </w:r>
    </w:p>
    <w:p w14:paraId="5C0B72BD" w14:textId="77777777" w:rsidR="00C46FF8" w:rsidRPr="002E2661" w:rsidRDefault="00C46FF8" w:rsidP="00643ABE">
      <w:pPr>
        <w:pStyle w:val="22"/>
        <w:numPr>
          <w:ilvl w:val="0"/>
          <w:numId w:val="99"/>
        </w:numPr>
        <w:tabs>
          <w:tab w:val="clear" w:pos="1701"/>
        </w:tabs>
        <w:ind w:left="426" w:firstLine="708"/>
      </w:pPr>
      <w:r w:rsidRPr="002E2661">
        <w:t>есть;</w:t>
      </w:r>
    </w:p>
    <w:p w14:paraId="3E3DA629" w14:textId="77777777" w:rsidR="00C46FF8" w:rsidRPr="002E2661" w:rsidRDefault="00C46FF8" w:rsidP="006D28CB">
      <w:pPr>
        <w:pStyle w:val="22"/>
        <w:tabs>
          <w:tab w:val="clear" w:pos="1701"/>
        </w:tabs>
        <w:ind w:left="0" w:firstLine="1134"/>
      </w:pPr>
      <w:r w:rsidRPr="002E2661">
        <w:t>нет;</w:t>
      </w:r>
    </w:p>
    <w:p w14:paraId="5E1C4324" w14:textId="77777777" w:rsidR="00C46FF8" w:rsidRPr="002E2661" w:rsidRDefault="00C46FF8" w:rsidP="00643ABE">
      <w:pPr>
        <w:pStyle w:val="a4"/>
        <w:keepNext/>
        <w:numPr>
          <w:ilvl w:val="0"/>
          <w:numId w:val="39"/>
        </w:numPr>
        <w:tabs>
          <w:tab w:val="left" w:pos="1134"/>
        </w:tabs>
        <w:ind w:left="0" w:firstLine="709"/>
      </w:pPr>
      <w:r w:rsidRPr="002E2661">
        <w:t>состояние выдачи управляющих воздействий:</w:t>
      </w:r>
    </w:p>
    <w:p w14:paraId="7D48AA85" w14:textId="77777777" w:rsidR="00C46FF8" w:rsidRPr="002E2661" w:rsidRDefault="00C46FF8" w:rsidP="00643ABE">
      <w:pPr>
        <w:pStyle w:val="22"/>
        <w:numPr>
          <w:ilvl w:val="0"/>
          <w:numId w:val="100"/>
        </w:numPr>
        <w:tabs>
          <w:tab w:val="clear" w:pos="1701"/>
        </w:tabs>
        <w:ind w:left="426" w:firstLine="708"/>
      </w:pPr>
      <w:r w:rsidRPr="002E2661">
        <w:t>ВКЛ;</w:t>
      </w:r>
    </w:p>
    <w:p w14:paraId="67C2A67A" w14:textId="77777777" w:rsidR="00C46FF8" w:rsidRPr="002E2661" w:rsidRDefault="00C46FF8" w:rsidP="006D28CB">
      <w:pPr>
        <w:pStyle w:val="22"/>
        <w:tabs>
          <w:tab w:val="clear" w:pos="1701"/>
        </w:tabs>
        <w:ind w:left="0" w:firstLine="1134"/>
      </w:pPr>
      <w:r w:rsidRPr="002E2661">
        <w:t>ВЫКЛ.</w:t>
      </w:r>
    </w:p>
    <w:p w14:paraId="31798165" w14:textId="77777777" w:rsidR="00C46FF8" w:rsidRPr="002E2661" w:rsidRDefault="00C46FF8" w:rsidP="00643ABE">
      <w:pPr>
        <w:pStyle w:val="a4"/>
        <w:keepNext/>
        <w:numPr>
          <w:ilvl w:val="0"/>
          <w:numId w:val="96"/>
        </w:numPr>
        <w:tabs>
          <w:tab w:val="left" w:pos="1134"/>
        </w:tabs>
        <w:ind w:left="0" w:firstLine="709"/>
      </w:pPr>
      <w:r w:rsidRPr="002E2661">
        <w:t xml:space="preserve">Состояние поля ACT приказа от </w:t>
      </w:r>
      <w:r w:rsidR="005E1286" w:rsidRPr="002E2661">
        <w:t>УС</w:t>
      </w:r>
      <w:r w:rsidRPr="002E2661">
        <w:t>:</w:t>
      </w:r>
    </w:p>
    <w:p w14:paraId="1D65C8D3" w14:textId="77777777" w:rsidR="00C46FF8" w:rsidRPr="002E2661" w:rsidRDefault="00D079D4" w:rsidP="00643ABE">
      <w:pPr>
        <w:pStyle w:val="22"/>
        <w:numPr>
          <w:ilvl w:val="0"/>
          <w:numId w:val="97"/>
        </w:numPr>
        <w:tabs>
          <w:tab w:val="clear" w:pos="1701"/>
        </w:tabs>
        <w:ind w:left="0" w:firstLine="1134"/>
      </w:pPr>
      <w:r w:rsidRPr="002E2661">
        <w:t>у</w:t>
      </w:r>
      <w:r w:rsidR="00C46FF8" w:rsidRPr="002E2661">
        <w:t>становить активным основной прибор;</w:t>
      </w:r>
    </w:p>
    <w:p w14:paraId="64D604EA" w14:textId="77777777" w:rsidR="00C46FF8" w:rsidRPr="002E2661" w:rsidRDefault="00D079D4" w:rsidP="006D28CB">
      <w:pPr>
        <w:pStyle w:val="22"/>
        <w:tabs>
          <w:tab w:val="clear" w:pos="1701"/>
        </w:tabs>
        <w:ind w:left="0" w:firstLine="1134"/>
      </w:pPr>
      <w:r w:rsidRPr="002E2661">
        <w:t>у</w:t>
      </w:r>
      <w:r w:rsidR="00C46FF8" w:rsidRPr="002E2661">
        <w:t>становить активным резервный прибор.</w:t>
      </w:r>
      <w:r w:rsidR="00C46FF8" w:rsidRPr="002E2661">
        <w:tab/>
      </w:r>
    </w:p>
    <w:p w14:paraId="0187830B" w14:textId="77777777" w:rsidR="00C46FF8" w:rsidRPr="002E2661" w:rsidRDefault="00C46FF8" w:rsidP="00F24913">
      <w:pPr>
        <w:pStyle w:val="6"/>
        <w:ind w:hanging="1866"/>
      </w:pPr>
      <w:r w:rsidRPr="002E2661">
        <w:t>Выходные данные</w:t>
      </w:r>
    </w:p>
    <w:p w14:paraId="46BADE0A" w14:textId="77777777" w:rsidR="00C46FF8" w:rsidRPr="002E2661" w:rsidRDefault="00C46FF8" w:rsidP="00C46FF8">
      <w:pPr>
        <w:pStyle w:val="affffa"/>
      </w:pPr>
      <w:r w:rsidRPr="002E2661">
        <w:t xml:space="preserve">Выходные данные работы модуля </w:t>
      </w:r>
      <w:proofErr w:type="spellStart"/>
      <w:r w:rsidRPr="002E2661">
        <w:t>ActivityManager</w:t>
      </w:r>
      <w:proofErr w:type="spellEnd"/>
      <w:r w:rsidRPr="002E2661">
        <w:t>:</w:t>
      </w:r>
    </w:p>
    <w:p w14:paraId="09E50373" w14:textId="77777777" w:rsidR="00C46FF8" w:rsidRPr="002E2661" w:rsidRDefault="00C46FF8" w:rsidP="00643ABE">
      <w:pPr>
        <w:pStyle w:val="a4"/>
        <w:keepNext/>
        <w:numPr>
          <w:ilvl w:val="0"/>
          <w:numId w:val="40"/>
        </w:numPr>
        <w:tabs>
          <w:tab w:val="left" w:pos="1134"/>
        </w:tabs>
        <w:ind w:left="0" w:firstLine="709"/>
      </w:pPr>
      <w:r w:rsidRPr="002E2661">
        <w:t>состояние активности прибора:</w:t>
      </w:r>
    </w:p>
    <w:p w14:paraId="31C1FB3D" w14:textId="77777777" w:rsidR="00C46FF8" w:rsidRPr="002E2661" w:rsidRDefault="00C46FF8" w:rsidP="00643ABE">
      <w:pPr>
        <w:pStyle w:val="22"/>
        <w:numPr>
          <w:ilvl w:val="0"/>
          <w:numId w:val="101"/>
        </w:numPr>
        <w:tabs>
          <w:tab w:val="clear" w:pos="1701"/>
        </w:tabs>
        <w:ind w:left="0" w:firstLine="1134"/>
      </w:pPr>
      <w:r w:rsidRPr="002E2661">
        <w:t>прибор активный;</w:t>
      </w:r>
    </w:p>
    <w:p w14:paraId="79D0304B" w14:textId="77777777" w:rsidR="00C46FF8" w:rsidRPr="002E2661" w:rsidRDefault="00C46FF8" w:rsidP="00B44EA4">
      <w:pPr>
        <w:pStyle w:val="22"/>
        <w:tabs>
          <w:tab w:val="clear" w:pos="1701"/>
        </w:tabs>
        <w:ind w:left="0" w:firstLine="1134"/>
      </w:pPr>
      <w:r w:rsidRPr="002E2661">
        <w:t>прибор пассивный;</w:t>
      </w:r>
    </w:p>
    <w:p w14:paraId="42D9A4FB" w14:textId="77777777" w:rsidR="00C46FF8" w:rsidRPr="002E2661" w:rsidRDefault="00C46FF8" w:rsidP="00643ABE">
      <w:pPr>
        <w:pStyle w:val="a4"/>
        <w:keepNext/>
        <w:numPr>
          <w:ilvl w:val="0"/>
          <w:numId w:val="40"/>
        </w:numPr>
        <w:tabs>
          <w:tab w:val="left" w:pos="1134"/>
        </w:tabs>
        <w:ind w:left="0" w:firstLine="709"/>
      </w:pPr>
      <w:r w:rsidRPr="002E2661">
        <w:t>состояние команды управления РПВ:</w:t>
      </w:r>
    </w:p>
    <w:p w14:paraId="329B1537" w14:textId="77777777" w:rsidR="00C46FF8" w:rsidRPr="002E2661" w:rsidRDefault="00C46FF8" w:rsidP="00643ABE">
      <w:pPr>
        <w:pStyle w:val="22"/>
        <w:numPr>
          <w:ilvl w:val="0"/>
          <w:numId w:val="102"/>
        </w:numPr>
        <w:tabs>
          <w:tab w:val="clear" w:pos="1701"/>
        </w:tabs>
        <w:ind w:left="426" w:firstLine="708"/>
      </w:pPr>
      <w:r w:rsidRPr="002E2661">
        <w:t xml:space="preserve">команда </w:t>
      </w:r>
      <w:r w:rsidRPr="002E2661">
        <w:tab/>
      </w:r>
      <w:r w:rsidRPr="002E2661">
        <w:tab/>
        <w:t>выдана;</w:t>
      </w:r>
    </w:p>
    <w:p w14:paraId="0289A544" w14:textId="77777777" w:rsidR="00C46FF8" w:rsidRPr="002E2661" w:rsidRDefault="00C46FF8" w:rsidP="00B44EA4">
      <w:pPr>
        <w:pStyle w:val="22"/>
        <w:tabs>
          <w:tab w:val="clear" w:pos="1701"/>
        </w:tabs>
        <w:ind w:left="0" w:firstLine="1134"/>
      </w:pPr>
      <w:r w:rsidRPr="002E2661">
        <w:t xml:space="preserve">команда </w:t>
      </w:r>
      <w:r w:rsidRPr="002E2661">
        <w:tab/>
      </w:r>
      <w:r w:rsidRPr="002E2661">
        <w:tab/>
        <w:t>не выдана;</w:t>
      </w:r>
    </w:p>
    <w:p w14:paraId="7595E3B6" w14:textId="77777777" w:rsidR="00C46FF8" w:rsidRPr="002E2661" w:rsidRDefault="00C46FF8" w:rsidP="00643ABE">
      <w:pPr>
        <w:pStyle w:val="a4"/>
        <w:keepNext/>
        <w:numPr>
          <w:ilvl w:val="0"/>
          <w:numId w:val="40"/>
        </w:numPr>
        <w:tabs>
          <w:tab w:val="left" w:pos="1134"/>
        </w:tabs>
        <w:ind w:left="0" w:firstLine="709"/>
      </w:pPr>
      <w:r w:rsidRPr="002E2661">
        <w:t>состояние запроса на выключение управляющих воздействий:</w:t>
      </w:r>
    </w:p>
    <w:p w14:paraId="124DBE4D" w14:textId="77777777" w:rsidR="00C46FF8" w:rsidRPr="002E2661" w:rsidRDefault="00C46FF8" w:rsidP="00643ABE">
      <w:pPr>
        <w:pStyle w:val="22"/>
        <w:numPr>
          <w:ilvl w:val="0"/>
          <w:numId w:val="103"/>
        </w:numPr>
        <w:tabs>
          <w:tab w:val="clear" w:pos="1701"/>
        </w:tabs>
        <w:ind w:left="426" w:firstLine="708"/>
      </w:pPr>
      <w:r w:rsidRPr="002E2661">
        <w:t>ВКЛ;</w:t>
      </w:r>
    </w:p>
    <w:p w14:paraId="4B8A39DB" w14:textId="77777777" w:rsidR="00C46FF8" w:rsidRPr="002E2661" w:rsidRDefault="00C46FF8" w:rsidP="00B44EA4">
      <w:pPr>
        <w:pStyle w:val="22"/>
        <w:tabs>
          <w:tab w:val="clear" w:pos="1701"/>
        </w:tabs>
        <w:ind w:left="0" w:firstLine="1134"/>
      </w:pPr>
      <w:r w:rsidRPr="002E2661">
        <w:t>ВЫКЛ.</w:t>
      </w:r>
    </w:p>
    <w:p w14:paraId="10DA7502" w14:textId="77777777" w:rsidR="00C46FF8" w:rsidRPr="002E2661" w:rsidRDefault="00C46FF8" w:rsidP="00F24913">
      <w:pPr>
        <w:pStyle w:val="6"/>
        <w:ind w:hanging="1866"/>
      </w:pPr>
      <w:r w:rsidRPr="002E2661">
        <w:t>Временные параметры</w:t>
      </w:r>
    </w:p>
    <w:p w14:paraId="27C7772A" w14:textId="77777777" w:rsidR="00C46FF8" w:rsidRPr="002E2661" w:rsidRDefault="00C46FF8" w:rsidP="00C46FF8">
      <w:pPr>
        <w:pStyle w:val="affffa"/>
      </w:pPr>
      <w:r w:rsidRPr="002E2661">
        <w:t xml:space="preserve">Временные параметры работы модуля </w:t>
      </w:r>
      <w:proofErr w:type="spellStart"/>
      <w:r w:rsidRPr="002E2661">
        <w:t>ActivityManager</w:t>
      </w:r>
      <w:proofErr w:type="spellEnd"/>
      <w:r w:rsidRPr="002E2661">
        <w:t>:</w:t>
      </w:r>
    </w:p>
    <w:p w14:paraId="2A334AE5" w14:textId="77777777" w:rsidR="00C46FF8" w:rsidRPr="002E2661" w:rsidRDefault="00C46FF8" w:rsidP="00643ABE">
      <w:pPr>
        <w:pStyle w:val="a4"/>
        <w:numPr>
          <w:ilvl w:val="0"/>
          <w:numId w:val="41"/>
        </w:numPr>
        <w:tabs>
          <w:tab w:val="left" w:pos="1134"/>
        </w:tabs>
        <w:ind w:left="0" w:firstLine="709"/>
      </w:pPr>
      <w:r w:rsidRPr="002E2661">
        <w:t>Т1 – время после сброса, в течение которого основной прибор остаётся пассивным, составляющее 3</w:t>
      </w:r>
      <w:r w:rsidR="00941317" w:rsidRPr="002E2661">
        <w:t> </w:t>
      </w:r>
      <w:r w:rsidRPr="002E2661">
        <w:t>с;</w:t>
      </w:r>
    </w:p>
    <w:p w14:paraId="0CCCF55B" w14:textId="77777777" w:rsidR="00C46FF8" w:rsidRPr="002E2661" w:rsidRDefault="00C46FF8" w:rsidP="00643ABE">
      <w:pPr>
        <w:pStyle w:val="a4"/>
        <w:numPr>
          <w:ilvl w:val="0"/>
          <w:numId w:val="41"/>
        </w:numPr>
        <w:tabs>
          <w:tab w:val="left" w:pos="1134"/>
        </w:tabs>
        <w:ind w:left="0" w:firstLine="709"/>
      </w:pPr>
      <w:r w:rsidRPr="002E2661">
        <w:lastRenderedPageBreak/>
        <w:t>Т2 – время после сброса, в течение которого резервный прибор остается пассивным (Т</w:t>
      </w:r>
      <w:proofErr w:type="gramStart"/>
      <w:r w:rsidRPr="002E2661">
        <w:t>2 &gt;</w:t>
      </w:r>
      <w:proofErr w:type="gramEnd"/>
      <w:r w:rsidRPr="002E2661">
        <w:t> Т1), составляющее 5</w:t>
      </w:r>
      <w:r w:rsidR="00941317" w:rsidRPr="002E2661">
        <w:t> </w:t>
      </w:r>
      <w:r w:rsidRPr="002E2661">
        <w:t>с;</w:t>
      </w:r>
    </w:p>
    <w:p w14:paraId="2DED6672" w14:textId="77777777" w:rsidR="00C46FF8" w:rsidRPr="002E2661" w:rsidRDefault="00C46FF8" w:rsidP="00643ABE">
      <w:pPr>
        <w:pStyle w:val="a4"/>
        <w:numPr>
          <w:ilvl w:val="0"/>
          <w:numId w:val="41"/>
        </w:numPr>
        <w:tabs>
          <w:tab w:val="left" w:pos="1134"/>
        </w:tabs>
        <w:ind w:left="0" w:firstLine="709"/>
      </w:pPr>
      <w:r w:rsidRPr="002E2661">
        <w:t>Т3 – время после выдачи прибором команды на включение РПВ, после которого можно считывать сигнал(ы) состояния реле, составляющее 120</w:t>
      </w:r>
      <w:r w:rsidR="006878D0" w:rsidRPr="002E2661">
        <w:t> </w:t>
      </w:r>
      <w:r w:rsidRPr="002E2661">
        <w:t>мс;</w:t>
      </w:r>
    </w:p>
    <w:p w14:paraId="077FFAB6" w14:textId="77777777" w:rsidR="00C46FF8" w:rsidRPr="002E2661" w:rsidRDefault="00C46FF8" w:rsidP="00643ABE">
      <w:pPr>
        <w:pStyle w:val="a4"/>
        <w:numPr>
          <w:ilvl w:val="0"/>
          <w:numId w:val="41"/>
        </w:numPr>
        <w:tabs>
          <w:tab w:val="left" w:pos="1134"/>
        </w:tabs>
        <w:ind w:left="0" w:firstLine="709"/>
      </w:pPr>
      <w:r w:rsidRPr="002E2661">
        <w:t>Т4 – время после выдачи прибором команды на выключение РПВ, после которого можно считывать сигнал(ы) состояния реле, составляющее 110</w:t>
      </w:r>
      <w:r w:rsidR="006878D0" w:rsidRPr="002E2661">
        <w:t> </w:t>
      </w:r>
      <w:r w:rsidRPr="002E2661">
        <w:t>мс;</w:t>
      </w:r>
    </w:p>
    <w:p w14:paraId="53C1BCAE" w14:textId="77777777" w:rsidR="00C46FF8" w:rsidRPr="002E2661" w:rsidRDefault="00C46FF8" w:rsidP="00643ABE">
      <w:pPr>
        <w:pStyle w:val="a4"/>
        <w:numPr>
          <w:ilvl w:val="0"/>
          <w:numId w:val="41"/>
        </w:numPr>
        <w:tabs>
          <w:tab w:val="left" w:pos="1134"/>
        </w:tabs>
        <w:ind w:left="0" w:firstLine="709"/>
      </w:pPr>
      <w:r w:rsidRPr="002E2661">
        <w:t>Т5 – время после перехода прибора из активного в пассивное состояние, в течение которого он остается пассивным независимо от состояния соседнего прибора, составляющее 100</w:t>
      </w:r>
      <w:r w:rsidR="006878D0" w:rsidRPr="002E2661">
        <w:t> </w:t>
      </w:r>
      <w:r w:rsidRPr="002E2661">
        <w:t>мс;</w:t>
      </w:r>
    </w:p>
    <w:p w14:paraId="4A7051A0" w14:textId="77777777" w:rsidR="00C46FF8" w:rsidRPr="002E2661" w:rsidRDefault="00C46FF8" w:rsidP="002F6B6A">
      <w:pPr>
        <w:pStyle w:val="5"/>
      </w:pPr>
      <w:r w:rsidRPr="002E2661">
        <w:t>Алгоритмы работы</w:t>
      </w:r>
    </w:p>
    <w:p w14:paraId="51F84EFA" w14:textId="4BB81670" w:rsidR="00C46FF8" w:rsidRPr="002E2661" w:rsidRDefault="00C46FF8" w:rsidP="00C46FF8">
      <w:pPr>
        <w:pStyle w:val="a4"/>
      </w:pPr>
      <w:r w:rsidRPr="002E2661">
        <w:t>Модуль работает в соответствии с алгоритмами, приведенными на рисунках </w:t>
      </w:r>
      <w:r w:rsidR="0019465E" w:rsidRPr="002E2661">
        <w:fldChar w:fldCharType="begin"/>
      </w:r>
      <w:r w:rsidR="0071209D" w:rsidRPr="002E2661">
        <w:instrText xml:space="preserve"> REF _Ref47518035 \h </w:instrText>
      </w:r>
      <w:r w:rsidR="0019465E" w:rsidRPr="002E2661">
        <w:fldChar w:fldCharType="separate"/>
      </w:r>
      <w:r w:rsidR="001432BC">
        <w:rPr>
          <w:noProof/>
        </w:rPr>
        <w:t>2</w:t>
      </w:r>
      <w:r w:rsidR="0019465E" w:rsidRPr="002E2661">
        <w:fldChar w:fldCharType="end"/>
      </w:r>
      <w:r w:rsidR="00B44EA4" w:rsidRPr="002E2661">
        <w:t> </w:t>
      </w:r>
      <w:r w:rsidR="006878D0" w:rsidRPr="002E2661">
        <w:t xml:space="preserve">– </w:t>
      </w:r>
      <w:r w:rsidR="0019465E" w:rsidRPr="002E2661">
        <w:fldChar w:fldCharType="begin"/>
      </w:r>
      <w:r w:rsidR="00C51370" w:rsidRPr="002E2661">
        <w:instrText xml:space="preserve"> REF _Ref47519079 \h </w:instrText>
      </w:r>
      <w:r w:rsidR="0019465E" w:rsidRPr="002E2661">
        <w:fldChar w:fldCharType="separate"/>
      </w:r>
      <w:r w:rsidR="001432BC">
        <w:rPr>
          <w:noProof/>
        </w:rPr>
        <w:t>4</w:t>
      </w:r>
      <w:r w:rsidR="0019465E" w:rsidRPr="002E2661">
        <w:fldChar w:fldCharType="end"/>
      </w:r>
      <w:r w:rsidRPr="002E2661">
        <w:t>.</w:t>
      </w:r>
    </w:p>
    <w:p w14:paraId="3DFA9D38" w14:textId="77777777" w:rsidR="00C46FF8" w:rsidRPr="002E2661" w:rsidRDefault="00C46FF8" w:rsidP="00C46FF8">
      <w:pPr>
        <w:pStyle w:val="a4"/>
        <w:rPr>
          <w:caps/>
        </w:rPr>
        <w:sectPr w:rsidR="00C46FF8" w:rsidRPr="002E2661" w:rsidSect="00E54E7E">
          <w:headerReference w:type="first" r:id="rId19"/>
          <w:footerReference w:type="first" r:id="rId20"/>
          <w:pgSz w:w="11907" w:h="16840" w:code="9"/>
          <w:pgMar w:top="1312" w:right="567" w:bottom="1560" w:left="1418" w:header="567" w:footer="567" w:gutter="0"/>
          <w:paperSrc w:first="7" w:other="7"/>
          <w:cols w:space="720"/>
          <w:titlePg/>
          <w:docGrid w:linePitch="381"/>
        </w:sectPr>
      </w:pPr>
    </w:p>
    <w:bookmarkStart w:id="69" w:name="_Toc503349623"/>
    <w:p w14:paraId="526E435C" w14:textId="77777777" w:rsidR="00B47CDD" w:rsidRPr="002E2661" w:rsidRDefault="00A00EC6" w:rsidP="00B47CDD">
      <w:pPr>
        <w:pStyle w:val="afff6"/>
      </w:pPr>
      <w:r w:rsidRPr="002E2661">
        <w:object w:dxaOrig="15615" w:dyaOrig="10650" w14:anchorId="116CA250">
          <v:shape id="_x0000_i1026" type="#_x0000_t75" style="width:697.45pt;height:440.6pt" o:ole="">
            <v:imagedata r:id="rId21" o:title=""/>
          </v:shape>
          <o:OLEObject Type="Embed" ProgID="Visio.Drawing.11" ShapeID="_x0000_i1026" DrawAspect="Content" ObjectID="_1667114039" r:id="rId22"/>
        </w:object>
      </w:r>
    </w:p>
    <w:p w14:paraId="6B1B0E57" w14:textId="7802A632" w:rsidR="00C46FF8" w:rsidRPr="002E2661" w:rsidRDefault="00B47CDD" w:rsidP="005347D4">
      <w:pPr>
        <w:pStyle w:val="affff3"/>
        <w:rPr>
          <w:noProof/>
        </w:rPr>
      </w:pPr>
      <w:r w:rsidRPr="002E2661">
        <w:t xml:space="preserve">Рисунок </w:t>
      </w:r>
      <w:r w:rsidR="0019465E" w:rsidRPr="002E2661">
        <w:rPr>
          <w:noProof/>
        </w:rPr>
        <w:fldChar w:fldCharType="begin"/>
      </w:r>
      <w:r w:rsidR="00A10114" w:rsidRPr="002E2661">
        <w:rPr>
          <w:noProof/>
        </w:rPr>
        <w:instrText xml:space="preserve"> SEQ Рисунок \* ARABIC </w:instrText>
      </w:r>
      <w:r w:rsidR="0019465E" w:rsidRPr="002E2661">
        <w:rPr>
          <w:noProof/>
        </w:rPr>
        <w:fldChar w:fldCharType="separate"/>
      </w:r>
      <w:bookmarkStart w:id="70" w:name="_Ref47518035"/>
      <w:r w:rsidR="001432BC">
        <w:rPr>
          <w:noProof/>
        </w:rPr>
        <w:t>2</w:t>
      </w:r>
      <w:bookmarkEnd w:id="70"/>
      <w:r w:rsidR="0019465E" w:rsidRPr="002E2661">
        <w:rPr>
          <w:noProof/>
        </w:rPr>
        <w:fldChar w:fldCharType="end"/>
      </w:r>
      <w:r w:rsidRPr="002E2661">
        <w:t xml:space="preserve"> </w:t>
      </w:r>
      <w:r w:rsidR="00C46FF8" w:rsidRPr="002E2661">
        <w:t xml:space="preserve">– Алгоритмы управления активностью </w:t>
      </w:r>
      <w:r w:rsidR="00A00EC6" w:rsidRPr="002E2661">
        <w:t>(начало)</w:t>
      </w:r>
    </w:p>
    <w:p w14:paraId="08020B5B" w14:textId="77777777" w:rsidR="00C46FF8" w:rsidRPr="002E2661" w:rsidRDefault="00A00EC6" w:rsidP="00C46FF8">
      <w:pPr>
        <w:pStyle w:val="afff6"/>
      </w:pPr>
      <w:r w:rsidRPr="002E2661">
        <w:object w:dxaOrig="16650" w:dyaOrig="10575" w14:anchorId="0F9B9329">
          <v:shape id="_x0000_i1027" type="#_x0000_t75" style="width:697.45pt;height:443.3pt" o:ole="">
            <v:imagedata r:id="rId23" o:title=""/>
          </v:shape>
          <o:OLEObject Type="Embed" ProgID="Visio.Drawing.11" ShapeID="_x0000_i1027" DrawAspect="Content" ObjectID="_1667114040" r:id="rId24"/>
        </w:object>
      </w:r>
      <w:r w:rsidR="00C46FF8" w:rsidRPr="002E2661">
        <w:t xml:space="preserve">Рисунок 3 </w:t>
      </w:r>
      <w:r w:rsidRPr="002E2661">
        <w:t>(</w:t>
      </w:r>
      <w:r w:rsidR="006D6CFB" w:rsidRPr="002E2661">
        <w:t>продолжение</w:t>
      </w:r>
      <w:r w:rsidRPr="002E2661">
        <w:t>)</w:t>
      </w:r>
    </w:p>
    <w:p w14:paraId="517A5D53" w14:textId="77777777" w:rsidR="00C46FF8" w:rsidRPr="002E2661" w:rsidRDefault="00C46FF8" w:rsidP="00C46FF8">
      <w:pPr>
        <w:pStyle w:val="afff6"/>
        <w:sectPr w:rsidR="00C46FF8" w:rsidRPr="002E2661" w:rsidSect="00454D1F">
          <w:headerReference w:type="default" r:id="rId25"/>
          <w:footerReference w:type="default" r:id="rId26"/>
          <w:headerReference w:type="first" r:id="rId27"/>
          <w:footerReference w:type="first" r:id="rId28"/>
          <w:pgSz w:w="16840" w:h="11907" w:orient="landscape" w:code="9"/>
          <w:pgMar w:top="1418" w:right="1310" w:bottom="726" w:left="1559" w:header="567" w:footer="567" w:gutter="0"/>
          <w:cols w:space="720"/>
          <w:titlePg/>
          <w:docGrid w:linePitch="381"/>
        </w:sectPr>
      </w:pPr>
    </w:p>
    <w:p w14:paraId="5E5B2CFD" w14:textId="77777777" w:rsidR="00C46FF8" w:rsidRPr="002E2661" w:rsidRDefault="00C46FF8" w:rsidP="00C46FF8">
      <w:pPr>
        <w:pStyle w:val="afff6"/>
      </w:pPr>
      <w:r w:rsidRPr="002E2661">
        <w:object w:dxaOrig="4840" w:dyaOrig="7501" w14:anchorId="5E6932EE">
          <v:shape id="_x0000_i1028" type="#_x0000_t75" style="width:240.7pt;height:375.05pt" o:ole="">
            <v:imagedata r:id="rId29" o:title=""/>
          </v:shape>
          <o:OLEObject Type="Embed" ProgID="Visio.Drawing.11" ShapeID="_x0000_i1028" DrawAspect="Content" ObjectID="_1667114041" r:id="rId30"/>
        </w:object>
      </w:r>
    </w:p>
    <w:p w14:paraId="6AD9DF11" w14:textId="2654FB09" w:rsidR="00C46FF8" w:rsidRPr="002E2661" w:rsidRDefault="00C46FF8"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r w:rsidR="001432BC">
        <w:rPr>
          <w:noProof/>
        </w:rPr>
        <w:t>3</w:t>
      </w:r>
      <w:r w:rsidR="0019465E" w:rsidRPr="002E2661">
        <w:rPr>
          <w:noProof/>
        </w:rPr>
        <w:fldChar w:fldCharType="end"/>
      </w:r>
      <w:r w:rsidRPr="002E2661">
        <w:t xml:space="preserve"> – Алгоритмы управления активностью (вспомогательные алгоритмы (часть 1))</w:t>
      </w:r>
    </w:p>
    <w:p w14:paraId="434F845D" w14:textId="77777777" w:rsidR="00C46FF8" w:rsidRPr="002E2661" w:rsidRDefault="00C46FF8" w:rsidP="001E746C">
      <w:pPr>
        <w:pStyle w:val="affff3"/>
      </w:pPr>
      <w:r w:rsidRPr="002E2661">
        <w:object w:dxaOrig="9504" w:dyaOrig="9985" w14:anchorId="04D3C6A8">
          <v:shape id="_x0000_i1029" type="#_x0000_t75" style="width:475.5pt;height:498.65pt" o:ole="">
            <v:imagedata r:id="rId31" o:title=""/>
          </v:shape>
          <o:OLEObject Type="Embed" ProgID="Visio.Drawing.11" ShapeID="_x0000_i1029" DrawAspect="Content" ObjectID="_1667114042" r:id="rId32"/>
        </w:object>
      </w:r>
    </w:p>
    <w:p w14:paraId="5C95C0EB" w14:textId="310CAE8E" w:rsidR="00C46FF8" w:rsidRPr="002E2661" w:rsidRDefault="00C46FF8" w:rsidP="005347D4">
      <w:pPr>
        <w:pStyle w:val="affff3"/>
        <w:rPr>
          <w:noProof/>
        </w:rPr>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81" w:name="_Ref47519079"/>
      <w:r w:rsidR="001432BC">
        <w:rPr>
          <w:noProof/>
        </w:rPr>
        <w:t>4</w:t>
      </w:r>
      <w:bookmarkEnd w:id="81"/>
      <w:r w:rsidR="0019465E" w:rsidRPr="002E2661">
        <w:rPr>
          <w:noProof/>
        </w:rPr>
        <w:fldChar w:fldCharType="end"/>
      </w:r>
      <w:r w:rsidRPr="002E2661">
        <w:t xml:space="preserve"> – Алгоритмы управления активностью (вспомогательные алгоритмы (часть 2))</w:t>
      </w:r>
    </w:p>
    <w:p w14:paraId="7816EF1A" w14:textId="77777777" w:rsidR="00C46FF8" w:rsidRPr="002E2661" w:rsidRDefault="00C46FF8" w:rsidP="00C51370">
      <w:pPr>
        <w:pStyle w:val="5"/>
        <w:spacing w:before="360"/>
      </w:pPr>
      <w:r w:rsidRPr="002E2661">
        <w:t xml:space="preserve">Особенности реализации модуля </w:t>
      </w:r>
      <w:proofErr w:type="spellStart"/>
      <w:r w:rsidRPr="002E2661">
        <w:t>ActivityManager</w:t>
      </w:r>
      <w:proofErr w:type="spellEnd"/>
    </w:p>
    <w:p w14:paraId="22DFC2B1" w14:textId="77777777" w:rsidR="00C46FF8" w:rsidRPr="002E2661" w:rsidRDefault="00C46FF8" w:rsidP="00C46FF8">
      <w:pPr>
        <w:pStyle w:val="a4"/>
      </w:pPr>
      <w:r w:rsidRPr="002E2661">
        <w:t xml:space="preserve">При переходе ПО из состояния инициализации </w:t>
      </w:r>
      <w:proofErr w:type="spellStart"/>
      <w:r w:rsidRPr="002E2661">
        <w:rPr>
          <w:i/>
        </w:rPr>
        <w:t>StateInitial</w:t>
      </w:r>
      <w:proofErr w:type="spellEnd"/>
      <w:r w:rsidRPr="002E2661">
        <w:t xml:space="preserve"> в состояние основной работы </w:t>
      </w:r>
      <w:proofErr w:type="spellStart"/>
      <w:r w:rsidRPr="002E2661">
        <w:rPr>
          <w:i/>
        </w:rPr>
        <w:t>StateMain</w:t>
      </w:r>
      <w:proofErr w:type="spellEnd"/>
      <w:r w:rsidRPr="002E2661">
        <w:t xml:space="preserve"> модуль инициализируется и включается в работу (вызов функций </w:t>
      </w:r>
      <w:proofErr w:type="spellStart"/>
      <w:r w:rsidRPr="002E2661">
        <w:rPr>
          <w:b/>
          <w:i/>
        </w:rPr>
        <w:t>ActivityManager_ctor</w:t>
      </w:r>
      <w:proofErr w:type="spellEnd"/>
      <w:r w:rsidRPr="002E2661">
        <w:rPr>
          <w:b/>
          <w:i/>
        </w:rPr>
        <w:t>()</w:t>
      </w:r>
      <w:r w:rsidRPr="002E2661">
        <w:t xml:space="preserve"> и </w:t>
      </w:r>
      <w:proofErr w:type="spellStart"/>
      <w:r w:rsidRPr="002E2661">
        <w:rPr>
          <w:b/>
          <w:i/>
        </w:rPr>
        <w:t>ActivityManager_setEnable</w:t>
      </w:r>
      <w:proofErr w:type="spellEnd"/>
      <w:r w:rsidRPr="002E2661">
        <w:rPr>
          <w:b/>
          <w:i/>
        </w:rPr>
        <w:t>()</w:t>
      </w:r>
      <w:r w:rsidRPr="002E2661">
        <w:rPr>
          <w:i/>
        </w:rPr>
        <w:t xml:space="preserve"> </w:t>
      </w:r>
      <w:r w:rsidRPr="002E2661">
        <w:t xml:space="preserve">с параметром </w:t>
      </w:r>
      <w:proofErr w:type="spellStart"/>
      <w:r w:rsidRPr="002E2661">
        <w:rPr>
          <w:i/>
        </w:rPr>
        <w:t>true</w:t>
      </w:r>
      <w:proofErr w:type="spellEnd"/>
      <w:r w:rsidRPr="002E2661">
        <w:rPr>
          <w:i/>
        </w:rPr>
        <w:t>)</w:t>
      </w:r>
      <w:r w:rsidRPr="002E2661">
        <w:t>, получая в качестве параметра определенный в процессе инициализации статус прибора (основной/резервный).</w:t>
      </w:r>
    </w:p>
    <w:p w14:paraId="7D3CB8B8" w14:textId="77777777" w:rsidR="00C46FF8" w:rsidRPr="002E2661" w:rsidRDefault="00C46FF8" w:rsidP="00C46FF8">
      <w:pPr>
        <w:pStyle w:val="a4"/>
      </w:pPr>
      <w:r w:rsidRPr="002E2661">
        <w:lastRenderedPageBreak/>
        <w:t xml:space="preserve">Основная рабочая функция модуля </w:t>
      </w:r>
      <w:proofErr w:type="spellStart"/>
      <w:r w:rsidRPr="002E2661">
        <w:rPr>
          <w:b/>
          <w:i/>
        </w:rPr>
        <w:t>ActivityManager_</w:t>
      </w:r>
      <w:proofErr w:type="gramStart"/>
      <w:r w:rsidRPr="002E2661">
        <w:rPr>
          <w:b/>
          <w:i/>
        </w:rPr>
        <w:t>run</w:t>
      </w:r>
      <w:proofErr w:type="spellEnd"/>
      <w:r w:rsidRPr="002E2661">
        <w:rPr>
          <w:b/>
          <w:i/>
        </w:rPr>
        <w:t>(</w:t>
      </w:r>
      <w:proofErr w:type="gramEnd"/>
      <w:r w:rsidRPr="002E2661">
        <w:rPr>
          <w:b/>
          <w:i/>
        </w:rPr>
        <w:t>)</w:t>
      </w:r>
      <w:r w:rsidRPr="002E2661">
        <w:t xml:space="preserve"> вызывается в режиме работы (состоянии) </w:t>
      </w:r>
      <w:proofErr w:type="spellStart"/>
      <w:r w:rsidRPr="002E2661">
        <w:rPr>
          <w:i/>
        </w:rPr>
        <w:t>StateMain</w:t>
      </w:r>
      <w:proofErr w:type="spellEnd"/>
      <w:r w:rsidRPr="002E2661">
        <w:t xml:space="preserve"> в главном потоке управления (основном цикле </w:t>
      </w:r>
      <w:proofErr w:type="spellStart"/>
      <w:r w:rsidRPr="002E2661">
        <w:rPr>
          <w:i/>
        </w:rPr>
        <w:t>main</w:t>
      </w:r>
      <w:proofErr w:type="spellEnd"/>
      <w:r w:rsidRPr="002E2661">
        <w:t>) с периодом 1 мс.</w:t>
      </w:r>
    </w:p>
    <w:p w14:paraId="1D87626F" w14:textId="77777777" w:rsidR="00C46FF8" w:rsidRPr="002E2661" w:rsidRDefault="00C46FF8" w:rsidP="00C46FF8">
      <w:pPr>
        <w:pStyle w:val="affffa"/>
      </w:pPr>
      <w:r w:rsidRPr="002E2661">
        <w:t>Функция выполняет следующие действия:</w:t>
      </w:r>
    </w:p>
    <w:p w14:paraId="6DD7EBE7" w14:textId="77777777" w:rsidR="00C46FF8" w:rsidRPr="002E2661" w:rsidRDefault="00C46FF8" w:rsidP="00643ABE">
      <w:pPr>
        <w:pStyle w:val="a4"/>
        <w:numPr>
          <w:ilvl w:val="0"/>
          <w:numId w:val="42"/>
        </w:numPr>
        <w:tabs>
          <w:tab w:val="left" w:pos="1134"/>
        </w:tabs>
        <w:ind w:left="0" w:firstLine="709"/>
      </w:pPr>
      <w:r w:rsidRPr="002E2661">
        <w:t>обработка таймаутов;</w:t>
      </w:r>
    </w:p>
    <w:p w14:paraId="0F81E3DF" w14:textId="170D1C6A" w:rsidR="00C46FF8" w:rsidRPr="002E2661" w:rsidRDefault="00C46FF8" w:rsidP="00643ABE">
      <w:pPr>
        <w:pStyle w:val="a4"/>
        <w:numPr>
          <w:ilvl w:val="0"/>
          <w:numId w:val="42"/>
        </w:numPr>
        <w:tabs>
          <w:tab w:val="left" w:pos="1134"/>
        </w:tabs>
        <w:ind w:left="0" w:firstLine="709"/>
      </w:pPr>
      <w:r w:rsidRPr="002E2661">
        <w:t>реализация КА, работающего в соответствии с алгоритмами (см. рисунки</w:t>
      </w:r>
      <w:r w:rsidR="004414EE" w:rsidRPr="002E2661">
        <w:t> </w:t>
      </w:r>
      <w:r w:rsidR="0019465E" w:rsidRPr="002E2661">
        <w:fldChar w:fldCharType="begin"/>
      </w:r>
      <w:r w:rsidR="005347D4" w:rsidRPr="002E2661">
        <w:instrText xml:space="preserve"> REF _Ref47518035 \h </w:instrText>
      </w:r>
      <w:r w:rsidR="0019465E" w:rsidRPr="002E2661">
        <w:fldChar w:fldCharType="separate"/>
      </w:r>
      <w:r w:rsidR="001432BC">
        <w:rPr>
          <w:noProof/>
        </w:rPr>
        <w:t>2</w:t>
      </w:r>
      <w:r w:rsidR="0019465E" w:rsidRPr="002E2661">
        <w:fldChar w:fldCharType="end"/>
      </w:r>
      <w:r w:rsidR="005347D4" w:rsidRPr="002E2661">
        <w:t> –</w:t>
      </w:r>
      <w:r w:rsidR="005347D4" w:rsidRPr="002E2661">
        <w:rPr>
          <w:color w:val="FF0000"/>
        </w:rPr>
        <w:t xml:space="preserve"> </w:t>
      </w:r>
      <w:r w:rsidR="0019465E" w:rsidRPr="002E2661">
        <w:rPr>
          <w:color w:val="FF0000"/>
        </w:rPr>
        <w:fldChar w:fldCharType="begin"/>
      </w:r>
      <w:r w:rsidR="005347D4" w:rsidRPr="002E2661">
        <w:rPr>
          <w:color w:val="FF0000"/>
        </w:rPr>
        <w:instrText xml:space="preserve"> REF _Ref47519079 \h </w:instrText>
      </w:r>
      <w:r w:rsidR="0019465E" w:rsidRPr="002E2661">
        <w:rPr>
          <w:color w:val="FF0000"/>
        </w:rPr>
      </w:r>
      <w:r w:rsidR="0019465E" w:rsidRPr="002E2661">
        <w:rPr>
          <w:color w:val="FF0000"/>
        </w:rPr>
        <w:fldChar w:fldCharType="separate"/>
      </w:r>
      <w:r w:rsidR="001432BC">
        <w:rPr>
          <w:noProof/>
        </w:rPr>
        <w:t>4</w:t>
      </w:r>
      <w:r w:rsidR="0019465E" w:rsidRPr="002E2661">
        <w:rPr>
          <w:color w:val="FF0000"/>
        </w:rPr>
        <w:fldChar w:fldCharType="end"/>
      </w:r>
      <w:r w:rsidRPr="002E2661">
        <w:t>).</w:t>
      </w:r>
    </w:p>
    <w:p w14:paraId="050FABAC" w14:textId="77777777" w:rsidR="00C46FF8" w:rsidRPr="002E2661" w:rsidRDefault="00C46FF8" w:rsidP="00C46FF8">
      <w:pPr>
        <w:pStyle w:val="affffa"/>
      </w:pPr>
      <w:r w:rsidRPr="002E2661">
        <w:t>КА имеет следующие состояния:</w:t>
      </w:r>
    </w:p>
    <w:p w14:paraId="453987CD" w14:textId="77777777" w:rsidR="00C46FF8" w:rsidRPr="002E2661" w:rsidRDefault="00C46FF8" w:rsidP="001464D9">
      <w:pPr>
        <w:pStyle w:val="a"/>
        <w:tabs>
          <w:tab w:val="clear" w:pos="993"/>
          <w:tab w:val="left" w:pos="1276"/>
        </w:tabs>
        <w:ind w:left="0" w:firstLine="851"/>
        <w:rPr>
          <w:lang w:val="ru-RU"/>
        </w:rPr>
      </w:pPr>
      <w:proofErr w:type="spellStart"/>
      <w:r w:rsidRPr="002E2661">
        <w:rPr>
          <w:i/>
          <w:lang w:val="ru-RU"/>
        </w:rPr>
        <w:t>eRunStart</w:t>
      </w:r>
      <w:proofErr w:type="spellEnd"/>
      <w:r w:rsidRPr="002E2661">
        <w:rPr>
          <w:lang w:val="ru-RU"/>
        </w:rPr>
        <w:t xml:space="preserve"> – начальное состояние после сброса и инициализации;</w:t>
      </w:r>
    </w:p>
    <w:p w14:paraId="4B1BA4A8" w14:textId="77777777" w:rsidR="00C46FF8" w:rsidRPr="002E2661" w:rsidRDefault="00C46FF8" w:rsidP="001464D9">
      <w:pPr>
        <w:pStyle w:val="a"/>
        <w:tabs>
          <w:tab w:val="clear" w:pos="993"/>
          <w:tab w:val="left" w:pos="1276"/>
        </w:tabs>
        <w:ind w:left="0" w:firstLine="851"/>
        <w:rPr>
          <w:lang w:val="ru-RU"/>
        </w:rPr>
      </w:pPr>
      <w:proofErr w:type="spellStart"/>
      <w:r w:rsidRPr="002E2661">
        <w:rPr>
          <w:i/>
          <w:lang w:val="ru-RU"/>
        </w:rPr>
        <w:t>eRunPassiveState</w:t>
      </w:r>
      <w:proofErr w:type="spellEnd"/>
      <w:r w:rsidRPr="002E2661">
        <w:rPr>
          <w:lang w:val="ru-RU"/>
        </w:rPr>
        <w:t xml:space="preserve"> – пассивное состояние;</w:t>
      </w:r>
    </w:p>
    <w:p w14:paraId="7E888B0F" w14:textId="77777777" w:rsidR="00C46FF8" w:rsidRPr="002E2661" w:rsidRDefault="00C46FF8" w:rsidP="001464D9">
      <w:pPr>
        <w:pStyle w:val="a"/>
        <w:tabs>
          <w:tab w:val="clear" w:pos="993"/>
          <w:tab w:val="left" w:pos="1276"/>
        </w:tabs>
        <w:ind w:left="0" w:firstLine="851"/>
        <w:rPr>
          <w:lang w:val="ru-RU"/>
        </w:rPr>
      </w:pPr>
      <w:proofErr w:type="spellStart"/>
      <w:r w:rsidRPr="002E2661">
        <w:rPr>
          <w:i/>
          <w:lang w:val="ru-RU"/>
        </w:rPr>
        <w:t>eRunTransitionToActive</w:t>
      </w:r>
      <w:proofErr w:type="spellEnd"/>
      <w:r w:rsidRPr="002E2661">
        <w:rPr>
          <w:lang w:val="ru-RU"/>
        </w:rPr>
        <w:t xml:space="preserve"> – переход в активное состояние;</w:t>
      </w:r>
    </w:p>
    <w:p w14:paraId="574BA9F8" w14:textId="77777777" w:rsidR="00C46FF8" w:rsidRPr="002E2661" w:rsidRDefault="00C46FF8" w:rsidP="001464D9">
      <w:pPr>
        <w:pStyle w:val="a"/>
        <w:tabs>
          <w:tab w:val="clear" w:pos="993"/>
          <w:tab w:val="left" w:pos="1276"/>
        </w:tabs>
        <w:ind w:left="0" w:firstLine="851"/>
        <w:rPr>
          <w:lang w:val="ru-RU"/>
        </w:rPr>
      </w:pPr>
      <w:proofErr w:type="spellStart"/>
      <w:r w:rsidRPr="002E2661">
        <w:rPr>
          <w:i/>
          <w:lang w:val="ru-RU"/>
        </w:rPr>
        <w:t>eRunActiveState</w:t>
      </w:r>
      <w:proofErr w:type="spellEnd"/>
      <w:r w:rsidRPr="002E2661">
        <w:rPr>
          <w:lang w:val="ru-RU"/>
        </w:rPr>
        <w:t xml:space="preserve"> – активное состояние;</w:t>
      </w:r>
    </w:p>
    <w:p w14:paraId="0CC4821D" w14:textId="77777777" w:rsidR="00C46FF8" w:rsidRPr="002E2661" w:rsidRDefault="00C46FF8" w:rsidP="001464D9">
      <w:pPr>
        <w:pStyle w:val="a"/>
        <w:tabs>
          <w:tab w:val="clear" w:pos="993"/>
          <w:tab w:val="left" w:pos="1276"/>
        </w:tabs>
        <w:ind w:left="0" w:firstLine="851"/>
        <w:rPr>
          <w:lang w:val="ru-RU"/>
        </w:rPr>
      </w:pPr>
      <w:proofErr w:type="spellStart"/>
      <w:r w:rsidRPr="002E2661">
        <w:rPr>
          <w:i/>
          <w:lang w:val="ru-RU"/>
        </w:rPr>
        <w:t>eRunTransitionToPassive</w:t>
      </w:r>
      <w:proofErr w:type="spellEnd"/>
      <w:r w:rsidRPr="002E2661">
        <w:rPr>
          <w:lang w:val="ru-RU"/>
        </w:rPr>
        <w:t xml:space="preserve"> – переход в пассивное состояние.</w:t>
      </w:r>
    </w:p>
    <w:p w14:paraId="69C03F0A" w14:textId="77777777" w:rsidR="00C46FF8" w:rsidRPr="002E2661" w:rsidRDefault="00C46FF8" w:rsidP="00C46FF8">
      <w:pPr>
        <w:pStyle w:val="a4"/>
      </w:pPr>
      <w:r w:rsidRPr="002E2661">
        <w:t xml:space="preserve">В состояние </w:t>
      </w:r>
      <w:proofErr w:type="spellStart"/>
      <w:r w:rsidRPr="002E2661">
        <w:rPr>
          <w:i/>
        </w:rPr>
        <w:t>eRunStart</w:t>
      </w:r>
      <w:proofErr w:type="spellEnd"/>
      <w:r w:rsidRPr="002E2661">
        <w:t xml:space="preserve"> автомат попадает после сброса МК (после инициализации и включения модуля) и находится в нем до истечения времени </w:t>
      </w:r>
      <w:r w:rsidRPr="002E2661">
        <w:rPr>
          <w:i/>
        </w:rPr>
        <w:t>T_O_START_MASTER</w:t>
      </w:r>
      <w:r w:rsidRPr="002E2661">
        <w:t xml:space="preserve"> (для МК </w:t>
      </w:r>
      <w:proofErr w:type="spellStart"/>
      <w:r w:rsidRPr="002E2661">
        <w:t>Master</w:t>
      </w:r>
      <w:proofErr w:type="spellEnd"/>
      <w:r w:rsidRPr="002E2661">
        <w:t xml:space="preserve">) или </w:t>
      </w:r>
      <w:r w:rsidRPr="002E2661">
        <w:rPr>
          <w:i/>
        </w:rPr>
        <w:t>T_O_START_STANDBY</w:t>
      </w:r>
      <w:r w:rsidRPr="002E2661">
        <w:t xml:space="preserve"> (для МК </w:t>
      </w:r>
      <w:proofErr w:type="spellStart"/>
      <w:r w:rsidRPr="002E2661">
        <w:t>Slave</w:t>
      </w:r>
      <w:proofErr w:type="spellEnd"/>
      <w:r w:rsidRPr="002E2661">
        <w:t xml:space="preserve">), оставаясь пассивным, после чего переходит в состояние </w:t>
      </w:r>
      <w:proofErr w:type="spellStart"/>
      <w:r w:rsidRPr="002E2661">
        <w:rPr>
          <w:i/>
        </w:rPr>
        <w:t>eRunPassiveState</w:t>
      </w:r>
      <w:proofErr w:type="spellEnd"/>
      <w:r w:rsidRPr="002E2661">
        <w:t>.</w:t>
      </w:r>
    </w:p>
    <w:p w14:paraId="0F3F5ECB" w14:textId="77777777" w:rsidR="00C46FF8" w:rsidRPr="002E2661" w:rsidRDefault="00C46FF8" w:rsidP="00C46FF8">
      <w:pPr>
        <w:pStyle w:val="a4"/>
      </w:pPr>
      <w:r w:rsidRPr="002E2661">
        <w:t xml:space="preserve">Состояние </w:t>
      </w:r>
      <w:proofErr w:type="spellStart"/>
      <w:r w:rsidRPr="002E2661">
        <w:rPr>
          <w:i/>
        </w:rPr>
        <w:t>eRunPassiveState</w:t>
      </w:r>
      <w:proofErr w:type="spellEnd"/>
      <w:r w:rsidRPr="002E2661">
        <w:t xml:space="preserve"> обрабатывается с помощью функции </w:t>
      </w:r>
      <w:proofErr w:type="spellStart"/>
      <w:r w:rsidRPr="002E2661">
        <w:rPr>
          <w:b/>
          <w:i/>
        </w:rPr>
        <w:t>passiveProcessing</w:t>
      </w:r>
      <w:proofErr w:type="spellEnd"/>
      <w:r w:rsidRPr="002E2661">
        <w:rPr>
          <w:b/>
          <w:i/>
        </w:rPr>
        <w:t>()</w:t>
      </w:r>
      <w:r w:rsidRPr="002E2661">
        <w:t xml:space="preserve">, в которой, на основе анализа состояния своего и смежного прибора, принимается решение либо о безусловной смене активности (автомат переходит в состояние </w:t>
      </w:r>
      <w:proofErr w:type="spellStart"/>
      <w:r w:rsidRPr="002E2661">
        <w:rPr>
          <w:i/>
        </w:rPr>
        <w:t>eRunActiveState</w:t>
      </w:r>
      <w:proofErr w:type="spellEnd"/>
      <w:r w:rsidRPr="002E2661">
        <w:t xml:space="preserve">), либо о смене активности в случае успешного выполнения определенных действий (автомат переходит в состояние </w:t>
      </w:r>
      <w:proofErr w:type="spellStart"/>
      <w:r w:rsidRPr="002E2661">
        <w:rPr>
          <w:i/>
        </w:rPr>
        <w:t>eRunTransitionToActive</w:t>
      </w:r>
      <w:proofErr w:type="spellEnd"/>
      <w:r w:rsidRPr="002E2661">
        <w:t>).</w:t>
      </w:r>
    </w:p>
    <w:p w14:paraId="0D244467" w14:textId="77777777" w:rsidR="00C46FF8" w:rsidRPr="002E2661" w:rsidRDefault="00C46FF8" w:rsidP="00C46FF8">
      <w:pPr>
        <w:pStyle w:val="a4"/>
      </w:pPr>
      <w:r w:rsidRPr="002E2661">
        <w:t xml:space="preserve">Состояние </w:t>
      </w:r>
      <w:proofErr w:type="spellStart"/>
      <w:r w:rsidRPr="002E2661">
        <w:rPr>
          <w:i/>
        </w:rPr>
        <w:t>eRunTransitionToActive</w:t>
      </w:r>
      <w:proofErr w:type="spellEnd"/>
      <w:r w:rsidRPr="002E2661">
        <w:t xml:space="preserve"> обрабатывается с помощью функции </w:t>
      </w:r>
      <w:proofErr w:type="spellStart"/>
      <w:proofErr w:type="gramStart"/>
      <w:r w:rsidRPr="002E2661">
        <w:rPr>
          <w:b/>
          <w:i/>
        </w:rPr>
        <w:t>transitionToActive</w:t>
      </w:r>
      <w:proofErr w:type="spellEnd"/>
      <w:r w:rsidRPr="002E2661">
        <w:rPr>
          <w:b/>
          <w:i/>
        </w:rPr>
        <w:t>(</w:t>
      </w:r>
      <w:proofErr w:type="gramEnd"/>
      <w:r w:rsidRPr="002E2661">
        <w:rPr>
          <w:b/>
          <w:i/>
        </w:rPr>
        <w:t>)</w:t>
      </w:r>
      <w:r w:rsidRPr="002E2661">
        <w:t xml:space="preserve">, в которой выполняются определенные действия по переходу прибора в активное состояние, и, в случае их успеха, автомат переходит в состояние </w:t>
      </w:r>
      <w:proofErr w:type="spellStart"/>
      <w:r w:rsidRPr="002E2661">
        <w:rPr>
          <w:i/>
        </w:rPr>
        <w:t>eRunActiveState</w:t>
      </w:r>
      <w:proofErr w:type="spellEnd"/>
      <w:r w:rsidRPr="002E2661">
        <w:t>.</w:t>
      </w:r>
    </w:p>
    <w:p w14:paraId="4360CECD" w14:textId="77777777" w:rsidR="00C46FF8" w:rsidRPr="002E2661" w:rsidRDefault="00C46FF8" w:rsidP="00C46FF8">
      <w:pPr>
        <w:pStyle w:val="a4"/>
      </w:pPr>
      <w:r w:rsidRPr="002E2661">
        <w:t xml:space="preserve">Состояние </w:t>
      </w:r>
      <w:proofErr w:type="spellStart"/>
      <w:r w:rsidRPr="002E2661">
        <w:rPr>
          <w:i/>
        </w:rPr>
        <w:t>eRunActiveState</w:t>
      </w:r>
      <w:proofErr w:type="spellEnd"/>
      <w:r w:rsidRPr="002E2661">
        <w:t xml:space="preserve"> обрабатывается с помощью функции </w:t>
      </w:r>
      <w:proofErr w:type="spellStart"/>
      <w:r w:rsidRPr="002E2661">
        <w:rPr>
          <w:b/>
          <w:i/>
        </w:rPr>
        <w:t>passiveProcessing</w:t>
      </w:r>
      <w:proofErr w:type="spellEnd"/>
      <w:r w:rsidRPr="002E2661">
        <w:rPr>
          <w:b/>
          <w:i/>
        </w:rPr>
        <w:t>()</w:t>
      </w:r>
      <w:r w:rsidRPr="002E2661">
        <w:t xml:space="preserve">, в которой, на основе анализа состояния своего и смежного </w:t>
      </w:r>
      <w:r w:rsidRPr="002E2661">
        <w:lastRenderedPageBreak/>
        <w:t xml:space="preserve">прибора, принимается решение либо о безусловной смене активности (автомат переходит в состояние </w:t>
      </w:r>
      <w:proofErr w:type="spellStart"/>
      <w:r w:rsidRPr="002E2661">
        <w:rPr>
          <w:i/>
        </w:rPr>
        <w:t>eRunPassiveState</w:t>
      </w:r>
      <w:proofErr w:type="spellEnd"/>
      <w:r w:rsidRPr="002E2661">
        <w:t xml:space="preserve">), либо о смене активности в случае успешного выполнения определенных действий (автомат переходит в состояние </w:t>
      </w:r>
      <w:proofErr w:type="spellStart"/>
      <w:r w:rsidRPr="002E2661">
        <w:rPr>
          <w:i/>
        </w:rPr>
        <w:t>eRunTransitionToPassive</w:t>
      </w:r>
      <w:proofErr w:type="spellEnd"/>
      <w:r w:rsidRPr="002E2661">
        <w:t>).</w:t>
      </w:r>
    </w:p>
    <w:p w14:paraId="73EA6ED4" w14:textId="77777777" w:rsidR="00C46FF8" w:rsidRPr="002E2661" w:rsidRDefault="00C46FF8" w:rsidP="00C46FF8">
      <w:pPr>
        <w:pStyle w:val="a4"/>
      </w:pPr>
      <w:r w:rsidRPr="002E2661">
        <w:t xml:space="preserve">Состояние </w:t>
      </w:r>
      <w:proofErr w:type="spellStart"/>
      <w:r w:rsidRPr="002E2661">
        <w:rPr>
          <w:i/>
        </w:rPr>
        <w:t>eRunTransitionToPassive</w:t>
      </w:r>
      <w:proofErr w:type="spellEnd"/>
      <w:r w:rsidRPr="002E2661">
        <w:t xml:space="preserve"> обрабатывается с помощью функции </w:t>
      </w:r>
      <w:proofErr w:type="spellStart"/>
      <w:proofErr w:type="gramStart"/>
      <w:r w:rsidRPr="002E2661">
        <w:rPr>
          <w:b/>
          <w:i/>
        </w:rPr>
        <w:t>transitionToPassive</w:t>
      </w:r>
      <w:proofErr w:type="spellEnd"/>
      <w:r w:rsidRPr="002E2661">
        <w:rPr>
          <w:b/>
          <w:i/>
        </w:rPr>
        <w:t>(</w:t>
      </w:r>
      <w:proofErr w:type="gramEnd"/>
      <w:r w:rsidRPr="002E2661">
        <w:rPr>
          <w:b/>
          <w:i/>
        </w:rPr>
        <w:t>)</w:t>
      </w:r>
      <w:r w:rsidRPr="002E2661">
        <w:t xml:space="preserve">, в которой выполняются определенные действия по переходу прибора в пассивное состояние, и, в случае их успеха, автомат переходит в состояние </w:t>
      </w:r>
      <w:proofErr w:type="spellStart"/>
      <w:r w:rsidRPr="002E2661">
        <w:rPr>
          <w:i/>
        </w:rPr>
        <w:t>eRunPassiveState</w:t>
      </w:r>
      <w:proofErr w:type="spellEnd"/>
      <w:r w:rsidRPr="002E2661">
        <w:t>.</w:t>
      </w:r>
    </w:p>
    <w:p w14:paraId="03AAAB7D" w14:textId="77777777" w:rsidR="00C46FF8" w:rsidRPr="002E2661" w:rsidRDefault="00C46FF8" w:rsidP="00747915">
      <w:pPr>
        <w:pStyle w:val="40"/>
      </w:pPr>
      <w:r w:rsidRPr="002E2661">
        <w:t xml:space="preserve">Модуль </w:t>
      </w:r>
      <w:proofErr w:type="spellStart"/>
      <w:r w:rsidRPr="002E2661">
        <w:t>ActivityManager_connect</w:t>
      </w:r>
      <w:proofErr w:type="spellEnd"/>
    </w:p>
    <w:p w14:paraId="45818040" w14:textId="77777777" w:rsidR="00C46FF8" w:rsidRPr="002E2661" w:rsidRDefault="00C46FF8" w:rsidP="002F6B6A">
      <w:pPr>
        <w:pStyle w:val="5"/>
      </w:pPr>
      <w:r w:rsidRPr="002E2661">
        <w:t>Назначение</w:t>
      </w:r>
    </w:p>
    <w:p w14:paraId="1421E6AD" w14:textId="77777777" w:rsidR="00C46FF8" w:rsidRPr="002E2661" w:rsidRDefault="00C46FF8" w:rsidP="00C46FF8">
      <w:pPr>
        <w:pStyle w:val="a4"/>
      </w:pPr>
      <w:proofErr w:type="spellStart"/>
      <w:r w:rsidRPr="002E2661">
        <w:t>ActivityManager_connect</w:t>
      </w:r>
      <w:proofErr w:type="spellEnd"/>
      <w:r w:rsidRPr="002E2661">
        <w:t xml:space="preserve"> является вспомогательным модулем компонента </w:t>
      </w:r>
      <w:proofErr w:type="spellStart"/>
      <w:r w:rsidRPr="002E2661">
        <w:t>ActivityManager</w:t>
      </w:r>
      <w:proofErr w:type="spellEnd"/>
      <w:r w:rsidRPr="002E2661">
        <w:t xml:space="preserve">. Он обеспечивает взаимодействие (обмен данными) между модулями </w:t>
      </w:r>
      <w:proofErr w:type="spellStart"/>
      <w:r w:rsidRPr="002E2661">
        <w:t>ActivityManager</w:t>
      </w:r>
      <w:proofErr w:type="spellEnd"/>
      <w:r w:rsidRPr="002E2661">
        <w:t xml:space="preserve"> и </w:t>
      </w:r>
      <w:proofErr w:type="spellStart"/>
      <w:r w:rsidRPr="002E2661">
        <w:t>BlockExch</w:t>
      </w:r>
      <w:proofErr w:type="spellEnd"/>
      <w:r w:rsidRPr="002E2661">
        <w:t>.</w:t>
      </w:r>
    </w:p>
    <w:p w14:paraId="739B4300" w14:textId="77777777" w:rsidR="00C46FF8" w:rsidRPr="002E2661" w:rsidRDefault="00C46FF8" w:rsidP="002F6B6A">
      <w:pPr>
        <w:pStyle w:val="5"/>
      </w:pPr>
      <w:r w:rsidRPr="002E2661">
        <w:t>Описание</w:t>
      </w:r>
    </w:p>
    <w:p w14:paraId="26665422" w14:textId="73BE6249" w:rsidR="00C46FF8" w:rsidRPr="002E2661" w:rsidRDefault="00C46FF8" w:rsidP="00C46FF8">
      <w:pPr>
        <w:pStyle w:val="a4"/>
      </w:pPr>
      <w:r w:rsidRPr="002E2661">
        <w:t xml:space="preserve">Основная рабочая функция модуля </w:t>
      </w:r>
      <w:proofErr w:type="spellStart"/>
      <w:r w:rsidRPr="002E2661">
        <w:rPr>
          <w:b/>
          <w:i/>
        </w:rPr>
        <w:t>Activ</w:t>
      </w:r>
      <w:r w:rsidR="001464D9" w:rsidRPr="002E2661">
        <w:rPr>
          <w:b/>
          <w:i/>
        </w:rPr>
        <w:t>e</w:t>
      </w:r>
      <w:r w:rsidRPr="002E2661">
        <w:rPr>
          <w:b/>
          <w:i/>
        </w:rPr>
        <w:t>ManagerConnect_</w:t>
      </w:r>
      <w:proofErr w:type="gramStart"/>
      <w:r w:rsidRPr="002E2661">
        <w:rPr>
          <w:b/>
          <w:i/>
        </w:rPr>
        <w:t>run</w:t>
      </w:r>
      <w:proofErr w:type="spellEnd"/>
      <w:r w:rsidRPr="002E2661">
        <w:rPr>
          <w:b/>
          <w:i/>
        </w:rPr>
        <w:t>(</w:t>
      </w:r>
      <w:proofErr w:type="gramEnd"/>
      <w:r w:rsidRPr="002E2661">
        <w:rPr>
          <w:b/>
          <w:i/>
        </w:rPr>
        <w:t>)</w:t>
      </w:r>
      <w:r w:rsidRPr="002E2661">
        <w:t xml:space="preserve"> вызывается в режиме работы (состоянии) </w:t>
      </w:r>
      <w:proofErr w:type="spellStart"/>
      <w:r w:rsidRPr="002E2661">
        <w:rPr>
          <w:i/>
        </w:rPr>
        <w:t>StateMain</w:t>
      </w:r>
      <w:proofErr w:type="spellEnd"/>
      <w:r w:rsidRPr="002E2661">
        <w:t xml:space="preserve"> в главном потоке управления (основном цикле </w:t>
      </w:r>
      <w:proofErr w:type="spellStart"/>
      <w:r w:rsidRPr="002E2661">
        <w:rPr>
          <w:i/>
        </w:rPr>
        <w:t>main</w:t>
      </w:r>
      <w:proofErr w:type="spellEnd"/>
      <w:r w:rsidRPr="002E2661">
        <w:t>) с периодом 1 мс. Функция вызывается после вызова</w:t>
      </w:r>
      <w:r w:rsidRPr="002E2661">
        <w:rPr>
          <w:i/>
        </w:rPr>
        <w:t xml:space="preserve"> </w:t>
      </w:r>
      <w:proofErr w:type="spellStart"/>
      <w:r w:rsidRPr="002E2661">
        <w:rPr>
          <w:b/>
          <w:i/>
        </w:rPr>
        <w:t>BlockExch_</w:t>
      </w:r>
      <w:proofErr w:type="gramStart"/>
      <w:r w:rsidRPr="002E2661">
        <w:rPr>
          <w:b/>
          <w:i/>
        </w:rPr>
        <w:t>run</w:t>
      </w:r>
      <w:proofErr w:type="spellEnd"/>
      <w:r w:rsidRPr="002E2661">
        <w:rPr>
          <w:b/>
          <w:i/>
        </w:rPr>
        <w:t>(</w:t>
      </w:r>
      <w:proofErr w:type="gramEnd"/>
      <w:r w:rsidRPr="002E2661">
        <w:rPr>
          <w:b/>
          <w:i/>
        </w:rPr>
        <w:t>)</w:t>
      </w:r>
      <w:r w:rsidRPr="002E2661">
        <w:t xml:space="preserve"> и перед вызовом </w:t>
      </w:r>
      <w:proofErr w:type="spellStart"/>
      <w:r w:rsidRPr="002E2661">
        <w:rPr>
          <w:b/>
          <w:i/>
        </w:rPr>
        <w:t>ActivityManager_run</w:t>
      </w:r>
      <w:proofErr w:type="spellEnd"/>
      <w:r w:rsidRPr="002E2661">
        <w:rPr>
          <w:b/>
          <w:i/>
        </w:rPr>
        <w:t>()</w:t>
      </w:r>
      <w:r w:rsidRPr="002E2661">
        <w:rPr>
          <w:i/>
        </w:rPr>
        <w:t>.</w:t>
      </w:r>
    </w:p>
    <w:p w14:paraId="3EB65D04" w14:textId="2E9F41F1" w:rsidR="00C46FF8" w:rsidRPr="002E2661" w:rsidRDefault="00C46FF8" w:rsidP="00C46FF8">
      <w:pPr>
        <w:pStyle w:val="affffa"/>
      </w:pPr>
      <w:r w:rsidRPr="002E2661">
        <w:t xml:space="preserve">Функция </w:t>
      </w:r>
      <w:proofErr w:type="spellStart"/>
      <w:r w:rsidRPr="002E2661">
        <w:rPr>
          <w:b/>
          <w:i/>
        </w:rPr>
        <w:t>Activ</w:t>
      </w:r>
      <w:r w:rsidR="001464D9" w:rsidRPr="002E2661">
        <w:rPr>
          <w:b/>
          <w:i/>
        </w:rPr>
        <w:t>e</w:t>
      </w:r>
      <w:r w:rsidRPr="002E2661">
        <w:rPr>
          <w:b/>
          <w:i/>
        </w:rPr>
        <w:t>ManagerConnect_run</w:t>
      </w:r>
      <w:proofErr w:type="spellEnd"/>
      <w:r w:rsidR="001464D9" w:rsidRPr="002E2661">
        <w:rPr>
          <w:b/>
          <w:i/>
        </w:rPr>
        <w:t xml:space="preserve"> </w:t>
      </w:r>
      <w:r w:rsidRPr="002E2661">
        <w:rPr>
          <w:b/>
          <w:i/>
        </w:rPr>
        <w:t>()</w:t>
      </w:r>
      <w:r w:rsidRPr="002E2661">
        <w:t xml:space="preserve"> выполняет следующие действия:</w:t>
      </w:r>
    </w:p>
    <w:p w14:paraId="751B32EC" w14:textId="77777777" w:rsidR="00C46FF8" w:rsidRPr="002E2661" w:rsidRDefault="00C46FF8" w:rsidP="00643ABE">
      <w:pPr>
        <w:pStyle w:val="a4"/>
        <w:numPr>
          <w:ilvl w:val="0"/>
          <w:numId w:val="47"/>
        </w:numPr>
        <w:tabs>
          <w:tab w:val="left" w:pos="1134"/>
        </w:tabs>
        <w:ind w:left="0" w:firstLine="709"/>
      </w:pPr>
      <w:r w:rsidRPr="002E2661">
        <w:t xml:space="preserve">формирует структуру данных о состояния «своего» прибора для обмена с соседним прибором и передает её в модуль </w:t>
      </w:r>
      <w:proofErr w:type="spellStart"/>
      <w:r w:rsidRPr="002E2661">
        <w:t>BlockExch</w:t>
      </w:r>
      <w:proofErr w:type="spellEnd"/>
      <w:r w:rsidRPr="002E2661">
        <w:t>;</w:t>
      </w:r>
    </w:p>
    <w:p w14:paraId="2F7D8B16" w14:textId="612D69BD" w:rsidR="00C46FF8" w:rsidRPr="002E2661" w:rsidRDefault="00C46FF8" w:rsidP="00643ABE">
      <w:pPr>
        <w:pStyle w:val="a4"/>
        <w:numPr>
          <w:ilvl w:val="0"/>
          <w:numId w:val="47"/>
        </w:numPr>
        <w:tabs>
          <w:tab w:val="left" w:pos="1134"/>
        </w:tabs>
        <w:ind w:left="0" w:firstLine="709"/>
      </w:pPr>
      <w:r w:rsidRPr="002E2661">
        <w:t xml:space="preserve">получает от блока </w:t>
      </w:r>
      <w:proofErr w:type="spellStart"/>
      <w:r w:rsidRPr="002E2661">
        <w:t>BlockExch</w:t>
      </w:r>
      <w:proofErr w:type="spellEnd"/>
      <w:r w:rsidRPr="002E2661">
        <w:t xml:space="preserve"> данные о состоянии соседнего прибора и на их основе формирует (заполняет) структуры данных для работы модуля </w:t>
      </w:r>
      <w:proofErr w:type="spellStart"/>
      <w:r w:rsidRPr="002E2661">
        <w:t>ActivityManager</w:t>
      </w:r>
      <w:proofErr w:type="spellEnd"/>
      <w:r w:rsidRPr="002E2661">
        <w:t xml:space="preserve">, используя интерфейсы модуля </w:t>
      </w:r>
      <w:proofErr w:type="spellStart"/>
      <w:r w:rsidRPr="002E2661">
        <w:t>ActivityManager_internal</w:t>
      </w:r>
      <w:proofErr w:type="spellEnd"/>
      <w:r w:rsidRPr="002E2661">
        <w:t xml:space="preserve"> (см. </w:t>
      </w:r>
      <w:r w:rsidR="001464D9" w:rsidRPr="002E2661">
        <w:fldChar w:fldCharType="begin"/>
      </w:r>
      <w:r w:rsidR="001464D9" w:rsidRPr="002E2661">
        <w:instrText xml:space="preserve"> REF _Ref49849371 \r \h </w:instrText>
      </w:r>
      <w:r w:rsidR="001464D9" w:rsidRPr="002E2661">
        <w:fldChar w:fldCharType="separate"/>
      </w:r>
      <w:r w:rsidR="001432BC">
        <w:t>4.3.1.6.2.2</w:t>
      </w:r>
      <w:r w:rsidR="001464D9" w:rsidRPr="002E2661">
        <w:fldChar w:fldCharType="end"/>
      </w:r>
      <w:r w:rsidRPr="002E2661">
        <w:t>).</w:t>
      </w:r>
    </w:p>
    <w:p w14:paraId="7E4D8E80" w14:textId="77777777" w:rsidR="00C46FF8" w:rsidRPr="002E2661" w:rsidRDefault="00C46FF8" w:rsidP="00747915">
      <w:pPr>
        <w:pStyle w:val="40"/>
      </w:pPr>
      <w:r w:rsidRPr="002E2661">
        <w:lastRenderedPageBreak/>
        <w:t xml:space="preserve">Модуль </w:t>
      </w:r>
      <w:proofErr w:type="spellStart"/>
      <w:r w:rsidRPr="002E2661">
        <w:t>ActivityManager_internal</w:t>
      </w:r>
      <w:proofErr w:type="spellEnd"/>
    </w:p>
    <w:p w14:paraId="0060B798" w14:textId="77777777" w:rsidR="00C46FF8" w:rsidRPr="002E2661" w:rsidRDefault="00C46FF8" w:rsidP="002F6B6A">
      <w:pPr>
        <w:pStyle w:val="5"/>
      </w:pPr>
      <w:r w:rsidRPr="002E2661">
        <w:t>Назначение</w:t>
      </w:r>
    </w:p>
    <w:p w14:paraId="196FF5B2" w14:textId="77777777" w:rsidR="00C46FF8" w:rsidRPr="002E2661" w:rsidRDefault="00C46FF8" w:rsidP="00C46FF8">
      <w:pPr>
        <w:pStyle w:val="a4"/>
      </w:pPr>
      <w:r w:rsidRPr="002E2661">
        <w:t xml:space="preserve">Вспомогательный модуль компонента </w:t>
      </w:r>
      <w:proofErr w:type="spellStart"/>
      <w:r w:rsidRPr="002E2661">
        <w:t>ActivityManager</w:t>
      </w:r>
      <w:proofErr w:type="spellEnd"/>
      <w:r w:rsidRPr="002E2661">
        <w:t xml:space="preserve">. Реализует внутренние (не интерфейсные) функции компонента </w:t>
      </w:r>
      <w:proofErr w:type="spellStart"/>
      <w:r w:rsidRPr="002E2661">
        <w:t>ActivityManager</w:t>
      </w:r>
      <w:proofErr w:type="spellEnd"/>
      <w:r w:rsidRPr="002E2661">
        <w:t xml:space="preserve">; предоставляет интерфейсы для модуля </w:t>
      </w:r>
      <w:proofErr w:type="spellStart"/>
      <w:r w:rsidRPr="002E2661">
        <w:t>ActivityManager_connect</w:t>
      </w:r>
      <w:proofErr w:type="spellEnd"/>
      <w:r w:rsidRPr="002E2661">
        <w:t>.</w:t>
      </w:r>
    </w:p>
    <w:p w14:paraId="77317F56" w14:textId="77777777" w:rsidR="00C46FF8" w:rsidRPr="002E2661" w:rsidRDefault="00C46FF8" w:rsidP="002F6B6A">
      <w:pPr>
        <w:pStyle w:val="5"/>
      </w:pPr>
      <w:r w:rsidRPr="002E2661">
        <w:t>Описание</w:t>
      </w:r>
    </w:p>
    <w:p w14:paraId="40EEEE00" w14:textId="41E5D4DC" w:rsidR="00C46FF8" w:rsidRPr="002E2661" w:rsidRDefault="00C46FF8" w:rsidP="00C46FF8">
      <w:pPr>
        <w:pStyle w:val="a4"/>
      </w:pPr>
      <w:r w:rsidRPr="002E2661">
        <w:t xml:space="preserve">Модуль использует константы </w:t>
      </w:r>
      <w:r w:rsidR="00F41457" w:rsidRPr="002E2661">
        <w:rPr>
          <w:i/>
        </w:rPr>
        <w:t>eRs422_line</w:t>
      </w:r>
      <w:r w:rsidRPr="002E2661">
        <w:rPr>
          <w:i/>
        </w:rPr>
        <w:t>_1</w:t>
      </w:r>
      <w:r w:rsidRPr="002E2661">
        <w:t xml:space="preserve"> и </w:t>
      </w:r>
      <w:r w:rsidR="00F41457" w:rsidRPr="002E2661">
        <w:rPr>
          <w:i/>
        </w:rPr>
        <w:t>eRs422_line</w:t>
      </w:r>
      <w:r w:rsidRPr="002E2661">
        <w:rPr>
          <w:i/>
        </w:rPr>
        <w:t>_2</w:t>
      </w:r>
      <w:r w:rsidRPr="002E2661">
        <w:t xml:space="preserve"> из компонента </w:t>
      </w:r>
      <w:r w:rsidRPr="002E2661">
        <w:rPr>
          <w:rFonts w:eastAsia="Malgun Gothic"/>
          <w:lang w:eastAsia="ko-KR"/>
        </w:rPr>
        <w:t>RS422</w:t>
      </w:r>
      <w:r w:rsidRPr="002E2661">
        <w:t xml:space="preserve"> (см.</w:t>
      </w:r>
      <w:commentRangeStart w:id="82"/>
      <w:commentRangeStart w:id="83"/>
      <w:r w:rsidRPr="002E2661">
        <w:t> </w:t>
      </w:r>
      <w:r w:rsidR="00B72262" w:rsidRPr="002E2661">
        <w:fldChar w:fldCharType="begin"/>
      </w:r>
      <w:r w:rsidR="00B72262" w:rsidRPr="002E2661">
        <w:instrText xml:space="preserve"> REF _Ref49851616 \r \h </w:instrText>
      </w:r>
      <w:r w:rsidR="00B72262" w:rsidRPr="002E2661">
        <w:fldChar w:fldCharType="separate"/>
      </w:r>
      <w:r w:rsidR="001432BC">
        <w:t>4.3.19</w:t>
      </w:r>
      <w:r w:rsidR="00B72262" w:rsidRPr="002E2661">
        <w:fldChar w:fldCharType="end"/>
      </w:r>
      <w:commentRangeEnd w:id="82"/>
      <w:r w:rsidR="003A6ED7" w:rsidRPr="002E2661">
        <w:rPr>
          <w:rStyle w:val="aff9"/>
          <w:rFonts w:eastAsia="Times New Roman"/>
          <w:noProof/>
          <w:lang w:eastAsia="ru-RU"/>
        </w:rPr>
        <w:commentReference w:id="82"/>
      </w:r>
      <w:commentRangeEnd w:id="83"/>
      <w:r w:rsidR="00D33DF1" w:rsidRPr="002E2661">
        <w:rPr>
          <w:rStyle w:val="aff9"/>
          <w:rFonts w:eastAsia="Times New Roman"/>
          <w:noProof/>
          <w:lang w:eastAsia="ru-RU"/>
        </w:rPr>
        <w:commentReference w:id="83"/>
      </w:r>
      <w:r w:rsidRPr="002E2661">
        <w:t>) в качестве номеров линий связи.</w:t>
      </w:r>
    </w:p>
    <w:p w14:paraId="292D474D" w14:textId="77777777" w:rsidR="00C46FF8" w:rsidRPr="002E2661" w:rsidRDefault="00C46FF8" w:rsidP="00C46FF8">
      <w:pPr>
        <w:pStyle w:val="a4"/>
      </w:pPr>
      <w:r w:rsidRPr="002E2661">
        <w:t xml:space="preserve">Модуль </w:t>
      </w:r>
      <w:proofErr w:type="spellStart"/>
      <w:r w:rsidRPr="002E2661">
        <w:t>ActivityManager_internal</w:t>
      </w:r>
      <w:proofErr w:type="spellEnd"/>
      <w:r w:rsidRPr="002E2661">
        <w:t xml:space="preserve"> не требует дополнительного описания, т.к. реализованные в нем функции выполняют элементарные действия</w:t>
      </w:r>
      <w:r w:rsidR="00B52F60" w:rsidRPr="002E2661">
        <w:t>.</w:t>
      </w:r>
    </w:p>
    <w:p w14:paraId="49150B85" w14:textId="77777777" w:rsidR="00C46FF8" w:rsidRPr="002E2661" w:rsidRDefault="00C46FF8" w:rsidP="00747915">
      <w:pPr>
        <w:pStyle w:val="40"/>
      </w:pPr>
      <w:r w:rsidRPr="002E2661">
        <w:t xml:space="preserve">Модуль </w:t>
      </w:r>
      <w:proofErr w:type="spellStart"/>
      <w:r w:rsidRPr="002E2661">
        <w:t>BlockExch</w:t>
      </w:r>
      <w:proofErr w:type="spellEnd"/>
    </w:p>
    <w:p w14:paraId="4767D026" w14:textId="77777777" w:rsidR="00C46FF8" w:rsidRPr="002E2661" w:rsidRDefault="00C46FF8" w:rsidP="002F6B6A">
      <w:pPr>
        <w:pStyle w:val="5"/>
      </w:pPr>
      <w:r w:rsidRPr="002E2661">
        <w:t>Назначение</w:t>
      </w:r>
    </w:p>
    <w:p w14:paraId="74A90BAE" w14:textId="77777777" w:rsidR="00C46FF8" w:rsidRPr="002E2661" w:rsidRDefault="00C46FF8" w:rsidP="00C46FF8">
      <w:pPr>
        <w:pStyle w:val="a4"/>
      </w:pPr>
      <w:r w:rsidRPr="002E2661">
        <w:t xml:space="preserve">Модуль реализует обмен данными между основным и резервным приборами. </w:t>
      </w:r>
    </w:p>
    <w:p w14:paraId="1432162A" w14:textId="77777777" w:rsidR="00C46FF8" w:rsidRPr="002E2661" w:rsidRDefault="00C46FF8" w:rsidP="002F6B6A">
      <w:pPr>
        <w:pStyle w:val="5"/>
      </w:pPr>
      <w:r w:rsidRPr="002E2661">
        <w:t>Описание</w:t>
      </w:r>
    </w:p>
    <w:p w14:paraId="6088F7C9" w14:textId="77777777" w:rsidR="00C46FF8" w:rsidRPr="002E2661" w:rsidRDefault="00C46FF8" w:rsidP="00F24913">
      <w:pPr>
        <w:pStyle w:val="6"/>
        <w:ind w:hanging="1866"/>
      </w:pPr>
      <w:r w:rsidRPr="002E2661">
        <w:t>Общее описание межприборного обмена</w:t>
      </w:r>
    </w:p>
    <w:p w14:paraId="0196D282" w14:textId="5D9BB938" w:rsidR="00C46FF8" w:rsidRPr="002E2661" w:rsidRDefault="00C46FF8" w:rsidP="00C46FF8">
      <w:pPr>
        <w:pStyle w:val="a4"/>
      </w:pPr>
      <w:r w:rsidRPr="002E2661">
        <w:t xml:space="preserve">Физический уровень МПО представляет собой две гальванически развязанные линии связи для передачи и приема данных. Сигналы с приемной линии параллельно поступают на оба МК, сигналы для передачи формируются синхронно обоими МК. Данные по каждой линии передаются только в одном направлении. Обмен данными осуществляется последовательно (бит за битом) и асинхронно. Прием и передача осуществляются </w:t>
      </w:r>
      <w:proofErr w:type="spellStart"/>
      <w:r w:rsidRPr="002E2661">
        <w:t>програм</w:t>
      </w:r>
      <w:r w:rsidR="00991AAB" w:rsidRPr="002E2661">
        <w:t>м</w:t>
      </w:r>
      <w:r w:rsidRPr="002E2661">
        <w:t>но</w:t>
      </w:r>
      <w:proofErr w:type="spellEnd"/>
      <w:r w:rsidRPr="002E2661">
        <w:t xml:space="preserve"> через порты ввода/вывода общего назначения без использования специальных периферийных модулей МК. Таким образом, </w:t>
      </w:r>
      <w:proofErr w:type="spellStart"/>
      <w:r w:rsidRPr="002E2661">
        <w:t>программно</w:t>
      </w:r>
      <w:proofErr w:type="spellEnd"/>
      <w:r w:rsidRPr="002E2661">
        <w:t xml:space="preserve"> реализуется интерфейс, подобный стандартному UART. Временные параметры работы приведены в описании модуля (драйвера) </w:t>
      </w:r>
      <w:proofErr w:type="spellStart"/>
      <w:r w:rsidRPr="002E2661">
        <w:t>BlockExch_driver</w:t>
      </w:r>
      <w:proofErr w:type="spellEnd"/>
      <w:r w:rsidRPr="002E2661">
        <w:t xml:space="preserve"> (см. </w:t>
      </w:r>
      <w:r w:rsidR="0019465E" w:rsidRPr="002E2661">
        <w:fldChar w:fldCharType="begin"/>
      </w:r>
      <w:r w:rsidR="008A0736" w:rsidRPr="002E2661">
        <w:instrText xml:space="preserve"> REF _Ref47520043 \r \h </w:instrText>
      </w:r>
      <w:r w:rsidR="0019465E" w:rsidRPr="002E2661">
        <w:fldChar w:fldCharType="separate"/>
      </w:r>
      <w:r w:rsidR="001432BC">
        <w:t>4.4.1.6</w:t>
      </w:r>
      <w:r w:rsidR="0019465E" w:rsidRPr="002E2661">
        <w:fldChar w:fldCharType="end"/>
      </w:r>
      <w:r w:rsidR="00514CCD" w:rsidRPr="002E2661">
        <w:t>)</w:t>
      </w:r>
      <w:r w:rsidRPr="002E2661">
        <w:t>.</w:t>
      </w:r>
    </w:p>
    <w:p w14:paraId="12167BB4" w14:textId="77777777" w:rsidR="00C46FF8" w:rsidRPr="002E2661" w:rsidRDefault="00C46FF8" w:rsidP="00C46FF8">
      <w:pPr>
        <w:pStyle w:val="a4"/>
      </w:pPr>
      <w:r w:rsidRPr="002E2661">
        <w:t>Обмен информацией между приборами происходит пакетами/кадрами (далее по тексту – сообщениями).</w:t>
      </w:r>
    </w:p>
    <w:p w14:paraId="03945DE5" w14:textId="77777777" w:rsidR="00C46FF8" w:rsidRPr="002E2661" w:rsidRDefault="00C46FF8" w:rsidP="008673D1">
      <w:pPr>
        <w:pStyle w:val="6"/>
        <w:ind w:left="0" w:firstLine="709"/>
      </w:pPr>
      <w:bookmarkStart w:id="84" w:name="_Ref49849371"/>
      <w:r w:rsidRPr="002E2661">
        <w:lastRenderedPageBreak/>
        <w:t>Описание формата сообщений межприборного обмена «Основной-Резервный»</w:t>
      </w:r>
      <w:bookmarkEnd w:id="84"/>
    </w:p>
    <w:p w14:paraId="6DE2CD54" w14:textId="77777777" w:rsidR="00C46FF8" w:rsidRPr="002E2661" w:rsidRDefault="00C46FF8" w:rsidP="00C46FF8">
      <w:pPr>
        <w:pStyle w:val="affffa"/>
      </w:pPr>
      <w:r w:rsidRPr="002E2661">
        <w:t>Передаваемое сообщение состоит из следующих элементов:</w:t>
      </w:r>
    </w:p>
    <w:p w14:paraId="30EBFB60" w14:textId="77777777" w:rsidR="00C46FF8" w:rsidRPr="002E2661" w:rsidRDefault="00C46FF8" w:rsidP="00FE7CA8">
      <w:pPr>
        <w:pStyle w:val="a"/>
        <w:ind w:left="0" w:firstLine="709"/>
        <w:rPr>
          <w:szCs w:val="28"/>
          <w:lang w:val="ru-RU"/>
        </w:rPr>
      </w:pPr>
      <w:r w:rsidRPr="002E2661">
        <w:rPr>
          <w:szCs w:val="28"/>
          <w:lang w:val="ru-RU"/>
        </w:rPr>
        <w:t>старт-посылки, состоящей из одного логического 0;</w:t>
      </w:r>
    </w:p>
    <w:p w14:paraId="68176AAA" w14:textId="77777777" w:rsidR="00C46FF8" w:rsidRPr="002E2661" w:rsidRDefault="00C46FF8" w:rsidP="00FE7CA8">
      <w:pPr>
        <w:pStyle w:val="a"/>
        <w:ind w:left="0" w:firstLine="709"/>
        <w:rPr>
          <w:szCs w:val="28"/>
          <w:lang w:val="ru-RU"/>
        </w:rPr>
      </w:pPr>
      <w:r w:rsidRPr="002E2661">
        <w:rPr>
          <w:szCs w:val="28"/>
          <w:lang w:val="ru-RU"/>
        </w:rPr>
        <w:t>прикладных данных;</w:t>
      </w:r>
    </w:p>
    <w:p w14:paraId="6563DEF6" w14:textId="77777777" w:rsidR="00C46FF8" w:rsidRPr="002E2661" w:rsidRDefault="00C46FF8" w:rsidP="00FE7CA8">
      <w:pPr>
        <w:pStyle w:val="a"/>
        <w:ind w:left="0" w:firstLine="709"/>
        <w:rPr>
          <w:szCs w:val="28"/>
          <w:lang w:val="ru-RU"/>
        </w:rPr>
      </w:pPr>
      <w:r w:rsidRPr="002E2661">
        <w:rPr>
          <w:szCs w:val="28"/>
          <w:lang w:val="ru-RU"/>
        </w:rPr>
        <w:t>8-битной контрольной суммы в виде CRC-8 для контроля целостности сообщения;</w:t>
      </w:r>
    </w:p>
    <w:p w14:paraId="436D7017" w14:textId="77777777" w:rsidR="00C46FF8" w:rsidRPr="002E2661" w:rsidRDefault="00C46FF8" w:rsidP="00FE7CA8">
      <w:pPr>
        <w:pStyle w:val="a"/>
        <w:ind w:left="0" w:firstLine="709"/>
        <w:rPr>
          <w:szCs w:val="28"/>
          <w:lang w:val="ru-RU"/>
        </w:rPr>
      </w:pPr>
      <w:r w:rsidRPr="002E2661">
        <w:rPr>
          <w:szCs w:val="28"/>
          <w:lang w:val="ru-RU"/>
        </w:rPr>
        <w:t>стоп-посылки, состоящей из 8 последовательных бит, соответствующей логической 1. Стоп-посылка служит разделителем между последовательно передаваемыми сообщениями, а также для синхронизации начала работы приемной части интерфейса после сброса прибора.</w:t>
      </w:r>
    </w:p>
    <w:p w14:paraId="5871EB56" w14:textId="17B65A74" w:rsidR="00C46FF8" w:rsidRPr="002E2661" w:rsidRDefault="00C46FF8" w:rsidP="00C46FF8">
      <w:pPr>
        <w:pStyle w:val="a4"/>
      </w:pPr>
      <w:r w:rsidRPr="002E2661">
        <w:t>При передаче сообщения первым передается байт с CRC-8, затем – байт прикладных данных. Каждый байт передается от старшего значащего бита к младшему. Циклограмма передаваемого сообщения приведена на рисунке </w:t>
      </w:r>
      <w:r w:rsidR="0019465E" w:rsidRPr="002E2661">
        <w:fldChar w:fldCharType="begin"/>
      </w:r>
      <w:r w:rsidR="008673D1" w:rsidRPr="002E2661">
        <w:instrText xml:space="preserve"> REF _Ref47520154 \h </w:instrText>
      </w:r>
      <w:r w:rsidR="0019465E" w:rsidRPr="002E2661">
        <w:fldChar w:fldCharType="separate"/>
      </w:r>
      <w:r w:rsidR="001432BC">
        <w:rPr>
          <w:noProof/>
        </w:rPr>
        <w:t>5</w:t>
      </w:r>
      <w:r w:rsidR="0019465E" w:rsidRPr="002E2661">
        <w:fldChar w:fldCharType="end"/>
      </w:r>
      <w:r w:rsidRPr="002E2661">
        <w:t>.</w:t>
      </w:r>
    </w:p>
    <w:p w14:paraId="255E18F0" w14:textId="1F27D280" w:rsidR="00C46FF8" w:rsidRPr="002E2661" w:rsidRDefault="00C46FF8" w:rsidP="009E632C">
      <w:pPr>
        <w:pStyle w:val="a4"/>
      </w:pPr>
      <w:r w:rsidRPr="002E2661">
        <w:t>Прикладные данные представляют собой один байт (см. таблицу </w:t>
      </w:r>
      <w:r w:rsidR="0019465E" w:rsidRPr="002E2661">
        <w:fldChar w:fldCharType="begin"/>
      </w:r>
      <w:r w:rsidR="009E632C" w:rsidRPr="002E2661">
        <w:instrText xml:space="preserve"> REF _Ref47520279 \h </w:instrText>
      </w:r>
      <w:r w:rsidR="0019465E" w:rsidRPr="002E2661">
        <w:fldChar w:fldCharType="separate"/>
      </w:r>
      <w:r w:rsidR="001432BC">
        <w:rPr>
          <w:noProof/>
        </w:rPr>
        <w:t>4</w:t>
      </w:r>
      <w:r w:rsidR="0019465E" w:rsidRPr="002E2661">
        <w:fldChar w:fldCharType="end"/>
      </w:r>
      <w:r w:rsidRPr="002E2661">
        <w:t>), старший бит которого зарезервирован и всегда должен быть «0», младшие 7 бит являются признаками определенных состояний прибора (S1…S7).</w:t>
      </w:r>
    </w:p>
    <w:p w14:paraId="25EF68BC" w14:textId="34F1030F" w:rsidR="00C46FF8" w:rsidRPr="002E2661" w:rsidRDefault="00C46FF8" w:rsidP="009E632C">
      <w:pPr>
        <w:pStyle w:val="afff8"/>
        <w:spacing w:before="0" w:line="360" w:lineRule="auto"/>
      </w:pPr>
      <w:r w:rsidRPr="002E2661">
        <w:t xml:space="preserve">Таблица </w:t>
      </w:r>
      <w:r w:rsidR="0019465E" w:rsidRPr="002E2661">
        <w:rPr>
          <w:noProof/>
        </w:rPr>
        <w:fldChar w:fldCharType="begin"/>
      </w:r>
      <w:r w:rsidRPr="002E2661">
        <w:rPr>
          <w:noProof/>
        </w:rPr>
        <w:instrText xml:space="preserve"> SEQ Таблица \* ARABIC </w:instrText>
      </w:r>
      <w:r w:rsidR="0019465E" w:rsidRPr="002E2661">
        <w:rPr>
          <w:noProof/>
        </w:rPr>
        <w:fldChar w:fldCharType="separate"/>
      </w:r>
      <w:bookmarkStart w:id="85" w:name="_Ref47520279"/>
      <w:r w:rsidR="001432BC">
        <w:rPr>
          <w:noProof/>
        </w:rPr>
        <w:t>4</w:t>
      </w:r>
      <w:bookmarkEnd w:id="85"/>
      <w:r w:rsidR="0019465E" w:rsidRPr="002E2661">
        <w:rPr>
          <w:noProof/>
        </w:rPr>
        <w:fldChar w:fldCharType="end"/>
      </w:r>
      <w:r w:rsidRPr="002E2661">
        <w:t xml:space="preserve"> – Формат прикладных данных передаваемого сообщения</w:t>
      </w:r>
    </w:p>
    <w:tbl>
      <w:tblPr>
        <w:tblStyle w:val="aff2"/>
        <w:tblW w:w="0" w:type="auto"/>
        <w:jc w:val="center"/>
        <w:tblLook w:val="04A0" w:firstRow="1" w:lastRow="0" w:firstColumn="1" w:lastColumn="0" w:noHBand="0" w:noVBand="1"/>
      </w:tblPr>
      <w:tblGrid>
        <w:gridCol w:w="1231"/>
        <w:gridCol w:w="1231"/>
        <w:gridCol w:w="1232"/>
        <w:gridCol w:w="1232"/>
        <w:gridCol w:w="1232"/>
        <w:gridCol w:w="1232"/>
        <w:gridCol w:w="1232"/>
        <w:gridCol w:w="1232"/>
      </w:tblGrid>
      <w:tr w:rsidR="00C46FF8" w:rsidRPr="002E2661" w14:paraId="495B533D" w14:textId="77777777" w:rsidTr="00444F3A">
        <w:trPr>
          <w:trHeight w:val="454"/>
          <w:jc w:val="center"/>
        </w:trPr>
        <w:tc>
          <w:tcPr>
            <w:tcW w:w="1231" w:type="dxa"/>
            <w:vAlign w:val="center"/>
          </w:tcPr>
          <w:p w14:paraId="6C91BAF4" w14:textId="77777777" w:rsidR="00C46FF8" w:rsidRPr="002E2661" w:rsidRDefault="00C46FF8" w:rsidP="00930694">
            <w:pPr>
              <w:jc w:val="center"/>
              <w:rPr>
                <w:szCs w:val="28"/>
              </w:rPr>
            </w:pPr>
            <w:r w:rsidRPr="002E2661">
              <w:rPr>
                <w:szCs w:val="28"/>
              </w:rPr>
              <w:t>Бит 7</w:t>
            </w:r>
          </w:p>
        </w:tc>
        <w:tc>
          <w:tcPr>
            <w:tcW w:w="1231" w:type="dxa"/>
            <w:vAlign w:val="center"/>
          </w:tcPr>
          <w:p w14:paraId="2DBE077F" w14:textId="77777777" w:rsidR="00C46FF8" w:rsidRPr="002E2661" w:rsidRDefault="00C46FF8" w:rsidP="00930694">
            <w:pPr>
              <w:jc w:val="center"/>
              <w:rPr>
                <w:szCs w:val="28"/>
              </w:rPr>
            </w:pPr>
            <w:r w:rsidRPr="002E2661">
              <w:rPr>
                <w:szCs w:val="28"/>
              </w:rPr>
              <w:t>Бит 6</w:t>
            </w:r>
          </w:p>
        </w:tc>
        <w:tc>
          <w:tcPr>
            <w:tcW w:w="1232" w:type="dxa"/>
            <w:vAlign w:val="center"/>
          </w:tcPr>
          <w:p w14:paraId="6E32597E" w14:textId="77777777" w:rsidR="00C46FF8" w:rsidRPr="002E2661" w:rsidRDefault="00C46FF8" w:rsidP="00930694">
            <w:pPr>
              <w:jc w:val="center"/>
              <w:rPr>
                <w:szCs w:val="28"/>
              </w:rPr>
            </w:pPr>
            <w:r w:rsidRPr="002E2661">
              <w:rPr>
                <w:szCs w:val="28"/>
              </w:rPr>
              <w:t>Бит 5</w:t>
            </w:r>
          </w:p>
        </w:tc>
        <w:tc>
          <w:tcPr>
            <w:tcW w:w="1232" w:type="dxa"/>
            <w:vAlign w:val="center"/>
          </w:tcPr>
          <w:p w14:paraId="1CA0261F" w14:textId="77777777" w:rsidR="00C46FF8" w:rsidRPr="002E2661" w:rsidRDefault="00C46FF8" w:rsidP="00930694">
            <w:pPr>
              <w:jc w:val="center"/>
              <w:rPr>
                <w:szCs w:val="28"/>
              </w:rPr>
            </w:pPr>
            <w:r w:rsidRPr="002E2661">
              <w:rPr>
                <w:szCs w:val="28"/>
              </w:rPr>
              <w:t>Бит 4</w:t>
            </w:r>
          </w:p>
        </w:tc>
        <w:tc>
          <w:tcPr>
            <w:tcW w:w="1232" w:type="dxa"/>
            <w:vAlign w:val="center"/>
          </w:tcPr>
          <w:p w14:paraId="46E323BD" w14:textId="77777777" w:rsidR="00C46FF8" w:rsidRPr="002E2661" w:rsidRDefault="00C46FF8" w:rsidP="00930694">
            <w:pPr>
              <w:jc w:val="center"/>
              <w:rPr>
                <w:szCs w:val="28"/>
              </w:rPr>
            </w:pPr>
            <w:r w:rsidRPr="002E2661">
              <w:rPr>
                <w:szCs w:val="28"/>
              </w:rPr>
              <w:t>Бит 3</w:t>
            </w:r>
          </w:p>
        </w:tc>
        <w:tc>
          <w:tcPr>
            <w:tcW w:w="1232" w:type="dxa"/>
            <w:vAlign w:val="center"/>
          </w:tcPr>
          <w:p w14:paraId="12DEF782" w14:textId="77777777" w:rsidR="00C46FF8" w:rsidRPr="002E2661" w:rsidRDefault="00C46FF8" w:rsidP="00930694">
            <w:pPr>
              <w:jc w:val="center"/>
              <w:rPr>
                <w:szCs w:val="28"/>
              </w:rPr>
            </w:pPr>
            <w:r w:rsidRPr="002E2661">
              <w:rPr>
                <w:szCs w:val="28"/>
              </w:rPr>
              <w:t>Бит 2</w:t>
            </w:r>
          </w:p>
        </w:tc>
        <w:tc>
          <w:tcPr>
            <w:tcW w:w="1232" w:type="dxa"/>
            <w:vAlign w:val="center"/>
          </w:tcPr>
          <w:p w14:paraId="0EC9F4A5" w14:textId="77777777" w:rsidR="00C46FF8" w:rsidRPr="002E2661" w:rsidRDefault="00C46FF8" w:rsidP="00930694">
            <w:pPr>
              <w:jc w:val="center"/>
              <w:rPr>
                <w:szCs w:val="28"/>
              </w:rPr>
            </w:pPr>
            <w:r w:rsidRPr="002E2661">
              <w:rPr>
                <w:szCs w:val="28"/>
              </w:rPr>
              <w:t>Бит 1</w:t>
            </w:r>
          </w:p>
        </w:tc>
        <w:tc>
          <w:tcPr>
            <w:tcW w:w="1232" w:type="dxa"/>
            <w:vAlign w:val="center"/>
          </w:tcPr>
          <w:p w14:paraId="74BB1D2E" w14:textId="77777777" w:rsidR="00C46FF8" w:rsidRPr="002E2661" w:rsidRDefault="00C46FF8" w:rsidP="00930694">
            <w:pPr>
              <w:jc w:val="center"/>
              <w:rPr>
                <w:szCs w:val="28"/>
              </w:rPr>
            </w:pPr>
            <w:r w:rsidRPr="002E2661">
              <w:rPr>
                <w:szCs w:val="28"/>
              </w:rPr>
              <w:t>Бит 0</w:t>
            </w:r>
          </w:p>
        </w:tc>
      </w:tr>
      <w:tr w:rsidR="00C46FF8" w:rsidRPr="002E2661" w14:paraId="46487C7C" w14:textId="77777777" w:rsidTr="00444F3A">
        <w:trPr>
          <w:trHeight w:val="454"/>
          <w:jc w:val="center"/>
        </w:trPr>
        <w:tc>
          <w:tcPr>
            <w:tcW w:w="1231" w:type="dxa"/>
            <w:vAlign w:val="center"/>
          </w:tcPr>
          <w:p w14:paraId="4F9529CB" w14:textId="77777777" w:rsidR="00C46FF8" w:rsidRPr="002E2661" w:rsidRDefault="00C46FF8" w:rsidP="00930694">
            <w:pPr>
              <w:jc w:val="center"/>
              <w:rPr>
                <w:szCs w:val="28"/>
              </w:rPr>
            </w:pPr>
            <w:r w:rsidRPr="002E2661">
              <w:rPr>
                <w:szCs w:val="28"/>
              </w:rPr>
              <w:t>S8</w:t>
            </w:r>
          </w:p>
        </w:tc>
        <w:tc>
          <w:tcPr>
            <w:tcW w:w="1231" w:type="dxa"/>
            <w:vAlign w:val="center"/>
          </w:tcPr>
          <w:p w14:paraId="28713A66" w14:textId="77777777" w:rsidR="00C46FF8" w:rsidRPr="002E2661" w:rsidRDefault="00C46FF8" w:rsidP="00930694">
            <w:pPr>
              <w:jc w:val="center"/>
              <w:rPr>
                <w:szCs w:val="28"/>
              </w:rPr>
            </w:pPr>
            <w:r w:rsidRPr="002E2661">
              <w:rPr>
                <w:szCs w:val="28"/>
              </w:rPr>
              <w:t>S7</w:t>
            </w:r>
          </w:p>
        </w:tc>
        <w:tc>
          <w:tcPr>
            <w:tcW w:w="1232" w:type="dxa"/>
            <w:vAlign w:val="center"/>
          </w:tcPr>
          <w:p w14:paraId="1ADA12E1" w14:textId="77777777" w:rsidR="00C46FF8" w:rsidRPr="002E2661" w:rsidRDefault="00C46FF8" w:rsidP="00930694">
            <w:pPr>
              <w:jc w:val="center"/>
              <w:rPr>
                <w:szCs w:val="28"/>
              </w:rPr>
            </w:pPr>
            <w:r w:rsidRPr="002E2661">
              <w:rPr>
                <w:szCs w:val="28"/>
              </w:rPr>
              <w:t>S6</w:t>
            </w:r>
          </w:p>
        </w:tc>
        <w:tc>
          <w:tcPr>
            <w:tcW w:w="1232" w:type="dxa"/>
            <w:vAlign w:val="center"/>
          </w:tcPr>
          <w:p w14:paraId="3B130194" w14:textId="77777777" w:rsidR="00C46FF8" w:rsidRPr="002E2661" w:rsidRDefault="00C46FF8" w:rsidP="00930694">
            <w:pPr>
              <w:jc w:val="center"/>
              <w:rPr>
                <w:szCs w:val="28"/>
              </w:rPr>
            </w:pPr>
            <w:r w:rsidRPr="002E2661">
              <w:rPr>
                <w:szCs w:val="28"/>
              </w:rPr>
              <w:t>S5</w:t>
            </w:r>
          </w:p>
        </w:tc>
        <w:tc>
          <w:tcPr>
            <w:tcW w:w="1232" w:type="dxa"/>
            <w:vAlign w:val="center"/>
          </w:tcPr>
          <w:p w14:paraId="63305B50" w14:textId="77777777" w:rsidR="00C46FF8" w:rsidRPr="002E2661" w:rsidRDefault="00C46FF8" w:rsidP="00930694">
            <w:pPr>
              <w:jc w:val="center"/>
              <w:rPr>
                <w:szCs w:val="28"/>
              </w:rPr>
            </w:pPr>
            <w:r w:rsidRPr="002E2661">
              <w:rPr>
                <w:szCs w:val="28"/>
              </w:rPr>
              <w:t>S4</w:t>
            </w:r>
          </w:p>
        </w:tc>
        <w:tc>
          <w:tcPr>
            <w:tcW w:w="1232" w:type="dxa"/>
            <w:vAlign w:val="center"/>
          </w:tcPr>
          <w:p w14:paraId="512BF004" w14:textId="77777777" w:rsidR="00C46FF8" w:rsidRPr="002E2661" w:rsidRDefault="00C46FF8" w:rsidP="00930694">
            <w:pPr>
              <w:jc w:val="center"/>
              <w:rPr>
                <w:szCs w:val="28"/>
              </w:rPr>
            </w:pPr>
            <w:r w:rsidRPr="002E2661">
              <w:rPr>
                <w:szCs w:val="28"/>
              </w:rPr>
              <w:t>S3</w:t>
            </w:r>
          </w:p>
        </w:tc>
        <w:tc>
          <w:tcPr>
            <w:tcW w:w="1232" w:type="dxa"/>
            <w:vAlign w:val="center"/>
          </w:tcPr>
          <w:p w14:paraId="1DA3AF22" w14:textId="77777777" w:rsidR="00C46FF8" w:rsidRPr="002E2661" w:rsidRDefault="00C46FF8" w:rsidP="00930694">
            <w:pPr>
              <w:jc w:val="center"/>
              <w:rPr>
                <w:szCs w:val="28"/>
              </w:rPr>
            </w:pPr>
            <w:r w:rsidRPr="002E2661">
              <w:rPr>
                <w:szCs w:val="28"/>
              </w:rPr>
              <w:t>S2</w:t>
            </w:r>
          </w:p>
        </w:tc>
        <w:tc>
          <w:tcPr>
            <w:tcW w:w="1232" w:type="dxa"/>
            <w:vAlign w:val="center"/>
          </w:tcPr>
          <w:p w14:paraId="2B82717C" w14:textId="77777777" w:rsidR="00C46FF8" w:rsidRPr="002E2661" w:rsidRDefault="00C46FF8" w:rsidP="00930694">
            <w:pPr>
              <w:jc w:val="center"/>
              <w:rPr>
                <w:szCs w:val="28"/>
              </w:rPr>
            </w:pPr>
            <w:r w:rsidRPr="002E2661">
              <w:rPr>
                <w:szCs w:val="28"/>
              </w:rPr>
              <w:t>S1</w:t>
            </w:r>
          </w:p>
        </w:tc>
      </w:tr>
    </w:tbl>
    <w:p w14:paraId="65DC841A" w14:textId="77777777" w:rsidR="00C46FF8" w:rsidRPr="002E2661" w:rsidRDefault="00C46FF8" w:rsidP="00063405">
      <w:pPr>
        <w:pStyle w:val="affffa"/>
        <w:spacing w:before="240"/>
      </w:pPr>
      <w:r w:rsidRPr="002E2661">
        <w:t>S1 – признак безопасного состояния прибора:</w:t>
      </w:r>
    </w:p>
    <w:p w14:paraId="57C4B83A" w14:textId="77777777" w:rsidR="00C46FF8" w:rsidRPr="002E2661" w:rsidRDefault="00996A2D" w:rsidP="00C46FF8">
      <w:pPr>
        <w:pStyle w:val="a4"/>
      </w:pPr>
      <w:r w:rsidRPr="002E2661">
        <w:t>– </w:t>
      </w:r>
      <w:r w:rsidR="00C46FF8" w:rsidRPr="002E2661">
        <w:t>0x0 – безопасное состояние;</w:t>
      </w:r>
    </w:p>
    <w:p w14:paraId="30DC80A8" w14:textId="77777777" w:rsidR="00C46FF8" w:rsidRPr="002E2661" w:rsidRDefault="00996A2D" w:rsidP="00C46FF8">
      <w:pPr>
        <w:pStyle w:val="a4"/>
      </w:pPr>
      <w:r w:rsidRPr="002E2661">
        <w:t>– </w:t>
      </w:r>
      <w:r w:rsidR="00C46FF8" w:rsidRPr="002E2661">
        <w:t>0x1 – отсутствие безопасного состояния.</w:t>
      </w:r>
    </w:p>
    <w:p w14:paraId="164082FA" w14:textId="77777777" w:rsidR="00C46FF8" w:rsidRPr="002E2661" w:rsidRDefault="00C46FF8" w:rsidP="00063405">
      <w:pPr>
        <w:pStyle w:val="affffa"/>
        <w:keepLines/>
      </w:pPr>
      <w:r w:rsidRPr="002E2661">
        <w:t>S2 – состояние активности прибора:</w:t>
      </w:r>
    </w:p>
    <w:p w14:paraId="43ED7169" w14:textId="77777777" w:rsidR="00C46FF8" w:rsidRPr="002E2661" w:rsidRDefault="00996A2D" w:rsidP="00C46FF8">
      <w:pPr>
        <w:pStyle w:val="a4"/>
      </w:pPr>
      <w:r w:rsidRPr="002E2661">
        <w:t>– </w:t>
      </w:r>
      <w:r w:rsidR="00C46FF8" w:rsidRPr="002E2661">
        <w:t>0x0 – пассивное состояние;</w:t>
      </w:r>
    </w:p>
    <w:p w14:paraId="072492A7" w14:textId="77777777" w:rsidR="00C46FF8" w:rsidRPr="002E2661" w:rsidRDefault="00996A2D" w:rsidP="00C46FF8">
      <w:pPr>
        <w:pStyle w:val="a4"/>
      </w:pPr>
      <w:r w:rsidRPr="002E2661">
        <w:t>– </w:t>
      </w:r>
      <w:r w:rsidR="00C46FF8" w:rsidRPr="002E2661">
        <w:t>0x1 – активное состояние.</w:t>
      </w:r>
    </w:p>
    <w:p w14:paraId="211ACB6A" w14:textId="77777777" w:rsidR="00C46FF8" w:rsidRPr="002E2661" w:rsidRDefault="00C46FF8" w:rsidP="00C46FF8">
      <w:pPr>
        <w:pStyle w:val="affffa"/>
      </w:pPr>
      <w:r w:rsidRPr="002E2661">
        <w:lastRenderedPageBreak/>
        <w:t>S3 – состояние обмена сообщениями между смежными приборами:</w:t>
      </w:r>
    </w:p>
    <w:p w14:paraId="1BFA6492" w14:textId="77777777" w:rsidR="00C46FF8" w:rsidRPr="002E2661" w:rsidRDefault="00996A2D" w:rsidP="00C46FF8">
      <w:pPr>
        <w:pStyle w:val="a4"/>
      </w:pPr>
      <w:r w:rsidRPr="002E2661">
        <w:t>– </w:t>
      </w:r>
      <w:r w:rsidR="00C46FF8" w:rsidRPr="002E2661">
        <w:t>0x0 – отсутствие приема сообщений от смежного прибора дольше определенного времени;</w:t>
      </w:r>
    </w:p>
    <w:p w14:paraId="6FF0FE51" w14:textId="77777777" w:rsidR="00C46FF8" w:rsidRPr="002E2661" w:rsidRDefault="00996A2D" w:rsidP="00C46FF8">
      <w:pPr>
        <w:pStyle w:val="a4"/>
      </w:pPr>
      <w:r w:rsidRPr="002E2661">
        <w:t>– </w:t>
      </w:r>
      <w:r w:rsidR="00C46FF8" w:rsidRPr="002E2661">
        <w:t>0x1 – наличие приема сообщений от смежного прибора.</w:t>
      </w:r>
    </w:p>
    <w:p w14:paraId="0B595BFF" w14:textId="77777777" w:rsidR="00C46FF8" w:rsidRPr="002E2661" w:rsidRDefault="00C46FF8" w:rsidP="00C46FF8">
      <w:pPr>
        <w:pStyle w:val="affffa"/>
      </w:pPr>
      <w:r w:rsidRPr="002E2661">
        <w:t>S4 – состояние связи с УС по линии 1 интерфейса RS-422:</w:t>
      </w:r>
    </w:p>
    <w:p w14:paraId="7E2AEEC5" w14:textId="77777777" w:rsidR="00C46FF8" w:rsidRPr="002E2661" w:rsidRDefault="00996A2D" w:rsidP="00C46FF8">
      <w:pPr>
        <w:pStyle w:val="a4"/>
      </w:pPr>
      <w:r w:rsidRPr="002E2661">
        <w:t>– </w:t>
      </w:r>
      <w:r w:rsidR="00C46FF8" w:rsidRPr="002E2661">
        <w:t xml:space="preserve">0x0 – </w:t>
      </w:r>
      <w:r w:rsidR="00C46FF8" w:rsidRPr="002E2661">
        <w:rPr>
          <w:lang w:eastAsia="ru-RU"/>
        </w:rPr>
        <w:t>отсутствие связи;</w:t>
      </w:r>
    </w:p>
    <w:p w14:paraId="5016F10E" w14:textId="77777777" w:rsidR="00C46FF8" w:rsidRPr="002E2661" w:rsidRDefault="00996A2D" w:rsidP="00C46FF8">
      <w:pPr>
        <w:pStyle w:val="a4"/>
      </w:pPr>
      <w:r w:rsidRPr="002E2661">
        <w:t>– </w:t>
      </w:r>
      <w:r w:rsidR="00C46FF8" w:rsidRPr="002E2661">
        <w:t>0x1 – наличие связи.</w:t>
      </w:r>
    </w:p>
    <w:p w14:paraId="1B2A78BC" w14:textId="77777777" w:rsidR="00C46FF8" w:rsidRPr="002E2661" w:rsidRDefault="00C46FF8" w:rsidP="00C46FF8">
      <w:pPr>
        <w:pStyle w:val="affffa"/>
      </w:pPr>
      <w:r w:rsidRPr="002E2661">
        <w:t>S5 – состояние связи с УС по линии 2 интерфейса RS-422:</w:t>
      </w:r>
    </w:p>
    <w:p w14:paraId="4766852F" w14:textId="77777777" w:rsidR="00C46FF8" w:rsidRPr="002E2661" w:rsidRDefault="00996A2D" w:rsidP="00C46FF8">
      <w:pPr>
        <w:pStyle w:val="a4"/>
      </w:pPr>
      <w:r w:rsidRPr="002E2661">
        <w:t>– </w:t>
      </w:r>
      <w:r w:rsidR="00C46FF8" w:rsidRPr="002E2661">
        <w:t xml:space="preserve">0x0 – </w:t>
      </w:r>
      <w:r w:rsidR="00C46FF8" w:rsidRPr="002E2661">
        <w:rPr>
          <w:lang w:eastAsia="ru-RU"/>
        </w:rPr>
        <w:t>отсутствие связи;</w:t>
      </w:r>
    </w:p>
    <w:p w14:paraId="43104174" w14:textId="77777777" w:rsidR="00C46FF8" w:rsidRPr="002E2661" w:rsidRDefault="00996A2D" w:rsidP="00C46FF8">
      <w:pPr>
        <w:pStyle w:val="a4"/>
      </w:pPr>
      <w:r w:rsidRPr="002E2661">
        <w:t>– </w:t>
      </w:r>
      <w:r w:rsidR="00C46FF8" w:rsidRPr="002E2661">
        <w:t>0x1 – наличие связи.</w:t>
      </w:r>
    </w:p>
    <w:p w14:paraId="61ABCFC3" w14:textId="77777777" w:rsidR="00C46FF8" w:rsidRPr="002E2661" w:rsidRDefault="00C46FF8" w:rsidP="00C46FF8">
      <w:pPr>
        <w:pStyle w:val="affffa"/>
      </w:pPr>
      <w:r w:rsidRPr="002E2661">
        <w:t>S6 – состояние связи по линии 1 интерфейса RS-422:</w:t>
      </w:r>
    </w:p>
    <w:p w14:paraId="174E56C4" w14:textId="77777777" w:rsidR="00C46FF8" w:rsidRPr="002E2661" w:rsidRDefault="00996A2D" w:rsidP="00C46FF8">
      <w:pPr>
        <w:pStyle w:val="a4"/>
      </w:pPr>
      <w:r w:rsidRPr="002E2661">
        <w:t>– </w:t>
      </w:r>
      <w:r w:rsidR="00C46FF8" w:rsidRPr="002E2661">
        <w:t xml:space="preserve">0x0 – </w:t>
      </w:r>
      <w:r w:rsidR="00C46FF8" w:rsidRPr="002E2661">
        <w:rPr>
          <w:lang w:eastAsia="ru-RU"/>
        </w:rPr>
        <w:t>отсутствие связи;</w:t>
      </w:r>
    </w:p>
    <w:p w14:paraId="33635866" w14:textId="77777777" w:rsidR="00C46FF8" w:rsidRPr="002E2661" w:rsidRDefault="00996A2D" w:rsidP="00C46FF8">
      <w:pPr>
        <w:pStyle w:val="a4"/>
      </w:pPr>
      <w:r w:rsidRPr="002E2661">
        <w:t>– </w:t>
      </w:r>
      <w:r w:rsidR="00C46FF8" w:rsidRPr="002E2661">
        <w:t>0x1 – наличие связи.</w:t>
      </w:r>
    </w:p>
    <w:p w14:paraId="05430791" w14:textId="77777777" w:rsidR="00C46FF8" w:rsidRPr="002E2661" w:rsidRDefault="00C46FF8" w:rsidP="00C46FF8">
      <w:pPr>
        <w:pStyle w:val="affffa"/>
      </w:pPr>
      <w:r w:rsidRPr="002E2661">
        <w:t>S7 – состояние связи по линии 2 интерфейса RS-422:</w:t>
      </w:r>
    </w:p>
    <w:p w14:paraId="7785F63A" w14:textId="77777777" w:rsidR="00C46FF8" w:rsidRPr="002E2661" w:rsidRDefault="00996A2D" w:rsidP="00C46FF8">
      <w:pPr>
        <w:pStyle w:val="a4"/>
      </w:pPr>
      <w:r w:rsidRPr="002E2661">
        <w:t>– </w:t>
      </w:r>
      <w:r w:rsidR="00C46FF8" w:rsidRPr="002E2661">
        <w:t xml:space="preserve">0x0 – </w:t>
      </w:r>
      <w:r w:rsidR="00C46FF8" w:rsidRPr="002E2661">
        <w:rPr>
          <w:lang w:eastAsia="ru-RU"/>
        </w:rPr>
        <w:t>отсутствие связи;</w:t>
      </w:r>
    </w:p>
    <w:p w14:paraId="694403E2" w14:textId="77777777" w:rsidR="00C46FF8" w:rsidRPr="002E2661" w:rsidRDefault="00996A2D" w:rsidP="00C46FF8">
      <w:pPr>
        <w:pStyle w:val="a4"/>
      </w:pPr>
      <w:r w:rsidRPr="002E2661">
        <w:t>– </w:t>
      </w:r>
      <w:r w:rsidR="00C46FF8" w:rsidRPr="002E2661">
        <w:t>0x1 – наличие связи.</w:t>
      </w:r>
    </w:p>
    <w:p w14:paraId="7155D5D5" w14:textId="77777777" w:rsidR="00C46FF8" w:rsidRPr="002E2661" w:rsidRDefault="00C46FF8" w:rsidP="00C46FF8">
      <w:pPr>
        <w:pStyle w:val="a4"/>
      </w:pPr>
      <w:r w:rsidRPr="002E2661">
        <w:t xml:space="preserve">S8 </w:t>
      </w:r>
      <w:r w:rsidR="00996A2D" w:rsidRPr="002E2661">
        <w:t>–</w:t>
      </w:r>
      <w:r w:rsidRPr="002E2661">
        <w:t xml:space="preserve"> состояние инициализации менеджера активности прибора: </w:t>
      </w:r>
    </w:p>
    <w:p w14:paraId="04F93954" w14:textId="77777777" w:rsidR="00C46FF8" w:rsidRPr="002E2661" w:rsidRDefault="00996A2D" w:rsidP="00C46FF8">
      <w:pPr>
        <w:pStyle w:val="a4"/>
      </w:pPr>
      <w:r w:rsidRPr="002E2661">
        <w:t>– </w:t>
      </w:r>
      <w:r w:rsidR="00C46FF8" w:rsidRPr="002E2661">
        <w:t xml:space="preserve">0x0 – инициализация не завершена; </w:t>
      </w:r>
    </w:p>
    <w:p w14:paraId="6819032F" w14:textId="77777777" w:rsidR="00C46FF8" w:rsidRPr="002E2661" w:rsidRDefault="00996A2D" w:rsidP="00C46FF8">
      <w:pPr>
        <w:pStyle w:val="a4"/>
      </w:pPr>
      <w:r w:rsidRPr="002E2661">
        <w:t>– </w:t>
      </w:r>
      <w:r w:rsidR="00C46FF8" w:rsidRPr="002E2661">
        <w:t>0x1 – инициализация завершена.</w:t>
      </w:r>
    </w:p>
    <w:p w14:paraId="229C20B5" w14:textId="77777777" w:rsidR="00C46FF8" w:rsidRPr="002E2661" w:rsidRDefault="00C46FF8" w:rsidP="00C46FF8">
      <w:pPr>
        <w:pStyle w:val="afffffa"/>
        <w:ind w:left="0" w:firstLine="709"/>
        <w:rPr>
          <w:u w:val="none"/>
        </w:rPr>
      </w:pPr>
      <w:r w:rsidRPr="002E2661">
        <w:rPr>
          <w:u w:val="none"/>
        </w:rPr>
        <w:t>Примечание.</w:t>
      </w:r>
    </w:p>
    <w:p w14:paraId="5A9F722E" w14:textId="77777777" w:rsidR="00C46FF8" w:rsidRPr="002E2661" w:rsidRDefault="00C46FF8" w:rsidP="00C46FF8">
      <w:pPr>
        <w:pStyle w:val="a4"/>
      </w:pPr>
      <w:r w:rsidRPr="002E2661">
        <w:rPr>
          <w:b/>
        </w:rPr>
        <w:t>Отсутствие связи с УС</w:t>
      </w:r>
      <w:r w:rsidRPr="002E2661">
        <w:t xml:space="preserve"> – отсутствие корректных приказов в течение не менее 1,5 с.</w:t>
      </w:r>
    </w:p>
    <w:p w14:paraId="31EC31EB" w14:textId="77777777" w:rsidR="00C46FF8" w:rsidRPr="002E2661" w:rsidRDefault="00C46FF8" w:rsidP="00C46FF8">
      <w:pPr>
        <w:pStyle w:val="a4"/>
      </w:pPr>
      <w:r w:rsidRPr="002E2661">
        <w:rPr>
          <w:b/>
        </w:rPr>
        <w:t>Отсутствие связи по RS-422</w:t>
      </w:r>
      <w:r w:rsidRPr="002E2661">
        <w:t xml:space="preserve"> – отсутствие корректных приказов и коротких сообщений в течение не менее 2 с.</w:t>
      </w:r>
    </w:p>
    <w:p w14:paraId="4D43CABA" w14:textId="77777777" w:rsidR="00C46FF8" w:rsidRPr="002E2661" w:rsidRDefault="00C46FF8" w:rsidP="00C46FF8">
      <w:pPr>
        <w:pStyle w:val="a4"/>
        <w:sectPr w:rsidR="00C46FF8" w:rsidRPr="002E2661" w:rsidSect="00CC7AC2">
          <w:headerReference w:type="default" r:id="rId33"/>
          <w:footerReference w:type="default" r:id="rId34"/>
          <w:headerReference w:type="first" r:id="rId35"/>
          <w:footerReference w:type="first" r:id="rId36"/>
          <w:pgSz w:w="11907" w:h="16840" w:code="9"/>
          <w:pgMar w:top="1312" w:right="567" w:bottom="1560" w:left="1418" w:header="567" w:footer="567" w:gutter="0"/>
          <w:paperSrc w:first="7" w:other="7"/>
          <w:cols w:space="720"/>
          <w:titlePg/>
          <w:docGrid w:linePitch="381"/>
        </w:sectPr>
      </w:pPr>
    </w:p>
    <w:p w14:paraId="3CC530EA" w14:textId="77777777" w:rsidR="00C46FF8" w:rsidRPr="002E2661" w:rsidRDefault="00A106CD" w:rsidP="00C46FF8">
      <w:pPr>
        <w:pStyle w:val="afff6"/>
      </w:pPr>
      <w:r w:rsidRPr="002E2661">
        <w:object w:dxaOrig="13905" w:dyaOrig="2715" w14:anchorId="4B78C79D">
          <v:shape id="_x0000_i1030" type="#_x0000_t75" style="width:697.45pt;height:134.85pt" o:ole="">
            <v:imagedata r:id="rId37" o:title=""/>
          </v:shape>
          <o:OLEObject Type="Embed" ProgID="Visio.Drawing.11" ShapeID="_x0000_i1030" DrawAspect="Content" ObjectID="_1667114043" r:id="rId38"/>
        </w:object>
      </w:r>
    </w:p>
    <w:p w14:paraId="73F257B2" w14:textId="04D8CC89" w:rsidR="00C46FF8" w:rsidRPr="002E2661" w:rsidRDefault="00996A2D" w:rsidP="00996A2D">
      <w:pPr>
        <w:pStyle w:val="affff3"/>
        <w:tabs>
          <w:tab w:val="left" w:pos="2731"/>
          <w:tab w:val="center" w:pos="6985"/>
        </w:tabs>
        <w:jc w:val="left"/>
        <w:rPr>
          <w:noProof/>
        </w:rPr>
      </w:pPr>
      <w:r w:rsidRPr="002E2661">
        <w:tab/>
      </w:r>
      <w:r w:rsidRPr="002E2661">
        <w:tab/>
      </w:r>
      <w:r w:rsidR="00C46FF8" w:rsidRPr="002E2661">
        <w:t xml:space="preserve">Рисунок </w:t>
      </w:r>
      <w:r w:rsidR="0019465E" w:rsidRPr="002E2661">
        <w:rPr>
          <w:noProof/>
        </w:rPr>
        <w:fldChar w:fldCharType="begin"/>
      </w:r>
      <w:r w:rsidR="00C46FF8" w:rsidRPr="002E2661">
        <w:rPr>
          <w:noProof/>
        </w:rPr>
        <w:instrText xml:space="preserve"> SEQ Рисунок \* ARABIC </w:instrText>
      </w:r>
      <w:r w:rsidR="0019465E" w:rsidRPr="002E2661">
        <w:rPr>
          <w:noProof/>
        </w:rPr>
        <w:fldChar w:fldCharType="separate"/>
      </w:r>
      <w:bookmarkStart w:id="86" w:name="_Ref47520154"/>
      <w:r w:rsidR="001432BC">
        <w:rPr>
          <w:noProof/>
        </w:rPr>
        <w:t>5</w:t>
      </w:r>
      <w:bookmarkEnd w:id="86"/>
      <w:r w:rsidR="0019465E" w:rsidRPr="002E2661">
        <w:rPr>
          <w:noProof/>
        </w:rPr>
        <w:fldChar w:fldCharType="end"/>
      </w:r>
      <w:r w:rsidR="00C46FF8" w:rsidRPr="002E2661">
        <w:t xml:space="preserve"> – Циклограмма передачи сообщения МПО</w:t>
      </w:r>
    </w:p>
    <w:p w14:paraId="331B4DF0" w14:textId="77777777" w:rsidR="00C46FF8" w:rsidRPr="002E2661" w:rsidRDefault="00C46FF8" w:rsidP="00C46FF8">
      <w:pPr>
        <w:pStyle w:val="a4"/>
      </w:pPr>
    </w:p>
    <w:p w14:paraId="3989B6D8" w14:textId="77777777" w:rsidR="00C46FF8" w:rsidRPr="002E2661" w:rsidRDefault="00C46FF8" w:rsidP="00C46FF8">
      <w:pPr>
        <w:pStyle w:val="a4"/>
        <w:sectPr w:rsidR="00C46FF8" w:rsidRPr="002E2661" w:rsidSect="001A6166">
          <w:headerReference w:type="first" r:id="rId39"/>
          <w:footerReference w:type="first" r:id="rId40"/>
          <w:pgSz w:w="16840" w:h="11907" w:orient="landscape" w:code="9"/>
          <w:pgMar w:top="1418" w:right="1310" w:bottom="726" w:left="1559" w:header="567" w:footer="567" w:gutter="0"/>
          <w:cols w:space="720"/>
          <w:titlePg/>
          <w:docGrid w:linePitch="381"/>
        </w:sectPr>
      </w:pPr>
    </w:p>
    <w:p w14:paraId="73386152" w14:textId="77777777" w:rsidR="00C46FF8" w:rsidRPr="002E2661" w:rsidRDefault="00C46FF8" w:rsidP="00C82FD5">
      <w:pPr>
        <w:pStyle w:val="6"/>
        <w:tabs>
          <w:tab w:val="clear" w:pos="2410"/>
          <w:tab w:val="left" w:pos="2127"/>
        </w:tabs>
        <w:ind w:left="0" w:firstLine="709"/>
      </w:pPr>
      <w:r w:rsidRPr="002E2661">
        <w:lastRenderedPageBreak/>
        <w:t>Особенности реализации модуля BlockExch</w:t>
      </w:r>
    </w:p>
    <w:p w14:paraId="54FA735C" w14:textId="77777777" w:rsidR="00C46FF8" w:rsidRPr="002E2661" w:rsidRDefault="00C46FF8" w:rsidP="00C46FF8">
      <w:pPr>
        <w:pStyle w:val="a4"/>
      </w:pPr>
      <w:r w:rsidRPr="002E2661">
        <w:t>По сбросу МК МПО выключен.</w:t>
      </w:r>
    </w:p>
    <w:p w14:paraId="272871E8" w14:textId="254E2800" w:rsidR="00751F28" w:rsidRPr="002E2661" w:rsidRDefault="00C46FF8" w:rsidP="00C46FF8">
      <w:pPr>
        <w:pStyle w:val="a4"/>
      </w:pPr>
      <w:r w:rsidRPr="002E2661">
        <w:t>После инициализации МК формирует в МКО (см. </w:t>
      </w:r>
      <w:r w:rsidR="006639E0" w:rsidRPr="002E2661">
        <w:fldChar w:fldCharType="begin"/>
      </w:r>
      <w:r w:rsidR="006639E0" w:rsidRPr="002E2661">
        <w:instrText xml:space="preserve"> REF _Ref2073749 \r \h  \* MERGEFORMAT </w:instrText>
      </w:r>
      <w:r w:rsidR="006639E0" w:rsidRPr="002E2661">
        <w:fldChar w:fldCharType="separate"/>
      </w:r>
      <w:r w:rsidR="001432BC">
        <w:t>4.3.12</w:t>
      </w:r>
      <w:r w:rsidR="006639E0" w:rsidRPr="002E2661">
        <w:fldChar w:fldCharType="end"/>
      </w:r>
      <w:r w:rsidRPr="002E2661">
        <w:t xml:space="preserve">) запрос на синхронизацию параметра с идентификатором </w:t>
      </w:r>
      <w:proofErr w:type="spellStart"/>
      <w:r w:rsidRPr="002E2661">
        <w:rPr>
          <w:i/>
        </w:rPr>
        <w:t>eICId_BlockExch</w:t>
      </w:r>
      <w:proofErr w:type="spellEnd"/>
      <w:r w:rsidRPr="002E2661">
        <w:t xml:space="preserve"> и значением </w:t>
      </w:r>
      <w:r w:rsidRPr="002E2661">
        <w:rPr>
          <w:i/>
        </w:rPr>
        <w:t>SYNCHRO_EXCHANGE</w:t>
      </w:r>
      <w:r w:rsidRPr="002E2661">
        <w:t xml:space="preserve"> для синхронизации начала работы модуля в обоих МК. Таймаут успешной синхронизации (обмен между МК значением </w:t>
      </w:r>
      <w:r w:rsidRPr="002E2661">
        <w:rPr>
          <w:i/>
        </w:rPr>
        <w:t>SYNCHRO_EXCHANGE</w:t>
      </w:r>
      <w:r w:rsidRPr="002E2661">
        <w:t>)</w:t>
      </w:r>
      <w:r w:rsidR="00751F28" w:rsidRPr="002E2661">
        <w:t> </w:t>
      </w:r>
      <w:r w:rsidRPr="002E2661">
        <w:t>равен</w:t>
      </w:r>
      <w:r w:rsidR="00832D4F">
        <w:t xml:space="preserve"> ()</w:t>
      </w:r>
      <w:r w:rsidR="00751F28" w:rsidRPr="002E2661">
        <w:t>:</w:t>
      </w:r>
    </w:p>
    <w:p w14:paraId="55A690D2" w14:textId="77777777" w:rsidR="00751F28" w:rsidRPr="00832D4F" w:rsidRDefault="00C46FF8" w:rsidP="00C46FF8">
      <w:pPr>
        <w:pStyle w:val="a4"/>
        <w:rPr>
          <w:lang w:val="en-US"/>
        </w:rPr>
      </w:pPr>
      <w:r w:rsidRPr="00636E7E">
        <w:rPr>
          <w:i/>
          <w:lang w:val="en-US"/>
        </w:rPr>
        <w:t>SYNCHRO_EXCHANGE_TO</w:t>
      </w:r>
      <w:r w:rsidR="00751F28" w:rsidRPr="00636E7E">
        <w:rPr>
          <w:i/>
          <w:lang w:val="en-US"/>
        </w:rPr>
        <w:t> </w:t>
      </w:r>
      <w:r w:rsidRPr="00636E7E">
        <w:rPr>
          <w:i/>
          <w:lang w:val="en-US"/>
        </w:rPr>
        <w:t>*</w:t>
      </w:r>
      <w:r w:rsidR="00751F28" w:rsidRPr="00636E7E">
        <w:rPr>
          <w:i/>
          <w:lang w:val="en-US"/>
        </w:rPr>
        <w:t> </w:t>
      </w:r>
      <w:proofErr w:type="spellStart"/>
      <w:r w:rsidRPr="00636E7E">
        <w:rPr>
          <w:i/>
          <w:lang w:val="en-US"/>
        </w:rPr>
        <w:t>Tsync</w:t>
      </w:r>
      <w:proofErr w:type="spellEnd"/>
      <w:r w:rsidR="00751F28" w:rsidRPr="00636E7E">
        <w:rPr>
          <w:i/>
          <w:lang w:val="en-US"/>
        </w:rPr>
        <w:t> </w:t>
      </w:r>
      <w:r w:rsidRPr="00636E7E">
        <w:rPr>
          <w:i/>
          <w:lang w:val="en-US"/>
        </w:rPr>
        <w:t>=</w:t>
      </w:r>
      <w:r w:rsidR="00751F28" w:rsidRPr="00636E7E">
        <w:rPr>
          <w:i/>
          <w:lang w:val="en-US"/>
        </w:rPr>
        <w:t> </w:t>
      </w:r>
      <w:r w:rsidRPr="00636E7E">
        <w:rPr>
          <w:i/>
          <w:lang w:val="en-US"/>
        </w:rPr>
        <w:t>100</w:t>
      </w:r>
      <w:r w:rsidR="00751F28" w:rsidRPr="00636E7E">
        <w:rPr>
          <w:i/>
          <w:lang w:val="en-US"/>
        </w:rPr>
        <w:t> </w:t>
      </w:r>
      <w:r w:rsidRPr="00636E7E">
        <w:rPr>
          <w:i/>
          <w:lang w:val="en-US"/>
        </w:rPr>
        <w:t>*</w:t>
      </w:r>
      <w:r w:rsidR="00751F28" w:rsidRPr="00636E7E">
        <w:rPr>
          <w:i/>
          <w:lang w:val="en-US"/>
        </w:rPr>
        <w:t> </w:t>
      </w:r>
      <w:r w:rsidRPr="00636E7E">
        <w:rPr>
          <w:i/>
          <w:lang w:val="en-US"/>
        </w:rPr>
        <w:t>62,5 </w:t>
      </w:r>
      <w:r w:rsidRPr="002E2661">
        <w:rPr>
          <w:i/>
        </w:rPr>
        <w:t>мкс</w:t>
      </w:r>
      <w:r w:rsidRPr="00636E7E">
        <w:rPr>
          <w:i/>
          <w:lang w:val="en-US"/>
        </w:rPr>
        <w:t xml:space="preserve"> = 6,25 </w:t>
      </w:r>
      <w:r w:rsidRPr="002E2661">
        <w:rPr>
          <w:i/>
        </w:rPr>
        <w:t>мс</w:t>
      </w:r>
      <w:r w:rsidRPr="00636E7E">
        <w:rPr>
          <w:lang w:val="en-US"/>
        </w:rPr>
        <w:t>.</w:t>
      </w:r>
    </w:p>
    <w:p w14:paraId="720EA353" w14:textId="77777777" w:rsidR="00C46FF8" w:rsidRPr="002E2661" w:rsidRDefault="00C46FF8" w:rsidP="00C46FF8">
      <w:pPr>
        <w:pStyle w:val="a4"/>
      </w:pPr>
      <w:r w:rsidRPr="002E2661">
        <w:t xml:space="preserve">Если за это время синхронизация не произошла, прибор переходит в ЗС, в другом случае модуль </w:t>
      </w:r>
      <w:proofErr w:type="spellStart"/>
      <w:r w:rsidRPr="002E2661">
        <w:t>BlockExch</w:t>
      </w:r>
      <w:proofErr w:type="spellEnd"/>
      <w:r w:rsidRPr="002E2661">
        <w:t xml:space="preserve"> включается в штатную работу.</w:t>
      </w:r>
    </w:p>
    <w:p w14:paraId="369C9B98" w14:textId="77777777" w:rsidR="00C46FF8" w:rsidRPr="002E2661" w:rsidRDefault="00C46FF8" w:rsidP="00C46FF8">
      <w:pPr>
        <w:pStyle w:val="a4"/>
      </w:pPr>
      <w:r w:rsidRPr="002E2661">
        <w:t xml:space="preserve">Основные рабочие функции модуля – </w:t>
      </w:r>
      <w:proofErr w:type="spellStart"/>
      <w:r w:rsidRPr="002E2661">
        <w:rPr>
          <w:b/>
          <w:i/>
        </w:rPr>
        <w:t>BlockExch_</w:t>
      </w:r>
      <w:proofErr w:type="gramStart"/>
      <w:r w:rsidRPr="002E2661">
        <w:rPr>
          <w:b/>
          <w:i/>
        </w:rPr>
        <w:t>run</w:t>
      </w:r>
      <w:proofErr w:type="spellEnd"/>
      <w:r w:rsidRPr="002E2661">
        <w:rPr>
          <w:b/>
          <w:i/>
        </w:rPr>
        <w:t>(</w:t>
      </w:r>
      <w:proofErr w:type="gramEnd"/>
      <w:r w:rsidRPr="002E2661">
        <w:rPr>
          <w:b/>
          <w:i/>
        </w:rPr>
        <w:t>)</w:t>
      </w:r>
      <w:r w:rsidRPr="002E2661">
        <w:t xml:space="preserve"> и </w:t>
      </w:r>
      <w:proofErr w:type="spellStart"/>
      <w:r w:rsidRPr="002E2661">
        <w:rPr>
          <w:b/>
          <w:i/>
        </w:rPr>
        <w:t>BlockExch_interrupt</w:t>
      </w:r>
      <w:proofErr w:type="spellEnd"/>
      <w:r w:rsidRPr="002E2661">
        <w:rPr>
          <w:b/>
          <w:i/>
        </w:rPr>
        <w:t>()</w:t>
      </w:r>
      <w:r w:rsidRPr="002E2661">
        <w:t>.</w:t>
      </w:r>
    </w:p>
    <w:p w14:paraId="3109D430" w14:textId="77777777" w:rsidR="00C46FF8" w:rsidRPr="002E2661" w:rsidRDefault="00C46FF8" w:rsidP="00C46FF8">
      <w:pPr>
        <w:pStyle w:val="affffa"/>
      </w:pPr>
      <w:r w:rsidRPr="002E2661">
        <w:t xml:space="preserve">Функция </w:t>
      </w:r>
      <w:proofErr w:type="spellStart"/>
      <w:r w:rsidRPr="002E2661">
        <w:rPr>
          <w:b/>
          <w:i/>
        </w:rPr>
        <w:t>BlockExch_</w:t>
      </w:r>
      <w:proofErr w:type="gramStart"/>
      <w:r w:rsidRPr="002E2661">
        <w:rPr>
          <w:b/>
          <w:i/>
        </w:rPr>
        <w:t>run</w:t>
      </w:r>
      <w:proofErr w:type="spellEnd"/>
      <w:r w:rsidRPr="002E2661">
        <w:rPr>
          <w:b/>
          <w:i/>
        </w:rPr>
        <w:t>(</w:t>
      </w:r>
      <w:proofErr w:type="gramEnd"/>
      <w:r w:rsidRPr="002E2661">
        <w:rPr>
          <w:b/>
          <w:i/>
        </w:rPr>
        <w:t>)</w:t>
      </w:r>
      <w:r w:rsidRPr="002E2661">
        <w:t xml:space="preserve"> вызывается в режиме работы (состоянии) </w:t>
      </w:r>
      <w:proofErr w:type="spellStart"/>
      <w:r w:rsidRPr="002E2661">
        <w:rPr>
          <w:i/>
        </w:rPr>
        <w:t>StateMain</w:t>
      </w:r>
      <w:proofErr w:type="spellEnd"/>
      <w:r w:rsidRPr="002E2661">
        <w:t xml:space="preserve"> в главном потоке управления (основной цикл </w:t>
      </w:r>
      <w:proofErr w:type="spellStart"/>
      <w:r w:rsidRPr="002E2661">
        <w:rPr>
          <w:i/>
        </w:rPr>
        <w:t>main</w:t>
      </w:r>
      <w:proofErr w:type="spellEnd"/>
      <w:r w:rsidRPr="002E2661">
        <w:t>) с периодом 1 мс и выполняет следующие действия:</w:t>
      </w:r>
    </w:p>
    <w:p w14:paraId="611DF13B" w14:textId="77777777" w:rsidR="00C46FF8" w:rsidRPr="002E2661" w:rsidRDefault="00C46FF8" w:rsidP="00643ABE">
      <w:pPr>
        <w:pStyle w:val="a4"/>
        <w:keepNext/>
        <w:numPr>
          <w:ilvl w:val="0"/>
          <w:numId w:val="43"/>
        </w:numPr>
        <w:tabs>
          <w:tab w:val="left" w:pos="1134"/>
        </w:tabs>
        <w:ind w:left="0" w:firstLine="709"/>
      </w:pPr>
      <w:r w:rsidRPr="002E2661">
        <w:t>до включения модуля в штатную работу:</w:t>
      </w:r>
    </w:p>
    <w:p w14:paraId="54BC3C53" w14:textId="77777777" w:rsidR="00C46FF8" w:rsidRPr="002E2661" w:rsidRDefault="00751F28" w:rsidP="00161BEA">
      <w:pPr>
        <w:pStyle w:val="29"/>
        <w:tabs>
          <w:tab w:val="clear" w:pos="1276"/>
          <w:tab w:val="left" w:pos="1418"/>
        </w:tabs>
        <w:ind w:firstLine="709"/>
        <w:rPr>
          <w:lang w:val="ru-RU"/>
        </w:rPr>
      </w:pPr>
      <w:r w:rsidRPr="002E2661">
        <w:rPr>
          <w:lang w:val="ru-RU"/>
        </w:rPr>
        <w:t>– </w:t>
      </w:r>
      <w:r w:rsidR="00C46FF8" w:rsidRPr="002E2661">
        <w:rPr>
          <w:lang w:val="ru-RU"/>
        </w:rPr>
        <w:t>проверяет установление синхронизации со смежным прибором;</w:t>
      </w:r>
    </w:p>
    <w:p w14:paraId="54631877" w14:textId="77777777" w:rsidR="00C46FF8" w:rsidRPr="002E2661" w:rsidRDefault="00C46FF8" w:rsidP="00643ABE">
      <w:pPr>
        <w:pStyle w:val="a4"/>
        <w:keepNext/>
        <w:numPr>
          <w:ilvl w:val="0"/>
          <w:numId w:val="43"/>
        </w:numPr>
        <w:tabs>
          <w:tab w:val="left" w:pos="1134"/>
        </w:tabs>
        <w:ind w:left="0" w:firstLine="709"/>
      </w:pPr>
      <w:r w:rsidRPr="002E2661">
        <w:t>после включения модуля в штатную работу:</w:t>
      </w:r>
    </w:p>
    <w:p w14:paraId="78AE5EAD" w14:textId="77777777" w:rsidR="00C46FF8" w:rsidRPr="002E2661" w:rsidRDefault="00751F28" w:rsidP="00161BEA">
      <w:pPr>
        <w:pStyle w:val="29"/>
        <w:tabs>
          <w:tab w:val="clear" w:pos="1276"/>
          <w:tab w:val="left" w:pos="1418"/>
        </w:tabs>
        <w:ind w:firstLine="709"/>
        <w:rPr>
          <w:lang w:val="ru-RU"/>
        </w:rPr>
      </w:pPr>
      <w:r w:rsidRPr="002E2661">
        <w:rPr>
          <w:lang w:val="ru-RU"/>
        </w:rPr>
        <w:t>– </w:t>
      </w:r>
      <w:r w:rsidR="00C46FF8" w:rsidRPr="002E2661">
        <w:rPr>
          <w:lang w:val="ru-RU"/>
        </w:rPr>
        <w:t xml:space="preserve">изменяет на одну </w:t>
      </w:r>
      <w:proofErr w:type="spellStart"/>
      <w:r w:rsidR="00C46FF8" w:rsidRPr="002E2661">
        <w:rPr>
          <w:lang w:val="ru-RU"/>
        </w:rPr>
        <w:t>дискрету</w:t>
      </w:r>
      <w:proofErr w:type="spellEnd"/>
      <w:r w:rsidR="00C46FF8" w:rsidRPr="002E2661">
        <w:rPr>
          <w:lang w:val="ru-RU"/>
        </w:rPr>
        <w:t xml:space="preserve"> значение таймера отсутствия обмена со смежным прибором;</w:t>
      </w:r>
    </w:p>
    <w:p w14:paraId="5472FDB2" w14:textId="3A5E2727" w:rsidR="00C46FF8" w:rsidRPr="002E2661" w:rsidRDefault="00751F28" w:rsidP="00161BEA">
      <w:pPr>
        <w:pStyle w:val="29"/>
        <w:tabs>
          <w:tab w:val="clear" w:pos="1276"/>
          <w:tab w:val="left" w:pos="1418"/>
        </w:tabs>
        <w:ind w:firstLine="709"/>
        <w:rPr>
          <w:b/>
          <w:lang w:val="ru-RU"/>
        </w:rPr>
      </w:pPr>
      <w:r w:rsidRPr="002E2661">
        <w:rPr>
          <w:lang w:val="ru-RU"/>
        </w:rPr>
        <w:t>– </w:t>
      </w:r>
      <w:r w:rsidR="00C46FF8" w:rsidRPr="002E2661">
        <w:rPr>
          <w:lang w:val="ru-RU"/>
        </w:rPr>
        <w:t xml:space="preserve">вызывает функцию </w:t>
      </w:r>
      <w:proofErr w:type="spellStart"/>
      <w:proofErr w:type="gramStart"/>
      <w:r w:rsidR="00C46FF8" w:rsidRPr="002E2661">
        <w:rPr>
          <w:b/>
          <w:i/>
          <w:lang w:val="ru-RU"/>
        </w:rPr>
        <w:t>transmitionRun</w:t>
      </w:r>
      <w:proofErr w:type="spellEnd"/>
      <w:r w:rsidR="00C46FF8" w:rsidRPr="002E2661">
        <w:rPr>
          <w:b/>
          <w:i/>
          <w:lang w:val="ru-RU"/>
        </w:rPr>
        <w:t>(</w:t>
      </w:r>
      <w:proofErr w:type="gramEnd"/>
      <w:r w:rsidR="00C46FF8" w:rsidRPr="002E2661">
        <w:rPr>
          <w:b/>
          <w:i/>
          <w:lang w:val="ru-RU"/>
        </w:rPr>
        <w:t>)</w:t>
      </w:r>
      <w:r w:rsidR="00C46FF8" w:rsidRPr="002E2661">
        <w:rPr>
          <w:lang w:val="ru-RU"/>
        </w:rPr>
        <w:t xml:space="preserve">, которая передает драйверу </w:t>
      </w:r>
      <w:proofErr w:type="spellStart"/>
      <w:r w:rsidR="00C46FF8" w:rsidRPr="002E2661">
        <w:rPr>
          <w:lang w:val="ru-RU"/>
        </w:rPr>
        <w:t>BlockExch_driver</w:t>
      </w:r>
      <w:proofErr w:type="spellEnd"/>
      <w:r w:rsidR="00C46FF8" w:rsidRPr="002E2661">
        <w:rPr>
          <w:lang w:val="ru-RU"/>
        </w:rPr>
        <w:t xml:space="preserve"> (см. </w:t>
      </w:r>
      <w:r w:rsidR="0019465E" w:rsidRPr="002E2661">
        <w:rPr>
          <w:lang w:val="ru-RU"/>
        </w:rPr>
        <w:fldChar w:fldCharType="begin"/>
      </w:r>
      <w:r w:rsidR="00C82FD5" w:rsidRPr="002E2661">
        <w:rPr>
          <w:lang w:val="ru-RU"/>
        </w:rPr>
        <w:instrText xml:space="preserve"> REF _Ref47520043 \r \h </w:instrText>
      </w:r>
      <w:r w:rsidR="0019465E" w:rsidRPr="002E2661">
        <w:rPr>
          <w:lang w:val="ru-RU"/>
        </w:rPr>
      </w:r>
      <w:r w:rsidR="0019465E" w:rsidRPr="002E2661">
        <w:rPr>
          <w:lang w:val="ru-RU"/>
        </w:rPr>
        <w:fldChar w:fldCharType="separate"/>
      </w:r>
      <w:r w:rsidR="001432BC">
        <w:rPr>
          <w:lang w:val="ru-RU"/>
        </w:rPr>
        <w:t>4.4.1.6</w:t>
      </w:r>
      <w:r w:rsidR="0019465E" w:rsidRPr="002E2661">
        <w:rPr>
          <w:lang w:val="ru-RU"/>
        </w:rPr>
        <w:fldChar w:fldCharType="end"/>
      </w:r>
      <w:r w:rsidR="00C46FF8" w:rsidRPr="002E2661">
        <w:rPr>
          <w:lang w:val="ru-RU"/>
        </w:rPr>
        <w:t>) данные, предназначенные для передачи в смежный прибор;</w:t>
      </w:r>
    </w:p>
    <w:p w14:paraId="5A7B7067" w14:textId="77777777" w:rsidR="00C46FF8" w:rsidRPr="002E2661" w:rsidRDefault="00751F28" w:rsidP="00161BEA">
      <w:pPr>
        <w:pStyle w:val="29"/>
        <w:tabs>
          <w:tab w:val="clear" w:pos="1276"/>
          <w:tab w:val="left" w:pos="1418"/>
        </w:tabs>
        <w:ind w:firstLine="709"/>
        <w:rPr>
          <w:lang w:val="ru-RU"/>
        </w:rPr>
      </w:pPr>
      <w:r w:rsidRPr="002E2661">
        <w:rPr>
          <w:lang w:val="ru-RU"/>
        </w:rPr>
        <w:t>– </w:t>
      </w:r>
      <w:r w:rsidR="00C46FF8" w:rsidRPr="002E2661">
        <w:rPr>
          <w:lang w:val="ru-RU"/>
        </w:rPr>
        <w:t>вызывает функцию</w:t>
      </w:r>
      <w:r w:rsidR="00C46FF8" w:rsidRPr="002E2661">
        <w:rPr>
          <w:b/>
          <w:lang w:val="ru-RU"/>
        </w:rPr>
        <w:t xml:space="preserve"> </w:t>
      </w:r>
      <w:proofErr w:type="spellStart"/>
      <w:proofErr w:type="gramStart"/>
      <w:r w:rsidR="00C46FF8" w:rsidRPr="002E2661">
        <w:rPr>
          <w:b/>
          <w:i/>
          <w:lang w:val="ru-RU"/>
        </w:rPr>
        <w:t>receptionRun</w:t>
      </w:r>
      <w:proofErr w:type="spellEnd"/>
      <w:r w:rsidR="00C46FF8" w:rsidRPr="002E2661">
        <w:rPr>
          <w:b/>
          <w:i/>
          <w:lang w:val="ru-RU"/>
        </w:rPr>
        <w:t>(</w:t>
      </w:r>
      <w:proofErr w:type="gramEnd"/>
      <w:r w:rsidR="00C46FF8" w:rsidRPr="002E2661">
        <w:rPr>
          <w:b/>
          <w:i/>
          <w:lang w:val="ru-RU"/>
        </w:rPr>
        <w:t>)</w:t>
      </w:r>
      <w:r w:rsidR="00C46FF8" w:rsidRPr="002E2661">
        <w:rPr>
          <w:lang w:val="ru-RU"/>
        </w:rPr>
        <w:t>, которая управляет приемом данных.</w:t>
      </w:r>
    </w:p>
    <w:p w14:paraId="4C93F7FC" w14:textId="77777777" w:rsidR="00C46FF8" w:rsidRPr="002E2661" w:rsidRDefault="00C46FF8" w:rsidP="00C46FF8">
      <w:pPr>
        <w:pStyle w:val="a4"/>
      </w:pPr>
      <w:r w:rsidRPr="002E2661">
        <w:t xml:space="preserve">Процесс приема данных состоит из </w:t>
      </w:r>
      <w:r w:rsidR="00751F28" w:rsidRPr="002E2661">
        <w:t>дву</w:t>
      </w:r>
      <w:r w:rsidRPr="002E2661">
        <w:t>х фаз (</w:t>
      </w:r>
      <w:proofErr w:type="spellStart"/>
      <w:r w:rsidRPr="002E2661">
        <w:rPr>
          <w:i/>
        </w:rPr>
        <w:t>eRecept_begin</w:t>
      </w:r>
      <w:proofErr w:type="spellEnd"/>
      <w:r w:rsidRPr="002E2661">
        <w:t xml:space="preserve"> и </w:t>
      </w:r>
      <w:proofErr w:type="spellStart"/>
      <w:r w:rsidRPr="002E2661">
        <w:rPr>
          <w:i/>
        </w:rPr>
        <w:t>eRecept_synchro</w:t>
      </w:r>
      <w:proofErr w:type="spellEnd"/>
      <w:r w:rsidRPr="002E2661">
        <w:t>), последовательно сменяющих друг друга.</w:t>
      </w:r>
    </w:p>
    <w:p w14:paraId="639D4CD8" w14:textId="77777777" w:rsidR="00C46FF8" w:rsidRPr="002E2661" w:rsidRDefault="00C46FF8" w:rsidP="00C46FF8">
      <w:pPr>
        <w:pStyle w:val="affffa"/>
      </w:pPr>
      <w:r w:rsidRPr="002E2661">
        <w:t xml:space="preserve">В фазе </w:t>
      </w:r>
      <w:proofErr w:type="spellStart"/>
      <w:r w:rsidRPr="002E2661">
        <w:rPr>
          <w:i/>
        </w:rPr>
        <w:t>eRecept_begin</w:t>
      </w:r>
      <w:proofErr w:type="spellEnd"/>
      <w:r w:rsidRPr="002E2661">
        <w:t xml:space="preserve"> выполняются следующие действия:</w:t>
      </w:r>
    </w:p>
    <w:p w14:paraId="2499F38E" w14:textId="4BD8B3FA" w:rsidR="00C46FF8" w:rsidRPr="002E2661" w:rsidRDefault="00C46FF8" w:rsidP="00643ABE">
      <w:pPr>
        <w:pStyle w:val="a4"/>
        <w:numPr>
          <w:ilvl w:val="0"/>
          <w:numId w:val="44"/>
        </w:numPr>
        <w:tabs>
          <w:tab w:val="left" w:pos="1134"/>
        </w:tabs>
        <w:ind w:left="0" w:firstLine="709"/>
      </w:pPr>
      <w:r w:rsidRPr="002E2661">
        <w:t xml:space="preserve">считывание принятого по линии связи сообщения с помощью функции </w:t>
      </w:r>
      <w:proofErr w:type="spellStart"/>
      <w:r w:rsidRPr="002E2661">
        <w:rPr>
          <w:b/>
          <w:i/>
        </w:rPr>
        <w:t>BlockExch</w:t>
      </w:r>
      <w:r w:rsidR="009C79E2" w:rsidRPr="002E2661">
        <w:rPr>
          <w:b/>
          <w:i/>
        </w:rPr>
        <w:t>Drv</w:t>
      </w:r>
      <w:r w:rsidRPr="002E2661">
        <w:rPr>
          <w:b/>
          <w:i/>
        </w:rPr>
        <w:t>_</w:t>
      </w:r>
      <w:proofErr w:type="gramStart"/>
      <w:r w:rsidRPr="002E2661">
        <w:rPr>
          <w:b/>
          <w:i/>
        </w:rPr>
        <w:t>get</w:t>
      </w:r>
      <w:proofErr w:type="spellEnd"/>
      <w:r w:rsidRPr="002E2661">
        <w:rPr>
          <w:b/>
          <w:i/>
        </w:rPr>
        <w:t>(</w:t>
      </w:r>
      <w:proofErr w:type="gramEnd"/>
      <w:r w:rsidRPr="002E2661">
        <w:rPr>
          <w:b/>
          <w:i/>
        </w:rPr>
        <w:t>)</w:t>
      </w:r>
      <w:r w:rsidRPr="002E2661">
        <w:t>;</w:t>
      </w:r>
    </w:p>
    <w:p w14:paraId="41215671" w14:textId="24C800C0" w:rsidR="00C46FF8" w:rsidRPr="002E2661" w:rsidRDefault="00C46FF8" w:rsidP="00643ABE">
      <w:pPr>
        <w:pStyle w:val="a4"/>
        <w:numPr>
          <w:ilvl w:val="0"/>
          <w:numId w:val="44"/>
        </w:numPr>
        <w:tabs>
          <w:tab w:val="left" w:pos="1134"/>
        </w:tabs>
        <w:ind w:left="0" w:firstLine="709"/>
      </w:pPr>
      <w:r w:rsidRPr="002E2661">
        <w:lastRenderedPageBreak/>
        <w:t>отправка на межканальную синхронизацию (см. </w:t>
      </w:r>
      <w:r w:rsidR="006639E0" w:rsidRPr="002E2661">
        <w:fldChar w:fldCharType="begin"/>
      </w:r>
      <w:r w:rsidR="006639E0" w:rsidRPr="002E2661">
        <w:instrText xml:space="preserve"> REF _Ref2074019 \r \h  \* MERGEFORMAT </w:instrText>
      </w:r>
      <w:r w:rsidR="006639E0" w:rsidRPr="002E2661">
        <w:fldChar w:fldCharType="separate"/>
      </w:r>
      <w:r w:rsidR="001432BC">
        <w:t>4.3.12</w:t>
      </w:r>
      <w:r w:rsidR="006639E0" w:rsidRPr="002E2661">
        <w:fldChar w:fldCharType="end"/>
      </w:r>
      <w:r w:rsidRPr="002E2661">
        <w:t>) контрольной суммы CRC-8 принятого сообщения;</w:t>
      </w:r>
    </w:p>
    <w:p w14:paraId="36FE0E4F" w14:textId="77777777" w:rsidR="00C46FF8" w:rsidRPr="002E2661" w:rsidRDefault="00C46FF8" w:rsidP="00643ABE">
      <w:pPr>
        <w:pStyle w:val="a4"/>
        <w:numPr>
          <w:ilvl w:val="0"/>
          <w:numId w:val="44"/>
        </w:numPr>
        <w:tabs>
          <w:tab w:val="left" w:pos="1134"/>
        </w:tabs>
        <w:ind w:left="0" w:firstLine="709"/>
      </w:pPr>
      <w:r w:rsidRPr="002E2661">
        <w:t>установка таймаута синхронизации;</w:t>
      </w:r>
    </w:p>
    <w:p w14:paraId="4B77BDB2" w14:textId="77777777" w:rsidR="00C46FF8" w:rsidRPr="002E2661" w:rsidRDefault="00C46FF8" w:rsidP="00643ABE">
      <w:pPr>
        <w:pStyle w:val="a4"/>
        <w:numPr>
          <w:ilvl w:val="0"/>
          <w:numId w:val="44"/>
        </w:numPr>
        <w:tabs>
          <w:tab w:val="left" w:pos="1134"/>
        </w:tabs>
        <w:ind w:left="0" w:firstLine="709"/>
      </w:pPr>
      <w:r w:rsidRPr="002E2661">
        <w:t xml:space="preserve">переход к фазе </w:t>
      </w:r>
      <w:proofErr w:type="spellStart"/>
      <w:r w:rsidRPr="002E2661">
        <w:rPr>
          <w:i/>
        </w:rPr>
        <w:t>eRecept_synchro</w:t>
      </w:r>
      <w:proofErr w:type="spellEnd"/>
      <w:r w:rsidRPr="002E2661">
        <w:t>.</w:t>
      </w:r>
    </w:p>
    <w:p w14:paraId="4BB53D11" w14:textId="77777777" w:rsidR="00C46FF8" w:rsidRPr="002E2661" w:rsidRDefault="00C46FF8" w:rsidP="00C46FF8">
      <w:pPr>
        <w:pStyle w:val="afffffa"/>
        <w:ind w:left="0" w:firstLine="709"/>
        <w:rPr>
          <w:u w:val="none"/>
        </w:rPr>
      </w:pPr>
      <w:r w:rsidRPr="002E2661">
        <w:rPr>
          <w:u w:val="none"/>
        </w:rPr>
        <w:t>Примечание.</w:t>
      </w:r>
    </w:p>
    <w:p w14:paraId="02F48222" w14:textId="08189F88" w:rsidR="00C46FF8" w:rsidRPr="002E2661" w:rsidRDefault="00C46FF8" w:rsidP="00C46FF8">
      <w:pPr>
        <w:pStyle w:val="a4"/>
      </w:pPr>
      <w:proofErr w:type="spellStart"/>
      <w:r w:rsidRPr="002E2661">
        <w:rPr>
          <w:b/>
          <w:i/>
        </w:rPr>
        <w:t>BlockExch</w:t>
      </w:r>
      <w:r w:rsidR="00B53310" w:rsidRPr="002E2661">
        <w:rPr>
          <w:b/>
          <w:i/>
        </w:rPr>
        <w:t>Drv</w:t>
      </w:r>
      <w:r w:rsidR="0019465E" w:rsidRPr="002E2661">
        <w:rPr>
          <w:b/>
          <w:i/>
        </w:rPr>
        <w:t>_</w:t>
      </w:r>
      <w:proofErr w:type="gramStart"/>
      <w:r w:rsidRPr="002E2661">
        <w:rPr>
          <w:b/>
          <w:i/>
        </w:rPr>
        <w:t>get</w:t>
      </w:r>
      <w:proofErr w:type="spellEnd"/>
      <w:r w:rsidRPr="002E2661">
        <w:rPr>
          <w:b/>
          <w:i/>
        </w:rPr>
        <w:t>(</w:t>
      </w:r>
      <w:proofErr w:type="gramEnd"/>
      <w:r w:rsidRPr="002E2661">
        <w:rPr>
          <w:b/>
          <w:i/>
        </w:rPr>
        <w:t>)</w:t>
      </w:r>
      <w:r w:rsidRPr="002E2661">
        <w:t xml:space="preserve"> записывает в буферный массив сообщение с порядком байт, обратным принятому, т.е. в первый элемент массива записывается байт прикладных данных, а во второй – CRC-8.</w:t>
      </w:r>
    </w:p>
    <w:p w14:paraId="7930F45E" w14:textId="77777777" w:rsidR="00C46FF8" w:rsidRPr="002E2661" w:rsidRDefault="00C46FF8" w:rsidP="00C46FF8">
      <w:pPr>
        <w:pStyle w:val="affffa"/>
      </w:pPr>
      <w:r w:rsidRPr="002E2661">
        <w:t xml:space="preserve">В фазе </w:t>
      </w:r>
      <w:proofErr w:type="spellStart"/>
      <w:r w:rsidRPr="002E2661">
        <w:rPr>
          <w:i/>
        </w:rPr>
        <w:t>eRecept_synchro</w:t>
      </w:r>
      <w:proofErr w:type="spellEnd"/>
      <w:r w:rsidRPr="002E2661">
        <w:t xml:space="preserve"> выполняются следующие действия:</w:t>
      </w:r>
    </w:p>
    <w:p w14:paraId="661BA5D2" w14:textId="77777777" w:rsidR="00C46FF8" w:rsidRPr="002E2661" w:rsidRDefault="00C46FF8" w:rsidP="00643ABE">
      <w:pPr>
        <w:pStyle w:val="a4"/>
        <w:numPr>
          <w:ilvl w:val="0"/>
          <w:numId w:val="45"/>
        </w:numPr>
        <w:tabs>
          <w:tab w:val="left" w:pos="1134"/>
        </w:tabs>
        <w:ind w:left="0" w:firstLine="709"/>
      </w:pPr>
      <w:r w:rsidRPr="002E2661">
        <w:t xml:space="preserve">ожидание окончания синхронизации CRC-8: если по истечении времени </w:t>
      </w:r>
      <w:r w:rsidRPr="002E2661">
        <w:rPr>
          <w:i/>
        </w:rPr>
        <w:t>T_O_DATA_SYNCHRO</w:t>
      </w:r>
      <w:r w:rsidRPr="002E2661">
        <w:t xml:space="preserve"> от соседнего МК не принята идентичная CRC</w:t>
      </w:r>
      <w:r w:rsidR="00571497" w:rsidRPr="002E2661">
        <w:noBreakHyphen/>
      </w:r>
      <w:r w:rsidRPr="002E2661">
        <w:t xml:space="preserve">8 по истечении </w:t>
      </w:r>
      <w:r w:rsidR="00571497" w:rsidRPr="002E2661">
        <w:t>трех</w:t>
      </w:r>
      <w:r w:rsidRPr="002E2661">
        <w:t xml:space="preserve"> попыток синхронизации – переход в ЗС, если принята – подсчет собственной CRC-8, сравнение с полученной в сообщении и, в случае совпадения, сохранение принятых данных в буфер, в случае несовпадения – переход к фазе </w:t>
      </w:r>
      <w:proofErr w:type="spellStart"/>
      <w:r w:rsidRPr="002E2661">
        <w:rPr>
          <w:i/>
        </w:rPr>
        <w:t>eRecept_begin</w:t>
      </w:r>
      <w:proofErr w:type="spellEnd"/>
      <w:r w:rsidRPr="002E2661">
        <w:t>.</w:t>
      </w:r>
    </w:p>
    <w:p w14:paraId="4DB55ACE" w14:textId="77777777" w:rsidR="00C46FF8" w:rsidRPr="002E2661" w:rsidRDefault="00C46FF8" w:rsidP="00643ABE">
      <w:pPr>
        <w:pStyle w:val="a4"/>
        <w:numPr>
          <w:ilvl w:val="0"/>
          <w:numId w:val="45"/>
        </w:numPr>
        <w:tabs>
          <w:tab w:val="left" w:pos="1134"/>
        </w:tabs>
        <w:ind w:left="0" w:firstLine="709"/>
      </w:pPr>
      <w:r w:rsidRPr="002E2661">
        <w:t>загрузка/старт счетчика времени отсутствия обмена;</w:t>
      </w:r>
    </w:p>
    <w:p w14:paraId="416971CB" w14:textId="77777777" w:rsidR="00C46FF8" w:rsidRPr="002E2661" w:rsidRDefault="00C46FF8" w:rsidP="00643ABE">
      <w:pPr>
        <w:pStyle w:val="a4"/>
        <w:numPr>
          <w:ilvl w:val="0"/>
          <w:numId w:val="45"/>
        </w:numPr>
        <w:tabs>
          <w:tab w:val="left" w:pos="1134"/>
        </w:tabs>
        <w:ind w:left="0" w:firstLine="709"/>
      </w:pPr>
      <w:r w:rsidRPr="002E2661">
        <w:t xml:space="preserve">переход к фазе </w:t>
      </w:r>
      <w:proofErr w:type="spellStart"/>
      <w:r w:rsidRPr="002E2661">
        <w:rPr>
          <w:i/>
        </w:rPr>
        <w:t>eRecept_begin</w:t>
      </w:r>
      <w:proofErr w:type="spellEnd"/>
      <w:r w:rsidRPr="002E2661">
        <w:t>.</w:t>
      </w:r>
    </w:p>
    <w:p w14:paraId="053F543D" w14:textId="77777777" w:rsidR="00C46FF8" w:rsidRPr="002E2661" w:rsidRDefault="00C46FF8" w:rsidP="00C46FF8">
      <w:pPr>
        <w:pStyle w:val="afffffa"/>
        <w:ind w:left="0" w:firstLine="709"/>
        <w:rPr>
          <w:u w:val="none"/>
        </w:rPr>
      </w:pPr>
      <w:r w:rsidRPr="002E2661">
        <w:rPr>
          <w:u w:val="none"/>
        </w:rPr>
        <w:t>Примечание.</w:t>
      </w:r>
    </w:p>
    <w:p w14:paraId="698F5351" w14:textId="77777777" w:rsidR="00C46FF8" w:rsidRPr="002E2661" w:rsidRDefault="00C46FF8" w:rsidP="00C46FF8">
      <w:pPr>
        <w:pStyle w:val="a4"/>
      </w:pPr>
      <w:r w:rsidRPr="002E2661">
        <w:t xml:space="preserve">Считается, что связи с соседним прибором нет, если от него в течение </w:t>
      </w:r>
      <w:r w:rsidRPr="002E2661">
        <w:rPr>
          <w:i/>
        </w:rPr>
        <w:t>BLOCK_EXCHANGE_TIMEOUT</w:t>
      </w:r>
      <w:r w:rsidRPr="002E2661">
        <w:t xml:space="preserve"> = 60 мс не было принято и синхронизировано ни одного сообщения.</w:t>
      </w:r>
    </w:p>
    <w:p w14:paraId="3A7C3C3E" w14:textId="1CDE24B5" w:rsidR="00571497" w:rsidRPr="002E2661" w:rsidRDefault="00C46FF8" w:rsidP="00F5702F">
      <w:r w:rsidRPr="002E2661">
        <w:t xml:space="preserve">Функция </w:t>
      </w:r>
      <w:r w:rsidRPr="002E2661">
        <w:rPr>
          <w:b/>
          <w:i/>
        </w:rPr>
        <w:t>BlockExch_interrupt()</w:t>
      </w:r>
      <w:r w:rsidRPr="002E2661">
        <w:t xml:space="preserve"> вызывается в прерывании синхронизации (из функции </w:t>
      </w:r>
      <w:r w:rsidR="00F5702F">
        <w:rPr>
          <w:b/>
          <w:i/>
          <w:lang w:val="en-US"/>
        </w:rPr>
        <w:t>CN_FUNCTION_INTERRUPT</w:t>
      </w:r>
      <w:r w:rsidR="007555DB" w:rsidRPr="002E2661">
        <w:rPr>
          <w:b/>
          <w:i/>
        </w:rPr>
        <w:t xml:space="preserve"> </w:t>
      </w:r>
      <w:r w:rsidRPr="002E2661">
        <w:rPr>
          <w:b/>
          <w:i/>
        </w:rPr>
        <w:t>()</w:t>
      </w:r>
      <w:r w:rsidRPr="002E2661">
        <w:t xml:space="preserve"> (см. </w:t>
      </w:r>
      <w:commentRangeStart w:id="93"/>
      <w:commentRangeStart w:id="94"/>
      <w:commentRangeStart w:id="95"/>
      <w:r w:rsidR="0019465E" w:rsidRPr="002E2661">
        <w:fldChar w:fldCharType="begin"/>
      </w:r>
      <w:r w:rsidRPr="002E2661">
        <w:instrText xml:space="preserve"> REF _Ref2330604 \r \h  \* MERGEFORMAT </w:instrText>
      </w:r>
      <w:r w:rsidR="0019465E" w:rsidRPr="002E2661">
        <w:fldChar w:fldCharType="separate"/>
      </w:r>
      <w:r w:rsidR="00F5702F">
        <w:rPr>
          <w:b/>
          <w:bCs/>
        </w:rPr>
        <w:t>4.1.1.6</w:t>
      </w:r>
      <w:r w:rsidR="0019465E" w:rsidRPr="002E2661">
        <w:fldChar w:fldCharType="end"/>
      </w:r>
      <w:commentRangeEnd w:id="93"/>
      <w:r w:rsidR="00B53310" w:rsidRPr="002E2661">
        <w:rPr>
          <w:rStyle w:val="aff9"/>
        </w:rPr>
        <w:commentReference w:id="93"/>
      </w:r>
      <w:commentRangeEnd w:id="94"/>
      <w:r w:rsidR="00B94125" w:rsidRPr="002E2661">
        <w:rPr>
          <w:rStyle w:val="aff9"/>
        </w:rPr>
        <w:commentReference w:id="94"/>
      </w:r>
      <w:commentRangeEnd w:id="95"/>
      <w:r w:rsidR="00F5702F">
        <w:rPr>
          <w:rStyle w:val="aff9"/>
        </w:rPr>
        <w:commentReference w:id="95"/>
      </w:r>
      <w:r w:rsidRPr="002E2661">
        <w:t xml:space="preserve">) – обработчика прерывания по изменению уровня синхросигнала) с периодом, равным кванту синхронизации </w:t>
      </w:r>
      <w:r w:rsidRPr="002E2661">
        <w:rPr>
          <w:i/>
        </w:rPr>
        <w:t>Tsync = 62,5 мкс</w:t>
      </w:r>
      <w:r w:rsidRPr="002E2661">
        <w:t xml:space="preserve">. </w:t>
      </w:r>
    </w:p>
    <w:p w14:paraId="4B1FECFE" w14:textId="77777777" w:rsidR="00C46FF8" w:rsidRPr="002E2661" w:rsidRDefault="00C46FF8" w:rsidP="00C46FF8">
      <w:pPr>
        <w:pStyle w:val="affffa"/>
      </w:pPr>
      <w:proofErr w:type="spellStart"/>
      <w:r w:rsidRPr="002E2661">
        <w:rPr>
          <w:b/>
          <w:i/>
        </w:rPr>
        <w:t>BlockExch_</w:t>
      </w:r>
      <w:proofErr w:type="gramStart"/>
      <w:r w:rsidRPr="002E2661">
        <w:rPr>
          <w:b/>
          <w:i/>
        </w:rPr>
        <w:t>interrupt</w:t>
      </w:r>
      <w:proofErr w:type="spellEnd"/>
      <w:r w:rsidRPr="002E2661">
        <w:rPr>
          <w:b/>
          <w:i/>
        </w:rPr>
        <w:t>(</w:t>
      </w:r>
      <w:proofErr w:type="gramEnd"/>
      <w:r w:rsidRPr="002E2661">
        <w:rPr>
          <w:b/>
          <w:i/>
        </w:rPr>
        <w:t>)</w:t>
      </w:r>
      <w:r w:rsidRPr="002E2661">
        <w:t xml:space="preserve"> выполняет следующие действия:</w:t>
      </w:r>
    </w:p>
    <w:p w14:paraId="22D39747" w14:textId="77777777" w:rsidR="00C46FF8" w:rsidRPr="002E2661" w:rsidRDefault="00C46FF8" w:rsidP="00643ABE">
      <w:pPr>
        <w:pStyle w:val="a4"/>
        <w:keepNext/>
        <w:numPr>
          <w:ilvl w:val="0"/>
          <w:numId w:val="46"/>
        </w:numPr>
        <w:tabs>
          <w:tab w:val="left" w:pos="1134"/>
        </w:tabs>
        <w:ind w:left="0" w:firstLine="709"/>
      </w:pPr>
      <w:r w:rsidRPr="002E2661">
        <w:t>до включения модуля в штатную работу:</w:t>
      </w:r>
    </w:p>
    <w:p w14:paraId="2A5F51D1" w14:textId="77777777" w:rsidR="00C46FF8" w:rsidRPr="002E2661" w:rsidRDefault="00C46FF8" w:rsidP="00643ABE">
      <w:pPr>
        <w:pStyle w:val="29"/>
        <w:numPr>
          <w:ilvl w:val="0"/>
          <w:numId w:val="82"/>
        </w:numPr>
        <w:tabs>
          <w:tab w:val="clear" w:pos="1276"/>
          <w:tab w:val="left" w:pos="1418"/>
        </w:tabs>
        <w:ind w:left="0" w:firstLine="709"/>
        <w:rPr>
          <w:lang w:val="ru-RU"/>
        </w:rPr>
      </w:pPr>
      <w:r w:rsidRPr="002E2661">
        <w:rPr>
          <w:lang w:val="ru-RU"/>
        </w:rPr>
        <w:t xml:space="preserve">изменяет на одну </w:t>
      </w:r>
      <w:proofErr w:type="spellStart"/>
      <w:r w:rsidRPr="002E2661">
        <w:rPr>
          <w:lang w:val="ru-RU"/>
        </w:rPr>
        <w:t>дискрету</w:t>
      </w:r>
      <w:proofErr w:type="spellEnd"/>
      <w:r w:rsidRPr="002E2661">
        <w:rPr>
          <w:lang w:val="ru-RU"/>
        </w:rPr>
        <w:t xml:space="preserve"> значение таймера синхронизации начала работы модуля со смежным прибором;</w:t>
      </w:r>
    </w:p>
    <w:p w14:paraId="25D27C4B" w14:textId="77777777" w:rsidR="00C46FF8" w:rsidRPr="002E2661" w:rsidRDefault="00C46FF8" w:rsidP="00643ABE">
      <w:pPr>
        <w:pStyle w:val="29"/>
        <w:numPr>
          <w:ilvl w:val="0"/>
          <w:numId w:val="82"/>
        </w:numPr>
        <w:tabs>
          <w:tab w:val="clear" w:pos="1276"/>
          <w:tab w:val="left" w:pos="1418"/>
        </w:tabs>
        <w:ind w:left="0" w:firstLine="709"/>
        <w:rPr>
          <w:lang w:val="ru-RU"/>
        </w:rPr>
      </w:pPr>
      <w:r w:rsidRPr="002E2661">
        <w:rPr>
          <w:lang w:val="ru-RU"/>
        </w:rPr>
        <w:lastRenderedPageBreak/>
        <w:t>устанавливает признак включения модуля в штатную работу при условии, что произошла синхронизация со смежным прибором и данное прерывание является 16-м (последним в текущем 1 мс цикле главного потока);</w:t>
      </w:r>
    </w:p>
    <w:p w14:paraId="16F71A06" w14:textId="77777777" w:rsidR="00C46FF8" w:rsidRPr="002E2661" w:rsidRDefault="00C46FF8" w:rsidP="00643ABE">
      <w:pPr>
        <w:pStyle w:val="a4"/>
        <w:keepNext/>
        <w:numPr>
          <w:ilvl w:val="0"/>
          <w:numId w:val="46"/>
        </w:numPr>
        <w:tabs>
          <w:tab w:val="left" w:pos="1134"/>
        </w:tabs>
        <w:ind w:left="0" w:firstLine="709"/>
      </w:pPr>
      <w:r w:rsidRPr="002E2661">
        <w:t>после включения модуля в штатную работу:</w:t>
      </w:r>
    </w:p>
    <w:p w14:paraId="20AE0451" w14:textId="30311F2B" w:rsidR="00C46FF8" w:rsidRPr="002E2661" w:rsidRDefault="00701539" w:rsidP="00643ABE">
      <w:pPr>
        <w:pStyle w:val="29"/>
        <w:numPr>
          <w:ilvl w:val="0"/>
          <w:numId w:val="82"/>
        </w:numPr>
        <w:tabs>
          <w:tab w:val="clear" w:pos="1276"/>
          <w:tab w:val="left" w:pos="1418"/>
        </w:tabs>
        <w:ind w:left="0" w:firstLine="709"/>
        <w:rPr>
          <w:lang w:val="ru-RU"/>
        </w:rPr>
      </w:pPr>
      <w:r w:rsidRPr="002E2661">
        <w:rPr>
          <w:lang w:val="ru-RU"/>
        </w:rPr>
        <w:t> </w:t>
      </w:r>
      <w:r w:rsidR="00C46FF8" w:rsidRPr="002E2661">
        <w:rPr>
          <w:lang w:val="ru-RU"/>
        </w:rPr>
        <w:t xml:space="preserve">вызывает функцию </w:t>
      </w:r>
      <w:proofErr w:type="spellStart"/>
      <w:r w:rsidR="00C46FF8" w:rsidRPr="002E2661">
        <w:rPr>
          <w:b/>
          <w:i/>
          <w:lang w:val="ru-RU"/>
        </w:rPr>
        <w:t>BlockExch_run</w:t>
      </w:r>
      <w:proofErr w:type="spellEnd"/>
      <w:r w:rsidR="00C46FF8" w:rsidRPr="002E2661">
        <w:rPr>
          <w:b/>
          <w:i/>
          <w:lang w:val="ru-RU"/>
        </w:rPr>
        <w:t>()</w:t>
      </w:r>
      <w:r w:rsidR="00C46FF8" w:rsidRPr="002E2661">
        <w:rPr>
          <w:lang w:val="ru-RU"/>
        </w:rPr>
        <w:t xml:space="preserve"> драйвера </w:t>
      </w:r>
      <w:proofErr w:type="spellStart"/>
      <w:r w:rsidR="00C46FF8" w:rsidRPr="002E2661">
        <w:rPr>
          <w:lang w:val="ru-RU"/>
        </w:rPr>
        <w:t>BlockExch_driver</w:t>
      </w:r>
      <w:proofErr w:type="spellEnd"/>
      <w:r w:rsidR="00C46FF8" w:rsidRPr="002E2661">
        <w:rPr>
          <w:lang w:val="ru-RU"/>
        </w:rPr>
        <w:t xml:space="preserve"> (см. </w:t>
      </w:r>
      <w:r w:rsidR="0019465E" w:rsidRPr="002E2661">
        <w:rPr>
          <w:lang w:val="ru-RU"/>
        </w:rPr>
        <w:fldChar w:fldCharType="begin"/>
      </w:r>
      <w:r w:rsidR="00136D24" w:rsidRPr="002E2661">
        <w:rPr>
          <w:lang w:val="ru-RU"/>
        </w:rPr>
        <w:instrText xml:space="preserve"> REF _Ref47520043 \r \h </w:instrText>
      </w:r>
      <w:r w:rsidR="0019465E" w:rsidRPr="002E2661">
        <w:rPr>
          <w:lang w:val="ru-RU"/>
        </w:rPr>
      </w:r>
      <w:r w:rsidR="0019465E" w:rsidRPr="002E2661">
        <w:rPr>
          <w:lang w:val="ru-RU"/>
        </w:rPr>
        <w:fldChar w:fldCharType="separate"/>
      </w:r>
      <w:r w:rsidR="001432BC">
        <w:rPr>
          <w:lang w:val="ru-RU"/>
        </w:rPr>
        <w:t>4.4.1.6</w:t>
      </w:r>
      <w:r w:rsidR="0019465E" w:rsidRPr="002E2661">
        <w:rPr>
          <w:lang w:val="ru-RU"/>
        </w:rPr>
        <w:fldChar w:fldCharType="end"/>
      </w:r>
      <w:r w:rsidR="00C46FF8" w:rsidRPr="002E2661">
        <w:rPr>
          <w:lang w:val="ru-RU"/>
        </w:rPr>
        <w:t>), которая, в свою очередь, вызывает функции</w:t>
      </w:r>
      <w:r w:rsidR="00C46FF8" w:rsidRPr="002E2661">
        <w:rPr>
          <w:i/>
          <w:lang w:val="ru-RU"/>
        </w:rPr>
        <w:t xml:space="preserve"> </w:t>
      </w:r>
      <w:proofErr w:type="spellStart"/>
      <w:r w:rsidR="00C46FF8" w:rsidRPr="002E2661">
        <w:rPr>
          <w:b/>
          <w:i/>
          <w:lang w:val="ru-RU"/>
        </w:rPr>
        <w:t>transmition</w:t>
      </w:r>
      <w:proofErr w:type="spellEnd"/>
      <w:r w:rsidR="00C46FF8" w:rsidRPr="002E2661">
        <w:rPr>
          <w:b/>
          <w:i/>
          <w:lang w:val="ru-RU"/>
        </w:rPr>
        <w:t>()</w:t>
      </w:r>
      <w:r w:rsidR="00C46FF8" w:rsidRPr="002E2661">
        <w:rPr>
          <w:lang w:val="ru-RU"/>
        </w:rPr>
        <w:t xml:space="preserve"> и </w:t>
      </w:r>
      <w:proofErr w:type="spellStart"/>
      <w:r w:rsidR="00C46FF8" w:rsidRPr="002E2661">
        <w:rPr>
          <w:b/>
          <w:i/>
          <w:lang w:val="ru-RU"/>
        </w:rPr>
        <w:t>reception</w:t>
      </w:r>
      <w:proofErr w:type="spellEnd"/>
      <w:r w:rsidR="00C46FF8" w:rsidRPr="002E2661">
        <w:rPr>
          <w:b/>
          <w:i/>
          <w:lang w:val="ru-RU"/>
        </w:rPr>
        <w:t>()</w:t>
      </w:r>
      <w:r w:rsidR="00C46FF8" w:rsidRPr="002E2661">
        <w:rPr>
          <w:lang w:val="ru-RU"/>
        </w:rPr>
        <w:t xml:space="preserve">, непосредственно осуществляющих передачу и прием данных, взаимодействуя с физическими линиями связи. </w:t>
      </w:r>
    </w:p>
    <w:p w14:paraId="4EE84A60" w14:textId="77777777" w:rsidR="00C46FF8" w:rsidRPr="002E2661" w:rsidRDefault="00C531DE" w:rsidP="00C531DE">
      <w:pPr>
        <w:pStyle w:val="40"/>
      </w:pPr>
      <w:r w:rsidRPr="002E2661">
        <w:t xml:space="preserve">Модуль </w:t>
      </w:r>
      <w:proofErr w:type="spellStart"/>
      <w:r w:rsidRPr="002E2661">
        <w:t>ActivityManager_dataTypes</w:t>
      </w:r>
      <w:proofErr w:type="spellEnd"/>
    </w:p>
    <w:p w14:paraId="407A327F" w14:textId="77777777" w:rsidR="00C531DE" w:rsidRPr="002E2661" w:rsidRDefault="000B4797" w:rsidP="00C531DE">
      <w:pPr>
        <w:pStyle w:val="5"/>
      </w:pPr>
      <w:r w:rsidRPr="002E2661">
        <w:t>Назначение</w:t>
      </w:r>
    </w:p>
    <w:p w14:paraId="2AF00203" w14:textId="77777777" w:rsidR="000B4797" w:rsidRPr="002E2661" w:rsidRDefault="000B4797" w:rsidP="000B4797">
      <w:pPr>
        <w:pStyle w:val="a4"/>
      </w:pPr>
      <w:r w:rsidRPr="002E2661">
        <w:t>Типы данных для модуля управления активностью прибора.</w:t>
      </w:r>
    </w:p>
    <w:p w14:paraId="3DCFC7B9" w14:textId="50FEA2A5" w:rsidR="009502B2" w:rsidRPr="002E2661" w:rsidRDefault="009502B2" w:rsidP="00701539">
      <w:pPr>
        <w:pStyle w:val="5"/>
      </w:pPr>
      <w:r w:rsidRPr="002E2661">
        <w:t>Описание</w:t>
      </w:r>
    </w:p>
    <w:p w14:paraId="672DE0E4" w14:textId="1627C10B" w:rsidR="0057663D" w:rsidRPr="002E2661" w:rsidRDefault="004A4EA6" w:rsidP="003A574F">
      <w:pPr>
        <w:pStyle w:val="5"/>
        <w:numPr>
          <w:ilvl w:val="0"/>
          <w:numId w:val="0"/>
        </w:numPr>
        <w:ind w:firstLine="709"/>
        <w:rPr>
          <w:b w:val="0"/>
        </w:rPr>
      </w:pPr>
      <w:r w:rsidRPr="002E2661">
        <w:rPr>
          <w:b w:val="0"/>
        </w:rPr>
        <w:t xml:space="preserve">Модуль содержит объявления внутренних типов </w:t>
      </w:r>
      <w:r w:rsidR="00E43E69" w:rsidRPr="002E2661">
        <w:rPr>
          <w:b w:val="0"/>
        </w:rPr>
        <w:t xml:space="preserve">данных, </w:t>
      </w:r>
      <w:r w:rsidR="0019465E" w:rsidRPr="002E2661">
        <w:rPr>
          <w:b w:val="0"/>
        </w:rPr>
        <w:t xml:space="preserve">констант, </w:t>
      </w:r>
      <w:r w:rsidR="00E43E69" w:rsidRPr="002E2661">
        <w:rPr>
          <w:b w:val="0"/>
        </w:rPr>
        <w:t xml:space="preserve">используемых компонентом </w:t>
      </w:r>
      <w:proofErr w:type="spellStart"/>
      <w:r w:rsidR="00E43E69" w:rsidRPr="002E2661">
        <w:rPr>
          <w:b w:val="0"/>
        </w:rPr>
        <w:t>ActivityManager</w:t>
      </w:r>
      <w:proofErr w:type="spellEnd"/>
      <w:r w:rsidR="006A4C1E" w:rsidRPr="002E2661">
        <w:rPr>
          <w:b w:val="0"/>
        </w:rPr>
        <w:t>.</w:t>
      </w:r>
    </w:p>
    <w:p w14:paraId="7B2E7823" w14:textId="77777777" w:rsidR="00251773" w:rsidRPr="002E2661" w:rsidRDefault="00251773" w:rsidP="00747915">
      <w:pPr>
        <w:pStyle w:val="3"/>
        <w:rPr>
          <w:lang w:val="ru-RU"/>
        </w:rPr>
      </w:pPr>
      <w:bookmarkStart w:id="96" w:name="_Ref2588330"/>
      <w:bookmarkStart w:id="97" w:name="_Toc50027339"/>
      <w:bookmarkEnd w:id="69"/>
      <w:r w:rsidRPr="002E2661">
        <w:rPr>
          <w:lang w:val="ru-RU"/>
        </w:rPr>
        <w:t xml:space="preserve">Компоненты </w:t>
      </w:r>
      <w:proofErr w:type="spellStart"/>
      <w:r w:rsidRPr="002E2661">
        <w:rPr>
          <w:lang w:val="ru-RU"/>
        </w:rPr>
        <w:t>AnalogInput</w:t>
      </w:r>
      <w:proofErr w:type="spellEnd"/>
      <w:r w:rsidRPr="002E2661">
        <w:rPr>
          <w:lang w:val="ru-RU"/>
        </w:rPr>
        <w:t xml:space="preserve">, </w:t>
      </w:r>
      <w:proofErr w:type="spellStart"/>
      <w:r w:rsidRPr="002E2661">
        <w:rPr>
          <w:lang w:val="ru-RU"/>
        </w:rPr>
        <w:t>AnalogMeasurement</w:t>
      </w:r>
      <w:bookmarkEnd w:id="96"/>
      <w:bookmarkEnd w:id="97"/>
      <w:proofErr w:type="spellEnd"/>
    </w:p>
    <w:p w14:paraId="40C3D98A" w14:textId="77777777" w:rsidR="00251773" w:rsidRPr="002E2661" w:rsidRDefault="00251773" w:rsidP="00747915">
      <w:pPr>
        <w:pStyle w:val="40"/>
      </w:pPr>
      <w:r w:rsidRPr="002E2661">
        <w:t>Назначение</w:t>
      </w:r>
    </w:p>
    <w:p w14:paraId="347D62AB" w14:textId="77777777" w:rsidR="00251773" w:rsidRPr="002E2661" w:rsidRDefault="00251773" w:rsidP="00251773">
      <w:pPr>
        <w:pStyle w:val="a4"/>
      </w:pPr>
      <w:r w:rsidRPr="002E2661">
        <w:t>Компонент</w:t>
      </w:r>
      <w:r w:rsidR="00444628" w:rsidRPr="002E2661">
        <w:t>ы</w:t>
      </w:r>
      <w:r w:rsidRPr="002E2661">
        <w:t xml:space="preserve"> </w:t>
      </w:r>
      <w:proofErr w:type="spellStart"/>
      <w:r w:rsidRPr="002E2661">
        <w:rPr>
          <w:i/>
        </w:rPr>
        <w:t>AnalogMeasurement</w:t>
      </w:r>
      <w:proofErr w:type="spellEnd"/>
      <w:r w:rsidR="00444628" w:rsidRPr="002E2661">
        <w:rPr>
          <w:iCs/>
        </w:rPr>
        <w:t xml:space="preserve"> и </w:t>
      </w:r>
      <w:proofErr w:type="spellStart"/>
      <w:r w:rsidR="00444628" w:rsidRPr="002E2661">
        <w:rPr>
          <w:i/>
        </w:rPr>
        <w:t>AnalogInput</w:t>
      </w:r>
      <w:proofErr w:type="spellEnd"/>
      <w:r w:rsidR="00444628" w:rsidRPr="002E2661">
        <w:rPr>
          <w:iCs/>
        </w:rPr>
        <w:t xml:space="preserve"> </w:t>
      </w:r>
      <w:r w:rsidRPr="002E2661">
        <w:rPr>
          <w:iCs/>
        </w:rPr>
        <w:t>предназначен</w:t>
      </w:r>
      <w:r w:rsidR="000F631F" w:rsidRPr="002E2661">
        <w:rPr>
          <w:iCs/>
        </w:rPr>
        <w:t>ы</w:t>
      </w:r>
      <w:r w:rsidRPr="002E2661">
        <w:t xml:space="preserve"> для оцифровки, обработки, приведения к физическим величинам и контролю аналоговых сигналов, поступающих на входы МК.</w:t>
      </w:r>
      <w:r w:rsidR="00375AB3" w:rsidRPr="002E2661">
        <w:t xml:space="preserve"> </w:t>
      </w:r>
      <w:r w:rsidR="00225DEF" w:rsidRPr="002E2661">
        <w:t>Р</w:t>
      </w:r>
      <w:r w:rsidR="00375AB3" w:rsidRPr="002E2661">
        <w:t>абота</w:t>
      </w:r>
      <w:r w:rsidR="00225DEF" w:rsidRPr="002E2661">
        <w:t xml:space="preserve"> </w:t>
      </w:r>
      <w:r w:rsidR="007A1DD1" w:rsidRPr="002E2661">
        <w:t>к</w:t>
      </w:r>
      <w:r w:rsidR="00225DEF" w:rsidRPr="002E2661">
        <w:t xml:space="preserve">омпонентов </w:t>
      </w:r>
      <w:proofErr w:type="spellStart"/>
      <w:r w:rsidR="00225DEF" w:rsidRPr="002E2661">
        <w:rPr>
          <w:i/>
        </w:rPr>
        <w:t>AnalogMeasurement</w:t>
      </w:r>
      <w:proofErr w:type="spellEnd"/>
      <w:r w:rsidR="00225DEF" w:rsidRPr="002E2661">
        <w:rPr>
          <w:iCs/>
        </w:rPr>
        <w:t xml:space="preserve"> и </w:t>
      </w:r>
      <w:proofErr w:type="spellStart"/>
      <w:r w:rsidR="00225DEF" w:rsidRPr="002E2661">
        <w:rPr>
          <w:i/>
        </w:rPr>
        <w:t>AnalogInput</w:t>
      </w:r>
      <w:proofErr w:type="spellEnd"/>
      <w:r w:rsidR="00375AB3" w:rsidRPr="002E2661">
        <w:t xml:space="preserve"> тесно связана, поэтому будет рассмотрена в одном разделе.</w:t>
      </w:r>
    </w:p>
    <w:p w14:paraId="493F044D" w14:textId="77777777" w:rsidR="00251773" w:rsidRPr="002E2661" w:rsidRDefault="00251773" w:rsidP="00747915">
      <w:pPr>
        <w:pStyle w:val="40"/>
      </w:pPr>
      <w:r w:rsidRPr="002E2661">
        <w:t xml:space="preserve">Состав </w:t>
      </w:r>
    </w:p>
    <w:p w14:paraId="1194D112" w14:textId="77777777" w:rsidR="00251773" w:rsidRPr="002E2661" w:rsidRDefault="000F631F" w:rsidP="00251773">
      <w:pPr>
        <w:pStyle w:val="affffa"/>
      </w:pPr>
      <w:r w:rsidRPr="002E2661">
        <w:t>В состав компонента входят модули:</w:t>
      </w:r>
    </w:p>
    <w:p w14:paraId="152563E0" w14:textId="77777777" w:rsidR="00251773" w:rsidRPr="002E2661" w:rsidRDefault="00251773" w:rsidP="00643ABE">
      <w:pPr>
        <w:pStyle w:val="a4"/>
        <w:keepNext/>
        <w:numPr>
          <w:ilvl w:val="0"/>
          <w:numId w:val="18"/>
        </w:numPr>
        <w:tabs>
          <w:tab w:val="left" w:pos="1134"/>
        </w:tabs>
        <w:ind w:left="0" w:firstLine="709"/>
      </w:pPr>
      <w:proofErr w:type="spellStart"/>
      <w:r w:rsidRPr="002E2661">
        <w:rPr>
          <w:i/>
        </w:rPr>
        <w:t>AnalogInput</w:t>
      </w:r>
      <w:proofErr w:type="spellEnd"/>
      <w:r w:rsidRPr="002E2661">
        <w:t xml:space="preserve"> </w:t>
      </w:r>
      <w:r w:rsidR="00DD0393" w:rsidRPr="002E2661">
        <w:t>–</w:t>
      </w:r>
      <w:r w:rsidRPr="002E2661">
        <w:t xml:space="preserve"> </w:t>
      </w:r>
      <w:r w:rsidR="00DD0393" w:rsidRPr="002E2661">
        <w:t xml:space="preserve">модуль </w:t>
      </w:r>
      <w:r w:rsidRPr="002E2661">
        <w:t>обработк</w:t>
      </w:r>
      <w:r w:rsidR="00DD0393" w:rsidRPr="002E2661">
        <w:t>и</w:t>
      </w:r>
      <w:r w:rsidRPr="002E2661">
        <w:t xml:space="preserve"> аналоговых сигналов:</w:t>
      </w:r>
    </w:p>
    <w:p w14:paraId="56755507" w14:textId="77777777" w:rsidR="000F631F" w:rsidRPr="002E2661" w:rsidRDefault="000F631F" w:rsidP="00643ABE">
      <w:pPr>
        <w:pStyle w:val="a"/>
        <w:numPr>
          <w:ilvl w:val="1"/>
          <w:numId w:val="120"/>
        </w:numPr>
        <w:tabs>
          <w:tab w:val="clear" w:pos="993"/>
          <w:tab w:val="left" w:pos="1134"/>
        </w:tabs>
        <w:ind w:left="0" w:firstLine="709"/>
        <w:rPr>
          <w:lang w:val="ru-RU"/>
        </w:rPr>
      </w:pPr>
      <w:proofErr w:type="spellStart"/>
      <w:r w:rsidRPr="002E2661">
        <w:rPr>
          <w:i/>
          <w:iCs/>
          <w:lang w:val="ru-RU"/>
        </w:rPr>
        <w:t>Adc</w:t>
      </w:r>
      <w:proofErr w:type="spellEnd"/>
      <w:r w:rsidRPr="002E2661">
        <w:rPr>
          <w:lang w:val="ru-RU"/>
        </w:rPr>
        <w:t xml:space="preserve"> – модуль работы со встроенным АЦП;</w:t>
      </w:r>
    </w:p>
    <w:p w14:paraId="6E4BC069" w14:textId="77777777" w:rsidR="00251773" w:rsidRPr="002E2661" w:rsidRDefault="00251773" w:rsidP="00643ABE">
      <w:pPr>
        <w:pStyle w:val="a"/>
        <w:numPr>
          <w:ilvl w:val="1"/>
          <w:numId w:val="120"/>
        </w:numPr>
        <w:tabs>
          <w:tab w:val="clear" w:pos="993"/>
          <w:tab w:val="left" w:pos="1134"/>
        </w:tabs>
        <w:ind w:left="0" w:firstLine="709"/>
        <w:rPr>
          <w:lang w:val="ru-RU"/>
        </w:rPr>
      </w:pPr>
      <w:proofErr w:type="spellStart"/>
      <w:r w:rsidRPr="002E2661">
        <w:rPr>
          <w:i/>
          <w:lang w:val="ru-RU"/>
        </w:rPr>
        <w:t>AnalogInput</w:t>
      </w:r>
      <w:proofErr w:type="spellEnd"/>
      <w:r w:rsidRPr="002E2661">
        <w:rPr>
          <w:lang w:val="ru-RU"/>
        </w:rPr>
        <w:t xml:space="preserve"> − обработка аналоговых сигналов;</w:t>
      </w:r>
    </w:p>
    <w:p w14:paraId="6B21784C" w14:textId="77777777" w:rsidR="00251773" w:rsidRPr="002E2661" w:rsidRDefault="00251773" w:rsidP="00643ABE">
      <w:pPr>
        <w:pStyle w:val="a"/>
        <w:numPr>
          <w:ilvl w:val="1"/>
          <w:numId w:val="120"/>
        </w:numPr>
        <w:tabs>
          <w:tab w:val="clear" w:pos="993"/>
          <w:tab w:val="left" w:pos="1134"/>
        </w:tabs>
        <w:ind w:left="0" w:firstLine="709"/>
        <w:rPr>
          <w:lang w:val="ru-RU"/>
        </w:rPr>
      </w:pPr>
      <w:proofErr w:type="spellStart"/>
      <w:r w:rsidRPr="002E2661">
        <w:rPr>
          <w:i/>
          <w:lang w:val="ru-RU"/>
        </w:rPr>
        <w:t>DigitalFilter</w:t>
      </w:r>
      <w:proofErr w:type="spellEnd"/>
      <w:r w:rsidRPr="002E2661">
        <w:rPr>
          <w:lang w:val="ru-RU"/>
        </w:rPr>
        <w:t xml:space="preserve"> − модуль </w:t>
      </w:r>
      <w:r w:rsidR="00A81B9A" w:rsidRPr="002E2661">
        <w:rPr>
          <w:lang w:val="ru-RU"/>
        </w:rPr>
        <w:t xml:space="preserve">управления </w:t>
      </w:r>
      <w:r w:rsidRPr="002E2661">
        <w:rPr>
          <w:lang w:val="ru-RU"/>
        </w:rPr>
        <w:t>цифров</w:t>
      </w:r>
      <w:r w:rsidR="00A81B9A" w:rsidRPr="002E2661">
        <w:rPr>
          <w:lang w:val="ru-RU"/>
        </w:rPr>
        <w:t>ых</w:t>
      </w:r>
      <w:r w:rsidRPr="002E2661">
        <w:rPr>
          <w:lang w:val="ru-RU"/>
        </w:rPr>
        <w:t xml:space="preserve"> фильтр</w:t>
      </w:r>
      <w:r w:rsidR="00A81B9A" w:rsidRPr="002E2661">
        <w:rPr>
          <w:lang w:val="ru-RU"/>
        </w:rPr>
        <w:t>ов</w:t>
      </w:r>
      <w:r w:rsidR="000F631F" w:rsidRPr="002E2661">
        <w:rPr>
          <w:lang w:val="ru-RU"/>
        </w:rPr>
        <w:t>;</w:t>
      </w:r>
    </w:p>
    <w:p w14:paraId="7E10FB0F" w14:textId="77777777" w:rsidR="000F631F" w:rsidRPr="002E2661" w:rsidRDefault="000F631F" w:rsidP="00643ABE">
      <w:pPr>
        <w:pStyle w:val="a"/>
        <w:numPr>
          <w:ilvl w:val="1"/>
          <w:numId w:val="120"/>
        </w:numPr>
        <w:tabs>
          <w:tab w:val="clear" w:pos="993"/>
          <w:tab w:val="left" w:pos="1134"/>
        </w:tabs>
        <w:ind w:left="0" w:firstLine="709"/>
        <w:rPr>
          <w:lang w:val="ru-RU"/>
        </w:rPr>
      </w:pPr>
      <w:r w:rsidRPr="002E2661">
        <w:rPr>
          <w:i/>
          <w:lang w:val="ru-RU"/>
        </w:rPr>
        <w:lastRenderedPageBreak/>
        <w:t xml:space="preserve">dsPI33_FIR_filter </w:t>
      </w:r>
      <w:r w:rsidRPr="002E2661">
        <w:rPr>
          <w:lang w:val="ru-RU"/>
        </w:rPr>
        <w:t>– модуль реализации КИХ фильтра</w:t>
      </w:r>
      <w:r w:rsidR="00600AA8" w:rsidRPr="002E2661">
        <w:rPr>
          <w:lang w:val="ru-RU"/>
        </w:rPr>
        <w:t xml:space="preserve"> (модуль написан на языке ассемблер для увеличения быстродействия)</w:t>
      </w:r>
      <w:r w:rsidRPr="002E2661">
        <w:rPr>
          <w:lang w:val="ru-RU"/>
        </w:rPr>
        <w:t>.</w:t>
      </w:r>
    </w:p>
    <w:p w14:paraId="6C7C6D9A" w14:textId="77777777" w:rsidR="00251773" w:rsidRPr="002E2661" w:rsidRDefault="00251773" w:rsidP="00643ABE">
      <w:pPr>
        <w:pStyle w:val="a4"/>
        <w:numPr>
          <w:ilvl w:val="0"/>
          <w:numId w:val="16"/>
        </w:numPr>
        <w:tabs>
          <w:tab w:val="left" w:pos="1134"/>
          <w:tab w:val="left" w:pos="1560"/>
        </w:tabs>
        <w:ind w:left="0" w:firstLine="709"/>
      </w:pPr>
      <w:proofErr w:type="spellStart"/>
      <w:r w:rsidRPr="002E2661">
        <w:rPr>
          <w:i/>
        </w:rPr>
        <w:t>AnalogMeasurement</w:t>
      </w:r>
      <w:proofErr w:type="spellEnd"/>
      <w:r w:rsidRPr="002E2661">
        <w:t xml:space="preserve"> − измеритель аналоговых сигналов.</w:t>
      </w:r>
    </w:p>
    <w:p w14:paraId="7C859039" w14:textId="77777777" w:rsidR="00251773" w:rsidRPr="002E2661" w:rsidRDefault="00251773" w:rsidP="00747915">
      <w:pPr>
        <w:pStyle w:val="40"/>
      </w:pPr>
      <w:bookmarkStart w:id="98" w:name="_Hlk876461"/>
      <w:r w:rsidRPr="002E2661">
        <w:t>Описание</w:t>
      </w:r>
    </w:p>
    <w:p w14:paraId="2AFACE79" w14:textId="77777777" w:rsidR="00251773" w:rsidRPr="002E2661" w:rsidRDefault="00251773" w:rsidP="002F6B6A">
      <w:pPr>
        <w:pStyle w:val="5"/>
      </w:pPr>
      <w:r w:rsidRPr="002E2661">
        <w:t>Принцип работы</w:t>
      </w:r>
    </w:p>
    <w:p w14:paraId="72CFC3DB" w14:textId="56513FFA" w:rsidR="00251773" w:rsidRPr="002E2661" w:rsidRDefault="005F0AD1" w:rsidP="00251773">
      <w:pPr>
        <w:pStyle w:val="a4"/>
      </w:pPr>
      <w:r w:rsidRPr="002E2661">
        <w:t>Компоненты выполняют</w:t>
      </w:r>
      <w:r w:rsidR="00251773" w:rsidRPr="002E2661">
        <w:t xml:space="preserve"> оцифровку аналоговых сигналов, поступающих на входы МК, </w:t>
      </w:r>
      <w:r w:rsidR="000706F9" w:rsidRPr="002E2661">
        <w:t xml:space="preserve">и </w:t>
      </w:r>
      <w:r w:rsidR="00251773" w:rsidRPr="002E2661">
        <w:t xml:space="preserve">их обработку в зависимости от заданного алгоритма. Частота дискретизации – </w:t>
      </w:r>
      <w:r w:rsidR="00F13D10" w:rsidRPr="002E2661">
        <w:t>1</w:t>
      </w:r>
      <w:r w:rsidR="00251773" w:rsidRPr="002E2661">
        <w:t> кГц для всех каналов, разрядность АЦП – 12 бит.</w:t>
      </w:r>
    </w:p>
    <w:p w14:paraId="2799A8D6" w14:textId="77777777" w:rsidR="00251773" w:rsidRPr="002E2661" w:rsidRDefault="00251773" w:rsidP="00251773">
      <w:pPr>
        <w:pStyle w:val="a4"/>
      </w:pPr>
      <w:r w:rsidRPr="002E2661">
        <w:t>Аналоговые сигналы поступают на вход</w:t>
      </w:r>
      <w:r w:rsidR="00F14077" w:rsidRPr="002E2661">
        <w:t>ы</w:t>
      </w:r>
      <w:r w:rsidRPr="002E2661">
        <w:t xml:space="preserve"> МК, настроенный в аналоговый режим. При помощи встроенного АЦП сигнал преобразуется в цифровое значение. Для работы используется только один АЦП (в контроллере их имеется два), сигнал на который через встроенный мультиплексор последовательно подаётся с аналоговых входов. АЦП работает в режиме автоматического сканирования каналов. При запуске преобразования АЦП автоматически сканирует </w:t>
      </w:r>
      <w:r w:rsidR="00796A8F" w:rsidRPr="002E2661">
        <w:t>12</w:t>
      </w:r>
      <w:r w:rsidRPr="002E2661">
        <w:t xml:space="preserve"> измерительных канал</w:t>
      </w:r>
      <w:r w:rsidR="00F14077" w:rsidRPr="002E2661">
        <w:t>ов</w:t>
      </w:r>
      <w:r w:rsidRPr="002E2661">
        <w:t xml:space="preserve">. В одном цикле преобразования аналоговые входы через мультиплексор последовательно подключаются к АЦП. Таким образом, после завершения цикла преобразования в буфере </w:t>
      </w:r>
      <w:r w:rsidRPr="002E2661">
        <w:rPr>
          <w:iCs/>
        </w:rPr>
        <w:t>ADCBUF</w:t>
      </w:r>
      <w:r w:rsidRPr="002E2661">
        <w:rPr>
          <w:i/>
        </w:rPr>
        <w:t xml:space="preserve"> </w:t>
      </w:r>
      <w:r w:rsidRPr="002E2661">
        <w:t xml:space="preserve">АЦП появляются </w:t>
      </w:r>
      <w:r w:rsidR="00796A8F" w:rsidRPr="002E2661">
        <w:t>12</w:t>
      </w:r>
      <w:r w:rsidRPr="002E2661">
        <w:t xml:space="preserve"> отсчёт</w:t>
      </w:r>
      <w:r w:rsidR="00F14077" w:rsidRPr="002E2661">
        <w:t>ов</w:t>
      </w:r>
      <w:r w:rsidRPr="002E2661">
        <w:t xml:space="preserve"> входных сигналов (по одному на каждый канал). </w:t>
      </w:r>
      <w:r w:rsidRPr="002E2661">
        <w:rPr>
          <w:iCs/>
        </w:rPr>
        <w:t>ADCBUF</w:t>
      </w:r>
      <w:r w:rsidRPr="002E2661">
        <w:rPr>
          <w:i/>
        </w:rPr>
        <w:t xml:space="preserve"> </w:t>
      </w:r>
      <w:r w:rsidRPr="002E2661">
        <w:t xml:space="preserve">− аппаратный буфер, в который АЦП сохраняет результат преобразования при сканировании каналов. Перед началом нового преобразования все данные из буфера </w:t>
      </w:r>
      <w:r w:rsidRPr="002E2661">
        <w:rPr>
          <w:iCs/>
        </w:rPr>
        <w:t>ADCBUF</w:t>
      </w:r>
      <w:r w:rsidRPr="002E2661">
        <w:t xml:space="preserve"> должны быть обработаны пользователем с помощью функции </w:t>
      </w:r>
      <w:proofErr w:type="spellStart"/>
      <w:r w:rsidRPr="002E2661">
        <w:rPr>
          <w:b/>
          <w:i/>
        </w:rPr>
        <w:t>Adc_</w:t>
      </w:r>
      <w:proofErr w:type="gramStart"/>
      <w:r w:rsidRPr="002E2661">
        <w:rPr>
          <w:b/>
          <w:i/>
        </w:rPr>
        <w:t>run</w:t>
      </w:r>
      <w:proofErr w:type="spellEnd"/>
      <w:r w:rsidRPr="002E2661">
        <w:rPr>
          <w:b/>
          <w:i/>
        </w:rPr>
        <w:t>(</w:t>
      </w:r>
      <w:proofErr w:type="gramEnd"/>
      <w:r w:rsidRPr="002E2661">
        <w:rPr>
          <w:b/>
          <w:i/>
        </w:rPr>
        <w:t>)</w:t>
      </w:r>
      <w:r w:rsidR="00F14077" w:rsidRPr="002E2661">
        <w:t>.</w:t>
      </w:r>
    </w:p>
    <w:p w14:paraId="4CEEF262" w14:textId="19742325" w:rsidR="00251773" w:rsidRPr="002E2661" w:rsidRDefault="00251773" w:rsidP="00796A8F">
      <w:pPr>
        <w:pStyle w:val="a4"/>
        <w:widowControl w:val="0"/>
        <w:rPr>
          <w:iCs/>
        </w:rPr>
      </w:pPr>
      <w:r w:rsidRPr="002E2661">
        <w:t xml:space="preserve">Цикл преобразования запускается в начале </w:t>
      </w:r>
      <w:r w:rsidR="00ED1D56" w:rsidRPr="002E2661">
        <w:t>0</w:t>
      </w:r>
      <w:r w:rsidRPr="002E2661">
        <w:t>-го прерывани</w:t>
      </w:r>
      <w:r w:rsidR="00452652" w:rsidRPr="002E2661">
        <w:t>я</w:t>
      </w:r>
      <w:r w:rsidRPr="002E2661">
        <w:t xml:space="preserve"> (см. рисунок </w:t>
      </w:r>
      <w:r w:rsidR="0019465E" w:rsidRPr="002E2661">
        <w:fldChar w:fldCharType="begin"/>
      </w:r>
      <w:r w:rsidRPr="002E2661">
        <w:instrText xml:space="preserve"> REF _Ref173313 \h </w:instrText>
      </w:r>
      <w:r w:rsidR="0019465E" w:rsidRPr="002E2661">
        <w:fldChar w:fldCharType="separate"/>
      </w:r>
      <w:r w:rsidR="001432BC">
        <w:rPr>
          <w:noProof/>
        </w:rPr>
        <w:t>6</w:t>
      </w:r>
      <w:r w:rsidR="0019465E" w:rsidRPr="002E2661">
        <w:fldChar w:fldCharType="end"/>
      </w:r>
      <w:r w:rsidRPr="002E2661">
        <w:t xml:space="preserve">). Этим достигается синхронность начала преобразований в двух процессорах, т.к. сетка прерываний в двух процессорах синхронна. После окончания цикла преобразования данные всех каналов, измеренных АЦП, находятся в буфере </w:t>
      </w:r>
      <w:r w:rsidRPr="002E2661">
        <w:rPr>
          <w:iCs/>
        </w:rPr>
        <w:t>ADCBUF</w:t>
      </w:r>
      <w:r w:rsidRPr="002E2661">
        <w:t xml:space="preserve">. При этом данные с канала 0 помещены в </w:t>
      </w:r>
      <w:r w:rsidRPr="002E2661">
        <w:rPr>
          <w:iCs/>
        </w:rPr>
        <w:t>ADCBUF0</w:t>
      </w:r>
      <w:r w:rsidRPr="002E2661">
        <w:t xml:space="preserve">, канала 1 − </w:t>
      </w:r>
      <w:r w:rsidRPr="002E2661">
        <w:rPr>
          <w:iCs/>
        </w:rPr>
        <w:t>ADCBUF1</w:t>
      </w:r>
      <w:r w:rsidRPr="002E2661">
        <w:t xml:space="preserve"> и т.д. Так образуются каналы обработки </w:t>
      </w:r>
      <w:r w:rsidRPr="002E2661">
        <w:lastRenderedPageBreak/>
        <w:t xml:space="preserve">данных. Для определения завершения цикла преобразования используется функция </w:t>
      </w:r>
      <w:proofErr w:type="spellStart"/>
      <w:r w:rsidRPr="002E2661">
        <w:rPr>
          <w:b/>
          <w:i/>
        </w:rPr>
        <w:t>Adc_</w:t>
      </w:r>
      <w:proofErr w:type="gramStart"/>
      <w:r w:rsidRPr="002E2661">
        <w:rPr>
          <w:b/>
          <w:i/>
        </w:rPr>
        <w:t>isReady</w:t>
      </w:r>
      <w:proofErr w:type="spellEnd"/>
      <w:r w:rsidRPr="002E2661">
        <w:rPr>
          <w:b/>
          <w:i/>
        </w:rPr>
        <w:t>(</w:t>
      </w:r>
      <w:proofErr w:type="gramEnd"/>
      <w:r w:rsidRPr="002E2661">
        <w:rPr>
          <w:b/>
          <w:i/>
        </w:rPr>
        <w:t>)</w:t>
      </w:r>
      <w:r w:rsidRPr="002E2661">
        <w:t xml:space="preserve">, которая возвращает значение </w:t>
      </w:r>
      <w:proofErr w:type="spellStart"/>
      <w:r w:rsidRPr="002E2661">
        <w:rPr>
          <w:i/>
        </w:rPr>
        <w:t>true</w:t>
      </w:r>
      <w:proofErr w:type="spellEnd"/>
      <w:r w:rsidRPr="002E2661">
        <w:t xml:space="preserve"> когда новые данные помещены в буфер </w:t>
      </w:r>
      <w:r w:rsidRPr="002E2661">
        <w:rPr>
          <w:iCs/>
        </w:rPr>
        <w:t>ADCBUF</w:t>
      </w:r>
      <w:r w:rsidR="00ED1D56" w:rsidRPr="002E2661">
        <w:rPr>
          <w:i/>
        </w:rPr>
        <w:t xml:space="preserve"> </w:t>
      </w:r>
      <w:r w:rsidR="00ED1D56" w:rsidRPr="002E2661">
        <w:rPr>
          <w:iCs/>
        </w:rPr>
        <w:t>и ожидают обработки</w:t>
      </w:r>
      <w:r w:rsidRPr="002E2661">
        <w:rPr>
          <w:iCs/>
        </w:rPr>
        <w:t>.</w:t>
      </w:r>
    </w:p>
    <w:p w14:paraId="05D56EE0" w14:textId="77777777" w:rsidR="00796A8F" w:rsidRPr="002E2661" w:rsidRDefault="00796A8F" w:rsidP="00796A8F">
      <w:pPr>
        <w:pStyle w:val="a4"/>
        <w:widowControl w:val="0"/>
      </w:pPr>
    </w:p>
    <w:p w14:paraId="680B2F9C" w14:textId="77777777" w:rsidR="00251773" w:rsidRPr="002E2661" w:rsidRDefault="00ED1D56" w:rsidP="00796A8F">
      <w:pPr>
        <w:pStyle w:val="afff6"/>
        <w:keepNext w:val="0"/>
        <w:widowControl w:val="0"/>
        <w:ind w:left="-142"/>
      </w:pPr>
      <w:r w:rsidRPr="002E2661">
        <w:object w:dxaOrig="8176" w:dyaOrig="3675" w14:anchorId="738EAECB">
          <v:shape id="_x0000_i1031" type="#_x0000_t75" style="width:464.8pt;height:207.95pt" o:ole="">
            <v:imagedata r:id="rId41" o:title=""/>
          </v:shape>
          <o:OLEObject Type="Embed" ProgID="Visio.Drawing.15" ShapeID="_x0000_i1031" DrawAspect="Content" ObjectID="_1667114044" r:id="rId42"/>
        </w:object>
      </w:r>
    </w:p>
    <w:p w14:paraId="102E6245" w14:textId="06068923" w:rsidR="00251773" w:rsidRPr="002E2661" w:rsidRDefault="00251773" w:rsidP="00796A8F">
      <w:pPr>
        <w:pStyle w:val="affff3"/>
        <w:keepNext w:val="0"/>
        <w:widowControl w:val="0"/>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99" w:name="_Ref173313"/>
      <w:r w:rsidR="001432BC">
        <w:rPr>
          <w:noProof/>
        </w:rPr>
        <w:t>6</w:t>
      </w:r>
      <w:bookmarkEnd w:id="99"/>
      <w:r w:rsidR="0019465E" w:rsidRPr="002E2661">
        <w:rPr>
          <w:noProof/>
        </w:rPr>
        <w:fldChar w:fldCharType="end"/>
      </w:r>
      <w:r w:rsidRPr="002E2661">
        <w:t xml:space="preserve"> – Синхронизация измерений сигналов АЦП и их обработка</w:t>
      </w:r>
    </w:p>
    <w:p w14:paraId="5E7CA870" w14:textId="2D44FD15" w:rsidR="00251773" w:rsidRPr="002E2661" w:rsidRDefault="00251773" w:rsidP="00251773">
      <w:pPr>
        <w:pStyle w:val="a4"/>
      </w:pPr>
      <w:r w:rsidRPr="002E2661">
        <w:t>В каждом миллисекундном цикле функция</w:t>
      </w:r>
      <w:r w:rsidRPr="002E2661">
        <w:rPr>
          <w:b/>
          <w:i/>
        </w:rPr>
        <w:t xml:space="preserve"> </w:t>
      </w:r>
      <w:proofErr w:type="spellStart"/>
      <w:r w:rsidRPr="002E2661">
        <w:rPr>
          <w:b/>
          <w:i/>
        </w:rPr>
        <w:t>Adc_</w:t>
      </w:r>
      <w:proofErr w:type="gramStart"/>
      <w:r w:rsidRPr="002E2661">
        <w:rPr>
          <w:b/>
          <w:i/>
        </w:rPr>
        <w:t>run</w:t>
      </w:r>
      <w:proofErr w:type="spellEnd"/>
      <w:r w:rsidRPr="002E2661">
        <w:rPr>
          <w:b/>
          <w:i/>
        </w:rPr>
        <w:t>(</w:t>
      </w:r>
      <w:proofErr w:type="gramEnd"/>
      <w:r w:rsidRPr="002E2661">
        <w:rPr>
          <w:b/>
          <w:i/>
        </w:rPr>
        <w:t>)</w:t>
      </w:r>
      <w:r w:rsidR="00ED1D56" w:rsidRPr="002E2661">
        <w:rPr>
          <w:b/>
          <w:i/>
        </w:rPr>
        <w:t xml:space="preserve"> </w:t>
      </w:r>
      <w:r w:rsidRPr="002E2661">
        <w:t xml:space="preserve">копирует данные из буфера </w:t>
      </w:r>
      <w:r w:rsidRPr="002E2661">
        <w:rPr>
          <w:iCs/>
        </w:rPr>
        <w:t>ADCBUF0-ADCBUF</w:t>
      </w:r>
      <w:r w:rsidR="00452652" w:rsidRPr="002E2661">
        <w:rPr>
          <w:iCs/>
        </w:rPr>
        <w:t>11</w:t>
      </w:r>
      <w:r w:rsidRPr="002E2661">
        <w:t xml:space="preserve"> в буфер </w:t>
      </w:r>
      <w:proofErr w:type="spellStart"/>
      <w:r w:rsidRPr="002E2661">
        <w:rPr>
          <w:i/>
        </w:rPr>
        <w:t>adcData</w:t>
      </w:r>
      <w:proofErr w:type="spellEnd"/>
      <w:r w:rsidRPr="002E2661">
        <w:t xml:space="preserve">, освобождая буфер </w:t>
      </w:r>
      <w:r w:rsidRPr="002E2661">
        <w:rPr>
          <w:iCs/>
        </w:rPr>
        <w:t>ADCBUF0</w:t>
      </w:r>
      <w:r w:rsidR="00796A8F" w:rsidRPr="002E2661">
        <w:rPr>
          <w:iCs/>
        </w:rPr>
        <w:noBreakHyphen/>
      </w:r>
      <w:r w:rsidRPr="002E2661">
        <w:rPr>
          <w:iCs/>
        </w:rPr>
        <w:t>ADCBUF</w:t>
      </w:r>
      <w:r w:rsidR="00452652" w:rsidRPr="002E2661">
        <w:rPr>
          <w:iCs/>
        </w:rPr>
        <w:t>11</w:t>
      </w:r>
      <w:r w:rsidRPr="002E2661">
        <w:t xml:space="preserve"> для следующего преобразования. В буфере </w:t>
      </w:r>
      <w:proofErr w:type="spellStart"/>
      <w:r w:rsidRPr="002E2661">
        <w:rPr>
          <w:i/>
        </w:rPr>
        <w:t>adcData</w:t>
      </w:r>
      <w:proofErr w:type="spellEnd"/>
      <w:r w:rsidRPr="002E2661">
        <w:t xml:space="preserve"> создаётся очередь из отсчётов для их дальнейшей обработки. Функция </w:t>
      </w:r>
      <w:proofErr w:type="spellStart"/>
      <w:r w:rsidRPr="002E2661">
        <w:rPr>
          <w:b/>
          <w:i/>
        </w:rPr>
        <w:t>AnalogInput_</w:t>
      </w:r>
      <w:proofErr w:type="gramStart"/>
      <w:r w:rsidRPr="002E2661">
        <w:rPr>
          <w:b/>
          <w:i/>
        </w:rPr>
        <w:t>run</w:t>
      </w:r>
      <w:proofErr w:type="spellEnd"/>
      <w:r w:rsidRPr="002E2661">
        <w:rPr>
          <w:b/>
          <w:i/>
        </w:rPr>
        <w:t>(</w:t>
      </w:r>
      <w:proofErr w:type="gramEnd"/>
      <w:r w:rsidRPr="002E2661">
        <w:rPr>
          <w:b/>
          <w:i/>
        </w:rPr>
        <w:t>)</w:t>
      </w:r>
      <w:r w:rsidRPr="002E2661">
        <w:t>, которая обрабатывает отсчёты входного сигнала, асинхронна (не привязана к номеру прерывания), вызывается один раз за миллисекундный цикл и может быть вызвана планировщиком задач в любое время (см. рисунок </w:t>
      </w:r>
      <w:r w:rsidR="0019465E" w:rsidRPr="002E2661">
        <w:fldChar w:fldCharType="begin"/>
      </w:r>
      <w:r w:rsidRPr="002E2661">
        <w:instrText xml:space="preserve"> REF _Ref173313 \h </w:instrText>
      </w:r>
      <w:r w:rsidR="0019465E" w:rsidRPr="002E2661">
        <w:fldChar w:fldCharType="separate"/>
      </w:r>
      <w:r w:rsidR="001432BC">
        <w:rPr>
          <w:noProof/>
        </w:rPr>
        <w:t>6</w:t>
      </w:r>
      <w:r w:rsidR="0019465E" w:rsidRPr="002E2661">
        <w:fldChar w:fldCharType="end"/>
      </w:r>
      <w:r w:rsidRPr="002E2661">
        <w:t>). Таким образом, в буфере</w:t>
      </w:r>
      <w:r w:rsidRPr="002E2661">
        <w:rPr>
          <w:i/>
        </w:rPr>
        <w:t xml:space="preserve"> </w:t>
      </w:r>
      <w:proofErr w:type="spellStart"/>
      <w:r w:rsidRPr="002E2661">
        <w:rPr>
          <w:i/>
        </w:rPr>
        <w:t>adcData</w:t>
      </w:r>
      <w:proofErr w:type="spellEnd"/>
      <w:r w:rsidRPr="002E2661">
        <w:t xml:space="preserve"> могут находиться один или два отсчёта по каждому из каналов.</w:t>
      </w:r>
    </w:p>
    <w:p w14:paraId="6F56B371" w14:textId="20166181" w:rsidR="00251773" w:rsidRPr="002E2661" w:rsidRDefault="00251773" w:rsidP="00CC5C6D">
      <w:pPr>
        <w:pStyle w:val="a4"/>
        <w:spacing w:after="240"/>
      </w:pPr>
      <w:r w:rsidRPr="002E2661">
        <w:t>Структурная схема обработки сигналов (измерительных каналов) показана на рисунке </w:t>
      </w:r>
      <w:r w:rsidR="0019465E" w:rsidRPr="002E2661">
        <w:fldChar w:fldCharType="begin"/>
      </w:r>
      <w:r w:rsidRPr="002E2661">
        <w:instrText xml:space="preserve"> REF _Ref174269 \h </w:instrText>
      </w:r>
      <w:r w:rsidR="0019465E" w:rsidRPr="002E2661">
        <w:fldChar w:fldCharType="separate"/>
      </w:r>
      <w:r w:rsidR="001432BC">
        <w:rPr>
          <w:noProof/>
        </w:rPr>
        <w:t>7</w:t>
      </w:r>
      <w:r w:rsidR="0019465E" w:rsidRPr="002E2661">
        <w:fldChar w:fldCharType="end"/>
      </w:r>
      <w:r w:rsidRPr="002E2661">
        <w:t>.</w:t>
      </w:r>
    </w:p>
    <w:p w14:paraId="6C2EDF53" w14:textId="77777777" w:rsidR="00251773" w:rsidRPr="002E2661" w:rsidRDefault="00DA7065" w:rsidP="00251773">
      <w:pPr>
        <w:pStyle w:val="afff6"/>
      </w:pPr>
      <w:r w:rsidRPr="002E2661">
        <w:object w:dxaOrig="9315" w:dyaOrig="3735" w14:anchorId="43D49D01">
          <v:shape id="_x0000_i1032" type="#_x0000_t75" style="width:409.45pt;height:166.55pt" o:ole="">
            <v:imagedata r:id="rId43" o:title=""/>
          </v:shape>
          <o:OLEObject Type="Embed" ProgID="Visio.Drawing.15" ShapeID="_x0000_i1032" DrawAspect="Content" ObjectID="_1667114045" r:id="rId44"/>
        </w:object>
      </w:r>
    </w:p>
    <w:p w14:paraId="5D3A54EF" w14:textId="4F6EC7DE" w:rsidR="00984820" w:rsidRPr="002E2661" w:rsidRDefault="00251773"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00" w:name="_Ref174269"/>
      <w:r w:rsidR="001432BC">
        <w:rPr>
          <w:noProof/>
        </w:rPr>
        <w:t>7</w:t>
      </w:r>
      <w:bookmarkEnd w:id="100"/>
      <w:r w:rsidR="0019465E" w:rsidRPr="002E2661">
        <w:rPr>
          <w:noProof/>
        </w:rPr>
        <w:fldChar w:fldCharType="end"/>
      </w:r>
      <w:r w:rsidRPr="002E2661">
        <w:t xml:space="preserve"> – Структурная схема обработки сигналов (измерительных каналов)</w:t>
      </w:r>
    </w:p>
    <w:p w14:paraId="21D93050" w14:textId="77777777" w:rsidR="00251773" w:rsidRPr="002E2661" w:rsidRDefault="00251773" w:rsidP="00255BE2">
      <w:pPr>
        <w:pStyle w:val="a4"/>
        <w:spacing w:before="360"/>
      </w:pPr>
      <w:r w:rsidRPr="002E2661">
        <w:t xml:space="preserve">Путь, который проходит отсчёт входного сигнала от буфера выборки АЦП </w:t>
      </w:r>
      <w:r w:rsidRPr="002E2661">
        <w:rPr>
          <w:iCs/>
        </w:rPr>
        <w:t>ADCBUF0-ADCBUF</w:t>
      </w:r>
      <w:r w:rsidR="00452652" w:rsidRPr="002E2661">
        <w:rPr>
          <w:iCs/>
        </w:rPr>
        <w:t>11</w:t>
      </w:r>
      <w:r w:rsidRPr="002E2661">
        <w:t xml:space="preserve"> до выхода </w:t>
      </w:r>
      <w:proofErr w:type="spellStart"/>
      <w:r w:rsidRPr="002E2661">
        <w:t>AnalogMeasurement</w:t>
      </w:r>
      <w:proofErr w:type="spellEnd"/>
      <w:r w:rsidRPr="002E2661">
        <w:t>, будем называть измерительным каналом.</w:t>
      </w:r>
    </w:p>
    <w:p w14:paraId="241F3E96" w14:textId="77777777" w:rsidR="00251773" w:rsidRPr="002E2661" w:rsidRDefault="00251773" w:rsidP="00251773">
      <w:pPr>
        <w:pStyle w:val="a4"/>
      </w:pPr>
      <w:r w:rsidRPr="002E2661">
        <w:t xml:space="preserve">Обработку отсчётов выполняет функция </w:t>
      </w:r>
      <w:proofErr w:type="spellStart"/>
      <w:r w:rsidRPr="002E2661">
        <w:rPr>
          <w:b/>
          <w:i/>
        </w:rPr>
        <w:t>AnalogInput_</w:t>
      </w:r>
      <w:proofErr w:type="gramStart"/>
      <w:r w:rsidRPr="002E2661">
        <w:rPr>
          <w:b/>
          <w:i/>
        </w:rPr>
        <w:t>run</w:t>
      </w:r>
      <w:proofErr w:type="spellEnd"/>
      <w:r w:rsidRPr="002E2661">
        <w:rPr>
          <w:b/>
          <w:i/>
        </w:rPr>
        <w:t>(</w:t>
      </w:r>
      <w:proofErr w:type="gramEnd"/>
      <w:r w:rsidRPr="002E2661">
        <w:rPr>
          <w:b/>
          <w:i/>
        </w:rPr>
        <w:t>)</w:t>
      </w:r>
      <w:r w:rsidRPr="002E2661">
        <w:t xml:space="preserve">. Она обрабатывает данные, накопленные в буфере </w:t>
      </w:r>
      <w:proofErr w:type="spellStart"/>
      <w:r w:rsidRPr="002E2661">
        <w:rPr>
          <w:i/>
        </w:rPr>
        <w:t>adcData</w:t>
      </w:r>
      <w:proofErr w:type="spellEnd"/>
      <w:r w:rsidRPr="002E2661">
        <w:t xml:space="preserve">. На этапе проектирования, в зависимости от особенностей входного сигнала для каждого из каналов, задан тип </w:t>
      </w:r>
      <w:r w:rsidR="00ED1D56" w:rsidRPr="002E2661">
        <w:t>входного сигнала</w:t>
      </w:r>
      <w:r w:rsidRPr="002E2661">
        <w:t xml:space="preserve">. Возможные типы сигналов перечислены в структуре </w:t>
      </w:r>
      <w:proofErr w:type="spellStart"/>
      <w:r w:rsidRPr="002E2661">
        <w:rPr>
          <w:i/>
        </w:rPr>
        <w:t>AnalogInputScript</w:t>
      </w:r>
      <w:proofErr w:type="spellEnd"/>
      <w:r w:rsidRPr="002E2661">
        <w:t xml:space="preserve"> (</w:t>
      </w:r>
      <w:r w:rsidR="002F1915" w:rsidRPr="002E2661">
        <w:t>компонент</w:t>
      </w:r>
      <w:r w:rsidRPr="002E2661">
        <w:t xml:space="preserve"> </w:t>
      </w:r>
      <w:proofErr w:type="spellStart"/>
      <w:r w:rsidRPr="002E2661">
        <w:rPr>
          <w:rStyle w:val="affffff7"/>
        </w:rPr>
        <w:t>AnalogInput</w:t>
      </w:r>
      <w:proofErr w:type="spellEnd"/>
      <w:r w:rsidRPr="002E2661">
        <w:t>).</w:t>
      </w:r>
    </w:p>
    <w:p w14:paraId="5DB0CBF2" w14:textId="77777777" w:rsidR="00251773" w:rsidRPr="002E2661" w:rsidRDefault="00251773" w:rsidP="00251773">
      <w:pPr>
        <w:pStyle w:val="affffa"/>
      </w:pPr>
      <w:r w:rsidRPr="002E2661">
        <w:t>Типы сигналов могут быть:</w:t>
      </w:r>
    </w:p>
    <w:p w14:paraId="628CD961" w14:textId="77777777" w:rsidR="00251773" w:rsidRPr="002E2661" w:rsidRDefault="00251773" w:rsidP="00AC62D1">
      <w:pPr>
        <w:pStyle w:val="a"/>
        <w:ind w:left="0" w:firstLine="709"/>
        <w:rPr>
          <w:lang w:val="ru-RU"/>
        </w:rPr>
      </w:pPr>
      <w:proofErr w:type="spellStart"/>
      <w:r w:rsidRPr="002E2661">
        <w:rPr>
          <w:i/>
          <w:lang w:val="ru-RU"/>
        </w:rPr>
        <w:t>eAinScriptNone</w:t>
      </w:r>
      <w:proofErr w:type="spellEnd"/>
      <w:r w:rsidRPr="002E2661">
        <w:rPr>
          <w:lang w:val="ru-RU"/>
        </w:rPr>
        <w:t xml:space="preserve"> − обработка сигнала не выполняется;</w:t>
      </w:r>
    </w:p>
    <w:p w14:paraId="507C4F9B" w14:textId="0103030A" w:rsidR="00251773" w:rsidRPr="002E2661" w:rsidRDefault="00797D29" w:rsidP="00AC62D1">
      <w:pPr>
        <w:pStyle w:val="a"/>
        <w:ind w:left="0" w:firstLine="709"/>
        <w:rPr>
          <w:lang w:val="ru-RU"/>
        </w:rPr>
      </w:pPr>
      <w:proofErr w:type="spellStart"/>
      <w:r w:rsidRPr="002E2661">
        <w:rPr>
          <w:i/>
          <w:lang w:val="ru-RU"/>
        </w:rPr>
        <w:t>eAinScriptAC</w:t>
      </w:r>
      <w:proofErr w:type="spellEnd"/>
      <w:r w:rsidR="002F147C" w:rsidRPr="002E2661">
        <w:rPr>
          <w:i/>
          <w:lang w:val="ru-RU"/>
        </w:rPr>
        <w:t> </w:t>
      </w:r>
      <w:r w:rsidR="00251773" w:rsidRPr="002E2661">
        <w:rPr>
          <w:lang w:val="ru-RU"/>
        </w:rPr>
        <w:t xml:space="preserve">− </w:t>
      </w:r>
      <w:r w:rsidRPr="002E2661">
        <w:rPr>
          <w:lang w:val="ru-RU"/>
        </w:rPr>
        <w:t xml:space="preserve">переменный </w:t>
      </w:r>
      <w:r w:rsidR="00251773" w:rsidRPr="002E2661">
        <w:rPr>
          <w:lang w:val="ru-RU"/>
        </w:rPr>
        <w:t>сигнал;</w:t>
      </w:r>
    </w:p>
    <w:p w14:paraId="4C06C054" w14:textId="48221879" w:rsidR="00251773" w:rsidRPr="002E2661" w:rsidRDefault="00251773" w:rsidP="00AC62D1">
      <w:pPr>
        <w:pStyle w:val="a"/>
        <w:ind w:left="0" w:firstLine="709"/>
        <w:rPr>
          <w:lang w:val="ru-RU"/>
        </w:rPr>
      </w:pPr>
      <w:proofErr w:type="spellStart"/>
      <w:r w:rsidRPr="002E2661">
        <w:rPr>
          <w:i/>
          <w:lang w:val="ru-RU"/>
        </w:rPr>
        <w:t>eAinScript</w:t>
      </w:r>
      <w:r w:rsidR="00797D29" w:rsidRPr="002E2661">
        <w:rPr>
          <w:i/>
          <w:lang w:val="ru-RU"/>
        </w:rPr>
        <w:t>DC</w:t>
      </w:r>
      <w:proofErr w:type="spellEnd"/>
      <w:r w:rsidRPr="002E2661">
        <w:rPr>
          <w:lang w:val="ru-RU"/>
        </w:rPr>
        <w:t xml:space="preserve"> − постоянный сигнал;</w:t>
      </w:r>
    </w:p>
    <w:p w14:paraId="3A0D3A3F" w14:textId="4BB254A9" w:rsidR="00251773" w:rsidRPr="002E2661" w:rsidRDefault="002F147C" w:rsidP="00AC62D1">
      <w:pPr>
        <w:pStyle w:val="a"/>
        <w:tabs>
          <w:tab w:val="clear" w:pos="993"/>
        </w:tabs>
        <w:ind w:left="0" w:firstLine="709"/>
        <w:rPr>
          <w:lang w:val="ru-RU"/>
        </w:rPr>
      </w:pPr>
      <w:r w:rsidRPr="002E2661">
        <w:rPr>
          <w:i/>
          <w:lang w:val="ru-RU"/>
        </w:rPr>
        <w:t> </w:t>
      </w:r>
      <w:proofErr w:type="spellStart"/>
      <w:r w:rsidR="00251773" w:rsidRPr="002E2661">
        <w:rPr>
          <w:i/>
          <w:lang w:val="ru-RU"/>
        </w:rPr>
        <w:t>eAinScriptError</w:t>
      </w:r>
      <w:proofErr w:type="spellEnd"/>
      <w:r w:rsidR="00251773" w:rsidRPr="002E2661">
        <w:rPr>
          <w:lang w:val="ru-RU"/>
        </w:rPr>
        <w:t xml:space="preserve"> – неинициализированное значение (при попытке обработки сигнала с этим значение прибор переходит в ЗС).</w:t>
      </w:r>
    </w:p>
    <w:p w14:paraId="288053A9" w14:textId="77777777" w:rsidR="00251773" w:rsidRPr="002E2661" w:rsidRDefault="00251773" w:rsidP="00251773">
      <w:pPr>
        <w:pStyle w:val="a4"/>
      </w:pPr>
      <w:r w:rsidRPr="002E2661">
        <w:t xml:space="preserve">На выходе функции </w:t>
      </w:r>
      <w:proofErr w:type="spellStart"/>
      <w:r w:rsidRPr="002E2661">
        <w:rPr>
          <w:b/>
          <w:i/>
        </w:rPr>
        <w:t>AnalogInput_</w:t>
      </w:r>
      <w:proofErr w:type="gramStart"/>
      <w:r w:rsidRPr="002E2661">
        <w:rPr>
          <w:b/>
          <w:i/>
        </w:rPr>
        <w:t>run</w:t>
      </w:r>
      <w:proofErr w:type="spellEnd"/>
      <w:r w:rsidRPr="002E2661">
        <w:rPr>
          <w:b/>
          <w:i/>
        </w:rPr>
        <w:t>(</w:t>
      </w:r>
      <w:proofErr w:type="gramEnd"/>
      <w:r w:rsidRPr="002E2661">
        <w:rPr>
          <w:b/>
          <w:i/>
        </w:rPr>
        <w:t>)</w:t>
      </w:r>
      <w:r w:rsidRPr="002E2661">
        <w:t xml:space="preserve"> формируются отсчёты, обработанные по установленному алгоритму</w:t>
      </w:r>
      <w:r w:rsidR="00ED1D56" w:rsidRPr="002E2661">
        <w:t xml:space="preserve"> согласно тип</w:t>
      </w:r>
      <w:r w:rsidR="00322D28" w:rsidRPr="002E2661">
        <w:t>у</w:t>
      </w:r>
      <w:r w:rsidR="00ED1D56" w:rsidRPr="002E2661">
        <w:t xml:space="preserve"> входного сигнала</w:t>
      </w:r>
      <w:r w:rsidRPr="002E2661">
        <w:t>.</w:t>
      </w:r>
    </w:p>
    <w:p w14:paraId="5E164CE4" w14:textId="77777777" w:rsidR="00251773" w:rsidRPr="002E2661" w:rsidRDefault="00251773" w:rsidP="00251773">
      <w:pPr>
        <w:pStyle w:val="a4"/>
      </w:pPr>
      <w:r w:rsidRPr="002E2661">
        <w:t xml:space="preserve">Если тип обработки определён как </w:t>
      </w:r>
      <w:proofErr w:type="spellStart"/>
      <w:r w:rsidRPr="002E2661">
        <w:rPr>
          <w:i/>
        </w:rPr>
        <w:t>eAinScriptNone</w:t>
      </w:r>
      <w:proofErr w:type="spellEnd"/>
      <w:r w:rsidRPr="002E2661">
        <w:t xml:space="preserve">, то обработка сигнала </w:t>
      </w:r>
      <w:r w:rsidR="00ED1D56" w:rsidRPr="002E2661">
        <w:t>не выполняется,</w:t>
      </w:r>
      <w:r w:rsidRPr="002E2661">
        <w:t xml:space="preserve"> и функция выдаёт данные, которые были считаны с АЦП.</w:t>
      </w:r>
    </w:p>
    <w:p w14:paraId="1890A025" w14:textId="67983D8C" w:rsidR="00251773" w:rsidRPr="002E2661" w:rsidRDefault="00251773" w:rsidP="00251773">
      <w:pPr>
        <w:pStyle w:val="affffa"/>
      </w:pPr>
      <w:r w:rsidRPr="002E2661">
        <w:lastRenderedPageBreak/>
        <w:t xml:space="preserve">Если тип обработки определён как </w:t>
      </w:r>
      <w:proofErr w:type="spellStart"/>
      <w:r w:rsidRPr="002E2661">
        <w:rPr>
          <w:i/>
        </w:rPr>
        <w:t>eAinScript</w:t>
      </w:r>
      <w:r w:rsidR="00797D29" w:rsidRPr="002E2661">
        <w:rPr>
          <w:i/>
        </w:rPr>
        <w:t>AC</w:t>
      </w:r>
      <w:proofErr w:type="spellEnd"/>
      <w:r w:rsidRPr="002E2661">
        <w:t>, то для входного сигнала выполняется следующая обработка:</w:t>
      </w:r>
    </w:p>
    <w:p w14:paraId="7F5C72B2" w14:textId="77777777" w:rsidR="00251773" w:rsidRPr="002E2661" w:rsidRDefault="00251773" w:rsidP="00963E4B">
      <w:pPr>
        <w:pStyle w:val="a"/>
        <w:tabs>
          <w:tab w:val="clear" w:pos="993"/>
          <w:tab w:val="left" w:pos="1134"/>
        </w:tabs>
        <w:ind w:left="0" w:firstLine="851"/>
        <w:rPr>
          <w:lang w:val="ru-RU"/>
        </w:rPr>
      </w:pPr>
      <w:r w:rsidRPr="002E2661">
        <w:rPr>
          <w:lang w:val="ru-RU"/>
        </w:rPr>
        <w:t>устранение смещения нуля сигнала;</w:t>
      </w:r>
    </w:p>
    <w:p w14:paraId="18A90CE7" w14:textId="77777777" w:rsidR="00251773" w:rsidRPr="002E2661" w:rsidRDefault="00251773" w:rsidP="00963E4B">
      <w:pPr>
        <w:pStyle w:val="a"/>
        <w:tabs>
          <w:tab w:val="clear" w:pos="993"/>
          <w:tab w:val="left" w:pos="1134"/>
        </w:tabs>
        <w:ind w:left="0" w:firstLine="851"/>
        <w:rPr>
          <w:lang w:val="ru-RU"/>
        </w:rPr>
      </w:pPr>
      <w:r w:rsidRPr="002E2661">
        <w:rPr>
          <w:lang w:val="ru-RU"/>
        </w:rPr>
        <w:t>фильтрация сигнала при помощи цифрового фильтра (опционально);</w:t>
      </w:r>
    </w:p>
    <w:p w14:paraId="2860C5AC" w14:textId="77777777" w:rsidR="00251773" w:rsidRPr="002E2661" w:rsidRDefault="00251773" w:rsidP="00963E4B">
      <w:pPr>
        <w:pStyle w:val="a"/>
        <w:tabs>
          <w:tab w:val="clear" w:pos="993"/>
          <w:tab w:val="left" w:pos="1134"/>
        </w:tabs>
        <w:ind w:left="0" w:firstLine="851"/>
        <w:rPr>
          <w:lang w:val="ru-RU"/>
        </w:rPr>
      </w:pPr>
      <w:r w:rsidRPr="002E2661">
        <w:rPr>
          <w:lang w:val="ru-RU"/>
        </w:rPr>
        <w:t>вычисление СКЗ;</w:t>
      </w:r>
    </w:p>
    <w:p w14:paraId="238C2377" w14:textId="77777777" w:rsidR="00251773" w:rsidRPr="002E2661" w:rsidRDefault="00251773" w:rsidP="00963E4B">
      <w:pPr>
        <w:pStyle w:val="a"/>
        <w:tabs>
          <w:tab w:val="clear" w:pos="993"/>
          <w:tab w:val="left" w:pos="1134"/>
        </w:tabs>
        <w:ind w:left="0" w:firstLine="851"/>
        <w:rPr>
          <w:lang w:val="ru-RU"/>
        </w:rPr>
      </w:pPr>
      <w:r w:rsidRPr="002E2661">
        <w:rPr>
          <w:lang w:val="ru-RU"/>
        </w:rPr>
        <w:t>вычисление среднего значения сигнала.</w:t>
      </w:r>
    </w:p>
    <w:p w14:paraId="523946C0" w14:textId="08051410" w:rsidR="00251773" w:rsidRPr="002E2661" w:rsidRDefault="00251773" w:rsidP="00251773">
      <w:pPr>
        <w:pStyle w:val="affffa"/>
      </w:pPr>
      <w:r w:rsidRPr="002E2661">
        <w:t xml:space="preserve">Если тип обработки определён как </w:t>
      </w:r>
      <w:proofErr w:type="spellStart"/>
      <w:r w:rsidR="00797D29" w:rsidRPr="002E2661">
        <w:rPr>
          <w:i/>
        </w:rPr>
        <w:t>eAinScriptDC</w:t>
      </w:r>
      <w:proofErr w:type="spellEnd"/>
      <w:r w:rsidRPr="002E2661">
        <w:t>, то для входного сигнала выполняется следующая обработка:</w:t>
      </w:r>
    </w:p>
    <w:p w14:paraId="7A5C0844" w14:textId="77777777" w:rsidR="00251773" w:rsidRPr="002E2661" w:rsidRDefault="00251773" w:rsidP="0097491B">
      <w:pPr>
        <w:pStyle w:val="a"/>
        <w:ind w:left="0" w:firstLine="709"/>
        <w:rPr>
          <w:lang w:val="ru-RU"/>
        </w:rPr>
      </w:pPr>
      <w:r w:rsidRPr="002E2661">
        <w:rPr>
          <w:lang w:val="ru-RU"/>
        </w:rPr>
        <w:t>вычисление СКЗ;</w:t>
      </w:r>
    </w:p>
    <w:p w14:paraId="37B614B6" w14:textId="77777777" w:rsidR="00251773" w:rsidRPr="002E2661" w:rsidRDefault="00251773" w:rsidP="0097491B">
      <w:pPr>
        <w:pStyle w:val="a"/>
        <w:ind w:left="0" w:firstLine="709"/>
        <w:rPr>
          <w:lang w:val="ru-RU"/>
        </w:rPr>
      </w:pPr>
      <w:r w:rsidRPr="002E2661">
        <w:rPr>
          <w:lang w:val="ru-RU"/>
        </w:rPr>
        <w:t>вычисление среднего значения сигнала.</w:t>
      </w:r>
    </w:p>
    <w:p w14:paraId="5F455545" w14:textId="77777777" w:rsidR="00251773" w:rsidRPr="002E2661" w:rsidRDefault="00251773" w:rsidP="00251773">
      <w:pPr>
        <w:pStyle w:val="a4"/>
      </w:pPr>
      <w:r w:rsidRPr="002E2661">
        <w:t xml:space="preserve">Тип обработки сигнала для каждого канала задаётся функцией </w:t>
      </w:r>
      <w:proofErr w:type="spellStart"/>
      <w:r w:rsidRPr="002E2661">
        <w:rPr>
          <w:b/>
          <w:i/>
        </w:rPr>
        <w:t>AnalogInput_</w:t>
      </w:r>
      <w:proofErr w:type="gramStart"/>
      <w:r w:rsidRPr="002E2661">
        <w:rPr>
          <w:b/>
          <w:i/>
        </w:rPr>
        <w:t>setChannelSettings</w:t>
      </w:r>
      <w:proofErr w:type="spellEnd"/>
      <w:r w:rsidRPr="002E2661">
        <w:rPr>
          <w:b/>
          <w:i/>
        </w:rPr>
        <w:t>(</w:t>
      </w:r>
      <w:proofErr w:type="gramEnd"/>
      <w:r w:rsidRPr="002E2661">
        <w:rPr>
          <w:b/>
          <w:i/>
        </w:rPr>
        <w:t>)</w:t>
      </w:r>
      <w:r w:rsidRPr="002E2661">
        <w:t xml:space="preserve"> перед работой модуля. Тип обработки передаётся в качестве параметра </w:t>
      </w:r>
      <w:proofErr w:type="spellStart"/>
      <w:r w:rsidRPr="002E2661">
        <w:rPr>
          <w:i/>
        </w:rPr>
        <w:t>AnalogInputScript</w:t>
      </w:r>
      <w:proofErr w:type="spellEnd"/>
      <w:r w:rsidRPr="002E2661">
        <w:t>.</w:t>
      </w:r>
    </w:p>
    <w:p w14:paraId="01E51907" w14:textId="77777777" w:rsidR="00251773" w:rsidRPr="002E2661" w:rsidRDefault="00251773" w:rsidP="00251773">
      <w:pPr>
        <w:pStyle w:val="a4"/>
      </w:pPr>
      <w:proofErr w:type="spellStart"/>
      <w:r w:rsidRPr="002E2661">
        <w:rPr>
          <w:b/>
          <w:i/>
        </w:rPr>
        <w:t>AnalogInput_</w:t>
      </w:r>
      <w:proofErr w:type="gramStart"/>
      <w:r w:rsidRPr="002E2661">
        <w:rPr>
          <w:b/>
          <w:i/>
        </w:rPr>
        <w:t>getData</w:t>
      </w:r>
      <w:proofErr w:type="spellEnd"/>
      <w:r w:rsidRPr="002E2661">
        <w:rPr>
          <w:b/>
          <w:i/>
        </w:rPr>
        <w:t>(</w:t>
      </w:r>
      <w:proofErr w:type="gramEnd"/>
      <w:r w:rsidRPr="002E2661">
        <w:rPr>
          <w:b/>
          <w:i/>
        </w:rPr>
        <w:t>)</w:t>
      </w:r>
      <w:r w:rsidRPr="002E2661">
        <w:t xml:space="preserve"> – функция для чтения обработанного значения данных в соответствующем канале измерения.</w:t>
      </w:r>
    </w:p>
    <w:p w14:paraId="4CFDD6AB" w14:textId="77777777" w:rsidR="00251773" w:rsidRPr="002E2661" w:rsidRDefault="00251773" w:rsidP="00251773">
      <w:pPr>
        <w:pStyle w:val="affffa"/>
      </w:pPr>
      <w:r w:rsidRPr="002E2661">
        <w:t xml:space="preserve">Инициализация измерительного канала выполняется функцией </w:t>
      </w:r>
      <w:proofErr w:type="spellStart"/>
      <w:r w:rsidRPr="002E2661">
        <w:rPr>
          <w:b/>
          <w:i/>
        </w:rPr>
        <w:t>AnalogInput_</w:t>
      </w:r>
      <w:proofErr w:type="gramStart"/>
      <w:r w:rsidRPr="002E2661">
        <w:rPr>
          <w:b/>
          <w:i/>
        </w:rPr>
        <w:t>setChannelSettings</w:t>
      </w:r>
      <w:proofErr w:type="spellEnd"/>
      <w:r w:rsidRPr="002E2661">
        <w:rPr>
          <w:b/>
          <w:i/>
        </w:rPr>
        <w:t>(</w:t>
      </w:r>
      <w:proofErr w:type="gramEnd"/>
      <w:r w:rsidRPr="002E2661">
        <w:rPr>
          <w:b/>
          <w:i/>
        </w:rPr>
        <w:t>)</w:t>
      </w:r>
      <w:r w:rsidRPr="002E2661">
        <w:rPr>
          <w:i/>
        </w:rPr>
        <w:t xml:space="preserve">. </w:t>
      </w:r>
      <w:r w:rsidRPr="002E2661">
        <w:t>В качестве параметра передаются следующие параметры:</w:t>
      </w:r>
    </w:p>
    <w:p w14:paraId="41212FA5" w14:textId="77777777" w:rsidR="00251773" w:rsidRPr="002E2661" w:rsidRDefault="00251773" w:rsidP="001D191A">
      <w:pPr>
        <w:pStyle w:val="a"/>
        <w:tabs>
          <w:tab w:val="clear" w:pos="993"/>
          <w:tab w:val="left" w:pos="1134"/>
        </w:tabs>
        <w:ind w:left="0" w:firstLine="709"/>
        <w:rPr>
          <w:lang w:val="ru-RU"/>
        </w:rPr>
      </w:pPr>
      <w:proofErr w:type="spellStart"/>
      <w:r w:rsidRPr="002E2661">
        <w:rPr>
          <w:i/>
          <w:lang w:val="ru-RU"/>
        </w:rPr>
        <w:t>channel</w:t>
      </w:r>
      <w:proofErr w:type="spellEnd"/>
      <w:r w:rsidRPr="002E2661">
        <w:rPr>
          <w:lang w:val="ru-RU"/>
        </w:rPr>
        <w:t xml:space="preserve"> – номер инициализируемого канала;</w:t>
      </w:r>
    </w:p>
    <w:p w14:paraId="312DAF66" w14:textId="77777777" w:rsidR="00251773" w:rsidRPr="002E2661" w:rsidRDefault="00251773" w:rsidP="001D191A">
      <w:pPr>
        <w:pStyle w:val="a"/>
        <w:tabs>
          <w:tab w:val="clear" w:pos="993"/>
          <w:tab w:val="left" w:pos="1134"/>
        </w:tabs>
        <w:ind w:left="0" w:firstLine="709"/>
        <w:rPr>
          <w:lang w:val="ru-RU"/>
        </w:rPr>
      </w:pPr>
      <w:proofErr w:type="spellStart"/>
      <w:r w:rsidRPr="002E2661">
        <w:rPr>
          <w:i/>
          <w:lang w:val="ru-RU"/>
        </w:rPr>
        <w:t>filterId</w:t>
      </w:r>
      <w:proofErr w:type="spellEnd"/>
      <w:r w:rsidRPr="002E2661">
        <w:rPr>
          <w:lang w:val="ru-RU"/>
        </w:rPr>
        <w:t xml:space="preserve"> – идентификатор цифрового фильтра;</w:t>
      </w:r>
    </w:p>
    <w:p w14:paraId="40AEA975" w14:textId="0955B82B" w:rsidR="00251773" w:rsidRPr="002E2661" w:rsidRDefault="00251773" w:rsidP="001D191A">
      <w:pPr>
        <w:pStyle w:val="a"/>
        <w:tabs>
          <w:tab w:val="clear" w:pos="993"/>
          <w:tab w:val="left" w:pos="1134"/>
        </w:tabs>
        <w:ind w:left="0" w:firstLine="709"/>
        <w:rPr>
          <w:lang w:val="ru-RU"/>
        </w:rPr>
      </w:pPr>
      <w:proofErr w:type="spellStart"/>
      <w:r w:rsidRPr="002E2661">
        <w:rPr>
          <w:i/>
          <w:lang w:val="ru-RU"/>
        </w:rPr>
        <w:t>script</w:t>
      </w:r>
      <w:proofErr w:type="spellEnd"/>
      <w:r w:rsidRPr="002E2661">
        <w:rPr>
          <w:lang w:val="ru-RU"/>
        </w:rPr>
        <w:t xml:space="preserve"> – тип обработки сигнала в инициализируемом канале (</w:t>
      </w:r>
      <w:proofErr w:type="spellStart"/>
      <w:r w:rsidRPr="002E2661">
        <w:rPr>
          <w:i/>
          <w:lang w:val="ru-RU"/>
        </w:rPr>
        <w:t>eAinScriptNone</w:t>
      </w:r>
      <w:proofErr w:type="spellEnd"/>
      <w:r w:rsidRPr="002E2661">
        <w:rPr>
          <w:i/>
          <w:lang w:val="ru-RU"/>
        </w:rPr>
        <w:t xml:space="preserve">, </w:t>
      </w:r>
      <w:proofErr w:type="spellStart"/>
      <w:r w:rsidR="00797D29" w:rsidRPr="002E2661">
        <w:rPr>
          <w:i/>
          <w:lang w:val="ru-RU"/>
        </w:rPr>
        <w:t>eAinScriptAC</w:t>
      </w:r>
      <w:proofErr w:type="spellEnd"/>
      <w:r w:rsidR="00797D29" w:rsidRPr="002E2661">
        <w:rPr>
          <w:i/>
          <w:lang w:val="ru-RU"/>
        </w:rPr>
        <w:t xml:space="preserve"> </w:t>
      </w:r>
      <w:r w:rsidRPr="002E2661">
        <w:rPr>
          <w:lang w:val="ru-RU"/>
        </w:rPr>
        <w:t>или</w:t>
      </w:r>
      <w:r w:rsidRPr="002E2661">
        <w:rPr>
          <w:i/>
          <w:lang w:val="ru-RU"/>
        </w:rPr>
        <w:t xml:space="preserve"> </w:t>
      </w:r>
      <w:proofErr w:type="spellStart"/>
      <w:r w:rsidRPr="002E2661">
        <w:rPr>
          <w:i/>
          <w:lang w:val="ru-RU"/>
        </w:rPr>
        <w:t>eAinScript</w:t>
      </w:r>
      <w:r w:rsidR="00797D29" w:rsidRPr="002E2661">
        <w:rPr>
          <w:i/>
          <w:lang w:val="ru-RU"/>
        </w:rPr>
        <w:t>DC</w:t>
      </w:r>
      <w:proofErr w:type="spellEnd"/>
      <w:r w:rsidRPr="002E2661">
        <w:rPr>
          <w:lang w:val="ru-RU"/>
        </w:rPr>
        <w:t>);</w:t>
      </w:r>
    </w:p>
    <w:p w14:paraId="07A7B956" w14:textId="77777777" w:rsidR="00251773" w:rsidRPr="002E2661" w:rsidRDefault="00F13D10" w:rsidP="001D191A">
      <w:pPr>
        <w:pStyle w:val="a"/>
        <w:tabs>
          <w:tab w:val="clear" w:pos="993"/>
          <w:tab w:val="left" w:pos="1134"/>
        </w:tabs>
        <w:ind w:left="0" w:firstLine="709"/>
        <w:rPr>
          <w:lang w:val="ru-RU"/>
        </w:rPr>
      </w:pPr>
      <w:proofErr w:type="spellStart"/>
      <w:r w:rsidRPr="002E2661">
        <w:rPr>
          <w:i/>
          <w:lang w:val="ru-RU"/>
        </w:rPr>
        <w:t>bias</w:t>
      </w:r>
      <w:proofErr w:type="spellEnd"/>
      <w:r w:rsidR="00251773" w:rsidRPr="002E2661">
        <w:rPr>
          <w:lang w:val="ru-RU"/>
        </w:rPr>
        <w:t xml:space="preserve"> – смещение нуля, если тип обработки задан как </w:t>
      </w:r>
      <w:proofErr w:type="spellStart"/>
      <w:r w:rsidR="00251773" w:rsidRPr="002E2661">
        <w:rPr>
          <w:i/>
          <w:lang w:val="ru-RU"/>
        </w:rPr>
        <w:t>eAinScriptDirect</w:t>
      </w:r>
      <w:proofErr w:type="spellEnd"/>
      <w:r w:rsidR="00251773" w:rsidRPr="002E2661">
        <w:rPr>
          <w:lang w:val="ru-RU"/>
        </w:rPr>
        <w:t xml:space="preserve"> (для других типов обработки параметр игнорируется);</w:t>
      </w:r>
    </w:p>
    <w:p w14:paraId="487DC4D3" w14:textId="77777777" w:rsidR="00F13D10" w:rsidRPr="002E2661" w:rsidRDefault="00F13D10" w:rsidP="001D191A">
      <w:pPr>
        <w:pStyle w:val="a"/>
        <w:tabs>
          <w:tab w:val="clear" w:pos="993"/>
          <w:tab w:val="left" w:pos="1134"/>
        </w:tabs>
        <w:ind w:left="0" w:firstLine="709"/>
        <w:rPr>
          <w:lang w:val="ru-RU"/>
        </w:rPr>
      </w:pPr>
      <w:proofErr w:type="spellStart"/>
      <w:r w:rsidRPr="002E2661">
        <w:rPr>
          <w:i/>
          <w:lang w:val="ru-RU"/>
        </w:rPr>
        <w:t>aws</w:t>
      </w:r>
      <w:proofErr w:type="spellEnd"/>
      <w:r w:rsidRPr="002E2661">
        <w:rPr>
          <w:i/>
          <w:lang w:val="ru-RU"/>
        </w:rPr>
        <w:t xml:space="preserve"> </w:t>
      </w:r>
      <w:r w:rsidRPr="002E2661">
        <w:rPr>
          <w:lang w:val="ru-RU"/>
        </w:rPr>
        <w:t>– размер окна усреднения сигнала.</w:t>
      </w:r>
    </w:p>
    <w:p w14:paraId="1BF4AF6B" w14:textId="049A0616" w:rsidR="00251773" w:rsidRPr="002E2661" w:rsidRDefault="00251773" w:rsidP="00871ECE">
      <w:pPr>
        <w:pStyle w:val="a4"/>
        <w:spacing w:after="240"/>
      </w:pPr>
      <w:r w:rsidRPr="002E2661">
        <w:t xml:space="preserve">В приборе используется </w:t>
      </w:r>
      <w:commentRangeStart w:id="101"/>
      <w:commentRangeStart w:id="102"/>
      <w:r w:rsidR="00F5702F">
        <w:t>двенадцать</w:t>
      </w:r>
      <w:commentRangeEnd w:id="101"/>
      <w:r w:rsidR="00F906EB">
        <w:rPr>
          <w:rStyle w:val="aff9"/>
          <w:rFonts w:eastAsia="Times New Roman"/>
          <w:noProof/>
          <w:lang w:eastAsia="ru-RU"/>
        </w:rPr>
        <w:commentReference w:id="101"/>
      </w:r>
      <w:commentRangeEnd w:id="102"/>
      <w:r w:rsidR="00F5702F">
        <w:rPr>
          <w:rStyle w:val="aff9"/>
          <w:rFonts w:eastAsia="Times New Roman"/>
          <w:noProof/>
          <w:lang w:eastAsia="ru-RU"/>
        </w:rPr>
        <w:commentReference w:id="102"/>
      </w:r>
      <w:r w:rsidRPr="002E2661">
        <w:t xml:space="preserve"> аналоговых канал</w:t>
      </w:r>
      <w:r w:rsidR="00F5702F">
        <w:t>ов</w:t>
      </w:r>
      <w:r w:rsidRPr="002E2661">
        <w:t xml:space="preserve"> измерени</w:t>
      </w:r>
      <w:r w:rsidR="00F5702F">
        <w:t>й</w:t>
      </w:r>
      <w:r w:rsidR="009D6A51" w:rsidRPr="002E2661">
        <w:t xml:space="preserve"> (см. </w:t>
      </w:r>
      <w:r w:rsidRPr="002E2661">
        <w:t>таблиц</w:t>
      </w:r>
      <w:r w:rsidR="009D6A51" w:rsidRPr="002E2661">
        <w:t>у</w:t>
      </w:r>
      <w:r w:rsidRPr="002E2661">
        <w:t> </w:t>
      </w:r>
      <w:r w:rsidR="0019465E" w:rsidRPr="002E2661">
        <w:fldChar w:fldCharType="begin"/>
      </w:r>
      <w:r w:rsidRPr="002E2661">
        <w:instrText xml:space="preserve"> REF _Ref174970 \h </w:instrText>
      </w:r>
      <w:r w:rsidR="0019465E" w:rsidRPr="002E2661">
        <w:fldChar w:fldCharType="separate"/>
      </w:r>
      <w:r w:rsidR="001432BC">
        <w:rPr>
          <w:noProof/>
        </w:rPr>
        <w:t>5</w:t>
      </w:r>
      <w:r w:rsidR="0019465E" w:rsidRPr="002E2661">
        <w:fldChar w:fldCharType="end"/>
      </w:r>
      <w:r w:rsidR="009D6A51" w:rsidRPr="002E2661">
        <w:t>)</w:t>
      </w:r>
      <w:r w:rsidRPr="002E2661">
        <w:t>.</w:t>
      </w:r>
    </w:p>
    <w:p w14:paraId="14FA4A68" w14:textId="3E31BE7C" w:rsidR="00251773" w:rsidRPr="002E2661" w:rsidRDefault="00251773" w:rsidP="00871ECE">
      <w:pPr>
        <w:pStyle w:val="afff8"/>
        <w:keepLines/>
        <w:spacing w:before="0"/>
      </w:pPr>
      <w:r w:rsidRPr="002E2661">
        <w:lastRenderedPageBreak/>
        <w:t xml:space="preserve">Таблица </w:t>
      </w:r>
      <w:r w:rsidR="0019465E" w:rsidRPr="002E2661">
        <w:rPr>
          <w:noProof/>
        </w:rPr>
        <w:fldChar w:fldCharType="begin"/>
      </w:r>
      <w:r w:rsidRPr="002E2661">
        <w:rPr>
          <w:noProof/>
        </w:rPr>
        <w:instrText xml:space="preserve"> SEQ Таблица \* ARABIC </w:instrText>
      </w:r>
      <w:r w:rsidR="0019465E" w:rsidRPr="002E2661">
        <w:rPr>
          <w:noProof/>
        </w:rPr>
        <w:fldChar w:fldCharType="separate"/>
      </w:r>
      <w:bookmarkStart w:id="103" w:name="_Ref174970"/>
      <w:r w:rsidR="001432BC">
        <w:rPr>
          <w:noProof/>
        </w:rPr>
        <w:t>5</w:t>
      </w:r>
      <w:bookmarkEnd w:id="103"/>
      <w:r w:rsidR="0019465E" w:rsidRPr="002E2661">
        <w:rPr>
          <w:noProof/>
        </w:rPr>
        <w:fldChar w:fldCharType="end"/>
      </w:r>
      <w:r w:rsidRPr="002E2661">
        <w:t xml:space="preserve"> – Назначение измерительных каналов </w:t>
      </w:r>
      <w:r w:rsidR="00984820" w:rsidRPr="002E2661">
        <w:t>прибора ОКПС-Е-К</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0"/>
        <w:gridCol w:w="1967"/>
        <w:gridCol w:w="6026"/>
      </w:tblGrid>
      <w:tr w:rsidR="00251773" w:rsidRPr="002E2661" w14:paraId="30C45F01" w14:textId="77777777" w:rsidTr="00255BE2">
        <w:trPr>
          <w:trHeight w:val="454"/>
          <w:tblHeader/>
          <w:jc w:val="center"/>
        </w:trPr>
        <w:tc>
          <w:tcPr>
            <w:tcW w:w="1500" w:type="dxa"/>
            <w:shd w:val="clear" w:color="auto" w:fill="auto"/>
            <w:vAlign w:val="center"/>
          </w:tcPr>
          <w:p w14:paraId="6105238A" w14:textId="77777777" w:rsidR="00251773" w:rsidRPr="002E2661" w:rsidRDefault="00251773" w:rsidP="00251773">
            <w:pPr>
              <w:jc w:val="center"/>
              <w:rPr>
                <w:b/>
                <w:noProof w:val="0"/>
                <w:szCs w:val="28"/>
              </w:rPr>
            </w:pPr>
            <w:r w:rsidRPr="002E2661">
              <w:rPr>
                <w:b/>
                <w:noProof w:val="0"/>
                <w:szCs w:val="28"/>
              </w:rPr>
              <w:t>Канал</w:t>
            </w:r>
          </w:p>
        </w:tc>
        <w:tc>
          <w:tcPr>
            <w:tcW w:w="1967" w:type="dxa"/>
            <w:shd w:val="clear" w:color="auto" w:fill="auto"/>
            <w:vAlign w:val="center"/>
          </w:tcPr>
          <w:p w14:paraId="1D3141F9" w14:textId="77777777" w:rsidR="00251773" w:rsidRPr="002E2661" w:rsidRDefault="00251773" w:rsidP="00251773">
            <w:pPr>
              <w:jc w:val="center"/>
              <w:rPr>
                <w:b/>
                <w:noProof w:val="0"/>
                <w:szCs w:val="28"/>
              </w:rPr>
            </w:pPr>
            <w:r w:rsidRPr="002E2661">
              <w:rPr>
                <w:b/>
                <w:noProof w:val="0"/>
                <w:szCs w:val="28"/>
              </w:rPr>
              <w:t>Название</w:t>
            </w:r>
          </w:p>
        </w:tc>
        <w:tc>
          <w:tcPr>
            <w:tcW w:w="6026" w:type="dxa"/>
            <w:shd w:val="clear" w:color="auto" w:fill="auto"/>
            <w:vAlign w:val="center"/>
          </w:tcPr>
          <w:p w14:paraId="05BCA2F6" w14:textId="77777777" w:rsidR="00251773" w:rsidRPr="002E2661" w:rsidRDefault="00251773" w:rsidP="00251773">
            <w:pPr>
              <w:jc w:val="center"/>
              <w:rPr>
                <w:b/>
                <w:noProof w:val="0"/>
                <w:szCs w:val="28"/>
              </w:rPr>
            </w:pPr>
            <w:r w:rsidRPr="002E2661">
              <w:rPr>
                <w:b/>
                <w:noProof w:val="0"/>
                <w:szCs w:val="28"/>
              </w:rPr>
              <w:t>Назначение сигнала</w:t>
            </w:r>
          </w:p>
        </w:tc>
      </w:tr>
      <w:tr w:rsidR="00251773" w:rsidRPr="002E2661" w14:paraId="676A649C" w14:textId="77777777" w:rsidTr="00255BE2">
        <w:trPr>
          <w:trHeight w:val="454"/>
          <w:tblHeader/>
          <w:jc w:val="center"/>
        </w:trPr>
        <w:tc>
          <w:tcPr>
            <w:tcW w:w="1500" w:type="dxa"/>
            <w:shd w:val="clear" w:color="auto" w:fill="auto"/>
            <w:vAlign w:val="center"/>
          </w:tcPr>
          <w:p w14:paraId="787D8692" w14:textId="77777777" w:rsidR="00251773" w:rsidRPr="002E2661" w:rsidRDefault="00251773" w:rsidP="00251773">
            <w:pPr>
              <w:spacing w:line="276" w:lineRule="auto"/>
              <w:jc w:val="center"/>
              <w:rPr>
                <w:noProof w:val="0"/>
                <w:sz w:val="24"/>
                <w:szCs w:val="24"/>
              </w:rPr>
            </w:pPr>
            <w:r w:rsidRPr="002E2661">
              <w:rPr>
                <w:noProof w:val="0"/>
                <w:sz w:val="24"/>
                <w:szCs w:val="24"/>
              </w:rPr>
              <w:t>0</w:t>
            </w:r>
          </w:p>
        </w:tc>
        <w:tc>
          <w:tcPr>
            <w:tcW w:w="1967" w:type="dxa"/>
            <w:shd w:val="clear" w:color="auto" w:fill="auto"/>
            <w:vAlign w:val="center"/>
          </w:tcPr>
          <w:p w14:paraId="02A08DBF" w14:textId="77777777" w:rsidR="00251773" w:rsidRPr="002E2661" w:rsidRDefault="00251773" w:rsidP="00251773">
            <w:pPr>
              <w:spacing w:line="276" w:lineRule="auto"/>
              <w:rPr>
                <w:i/>
                <w:noProof w:val="0"/>
                <w:sz w:val="24"/>
                <w:szCs w:val="24"/>
              </w:rPr>
            </w:pPr>
            <w:proofErr w:type="spellStart"/>
            <w:r w:rsidRPr="002E2661">
              <w:rPr>
                <w:i/>
                <w:noProof w:val="0"/>
                <w:sz w:val="24"/>
                <w:szCs w:val="24"/>
              </w:rPr>
              <w:t>eAinch</w:t>
            </w:r>
            <w:r w:rsidR="00F13D10" w:rsidRPr="002E2661">
              <w:rPr>
                <w:i/>
                <w:noProof w:val="0"/>
                <w:sz w:val="24"/>
                <w:szCs w:val="24"/>
              </w:rPr>
              <w:t>K</w:t>
            </w:r>
            <w:r w:rsidRPr="002E2661">
              <w:rPr>
                <w:i/>
                <w:noProof w:val="0"/>
                <w:sz w:val="24"/>
                <w:szCs w:val="24"/>
              </w:rPr>
              <w:t>R</w:t>
            </w:r>
            <w:r w:rsidR="00F13D10" w:rsidRPr="002E2661">
              <w:rPr>
                <w:i/>
                <w:noProof w:val="0"/>
                <w:sz w:val="24"/>
                <w:szCs w:val="24"/>
              </w:rPr>
              <w:t>EF</w:t>
            </w:r>
            <w:proofErr w:type="spellEnd"/>
          </w:p>
        </w:tc>
        <w:tc>
          <w:tcPr>
            <w:tcW w:w="6026" w:type="dxa"/>
            <w:shd w:val="clear" w:color="auto" w:fill="auto"/>
            <w:vAlign w:val="center"/>
          </w:tcPr>
          <w:p w14:paraId="646A91DB" w14:textId="77777777" w:rsidR="00251773" w:rsidRPr="002E2661" w:rsidRDefault="00251773" w:rsidP="00251773">
            <w:pPr>
              <w:spacing w:line="276" w:lineRule="auto"/>
              <w:jc w:val="both"/>
              <w:rPr>
                <w:noProof w:val="0"/>
                <w:sz w:val="24"/>
                <w:szCs w:val="24"/>
              </w:rPr>
            </w:pPr>
            <w:r w:rsidRPr="002E2661">
              <w:rPr>
                <w:noProof w:val="0"/>
                <w:sz w:val="24"/>
                <w:szCs w:val="24"/>
              </w:rPr>
              <w:t xml:space="preserve">Половина опорного напряжения АЦП смежного </w:t>
            </w:r>
            <w:r w:rsidR="00600AA8" w:rsidRPr="002E2661">
              <w:rPr>
                <w:noProof w:val="0"/>
                <w:sz w:val="24"/>
                <w:szCs w:val="24"/>
              </w:rPr>
              <w:t>МК</w:t>
            </w:r>
          </w:p>
        </w:tc>
      </w:tr>
      <w:tr w:rsidR="00251773" w:rsidRPr="002E2661" w14:paraId="5467B33D" w14:textId="77777777" w:rsidTr="00255BE2">
        <w:trPr>
          <w:trHeight w:val="454"/>
          <w:tblHeader/>
          <w:jc w:val="center"/>
        </w:trPr>
        <w:tc>
          <w:tcPr>
            <w:tcW w:w="1500" w:type="dxa"/>
            <w:shd w:val="clear" w:color="auto" w:fill="auto"/>
            <w:vAlign w:val="center"/>
          </w:tcPr>
          <w:p w14:paraId="77A2B4A5" w14:textId="77777777" w:rsidR="00251773" w:rsidRPr="002E2661" w:rsidRDefault="00251773" w:rsidP="00251773">
            <w:pPr>
              <w:spacing w:line="276" w:lineRule="auto"/>
              <w:jc w:val="center"/>
              <w:rPr>
                <w:noProof w:val="0"/>
                <w:sz w:val="24"/>
                <w:szCs w:val="24"/>
              </w:rPr>
            </w:pPr>
            <w:r w:rsidRPr="002E2661">
              <w:rPr>
                <w:noProof w:val="0"/>
                <w:sz w:val="24"/>
                <w:szCs w:val="24"/>
              </w:rPr>
              <w:t>1</w:t>
            </w:r>
          </w:p>
        </w:tc>
        <w:tc>
          <w:tcPr>
            <w:tcW w:w="1967" w:type="dxa"/>
            <w:shd w:val="clear" w:color="auto" w:fill="auto"/>
            <w:vAlign w:val="center"/>
          </w:tcPr>
          <w:p w14:paraId="37F92770" w14:textId="77777777" w:rsidR="00251773" w:rsidRPr="002E2661" w:rsidRDefault="00251773" w:rsidP="00251773">
            <w:pPr>
              <w:spacing w:line="276" w:lineRule="auto"/>
              <w:rPr>
                <w:i/>
                <w:noProof w:val="0"/>
                <w:sz w:val="24"/>
                <w:szCs w:val="24"/>
              </w:rPr>
            </w:pPr>
            <w:r w:rsidRPr="002E2661">
              <w:rPr>
                <w:i/>
                <w:noProof w:val="0"/>
                <w:sz w:val="24"/>
                <w:szCs w:val="24"/>
              </w:rPr>
              <w:t>eAinch</w:t>
            </w:r>
            <w:r w:rsidR="00C8097A" w:rsidRPr="002E2661">
              <w:rPr>
                <w:i/>
                <w:noProof w:val="0"/>
                <w:sz w:val="24"/>
                <w:szCs w:val="24"/>
              </w:rPr>
              <w:t>K</w:t>
            </w:r>
            <w:r w:rsidR="00F13D10" w:rsidRPr="002E2661">
              <w:rPr>
                <w:i/>
                <w:noProof w:val="0"/>
                <w:sz w:val="24"/>
                <w:szCs w:val="24"/>
              </w:rPr>
              <w:t>3V3</w:t>
            </w:r>
          </w:p>
        </w:tc>
        <w:tc>
          <w:tcPr>
            <w:tcW w:w="6026" w:type="dxa"/>
            <w:shd w:val="clear" w:color="auto" w:fill="auto"/>
            <w:vAlign w:val="center"/>
          </w:tcPr>
          <w:p w14:paraId="6C6AB326" w14:textId="77777777" w:rsidR="00251773" w:rsidRPr="002E2661" w:rsidRDefault="00251773" w:rsidP="00251773">
            <w:pPr>
              <w:spacing w:line="276" w:lineRule="auto"/>
              <w:jc w:val="both"/>
              <w:rPr>
                <w:noProof w:val="0"/>
                <w:sz w:val="24"/>
                <w:szCs w:val="24"/>
              </w:rPr>
            </w:pPr>
            <w:r w:rsidRPr="002E2661">
              <w:rPr>
                <w:noProof w:val="0"/>
                <w:sz w:val="24"/>
                <w:szCs w:val="24"/>
              </w:rPr>
              <w:t xml:space="preserve">Половина напряжения питания </w:t>
            </w:r>
            <w:r w:rsidR="00600AA8" w:rsidRPr="002E2661">
              <w:rPr>
                <w:noProof w:val="0"/>
                <w:sz w:val="24"/>
                <w:szCs w:val="24"/>
              </w:rPr>
              <w:t>МК</w:t>
            </w:r>
          </w:p>
        </w:tc>
      </w:tr>
      <w:tr w:rsidR="00251773" w:rsidRPr="002E2661" w14:paraId="1DEA0053" w14:textId="77777777" w:rsidTr="00255BE2">
        <w:trPr>
          <w:trHeight w:val="454"/>
          <w:tblHeader/>
          <w:jc w:val="center"/>
        </w:trPr>
        <w:tc>
          <w:tcPr>
            <w:tcW w:w="1500" w:type="dxa"/>
            <w:shd w:val="clear" w:color="auto" w:fill="auto"/>
            <w:vAlign w:val="center"/>
          </w:tcPr>
          <w:p w14:paraId="2953FD82" w14:textId="77777777" w:rsidR="00251773" w:rsidRPr="002E2661" w:rsidRDefault="00251773" w:rsidP="00251773">
            <w:pPr>
              <w:spacing w:line="276" w:lineRule="auto"/>
              <w:jc w:val="center"/>
              <w:rPr>
                <w:noProof w:val="0"/>
                <w:sz w:val="24"/>
                <w:szCs w:val="24"/>
              </w:rPr>
            </w:pPr>
            <w:r w:rsidRPr="002E2661">
              <w:rPr>
                <w:noProof w:val="0"/>
                <w:sz w:val="24"/>
                <w:szCs w:val="24"/>
              </w:rPr>
              <w:t>2</w:t>
            </w:r>
          </w:p>
        </w:tc>
        <w:tc>
          <w:tcPr>
            <w:tcW w:w="1967" w:type="dxa"/>
            <w:shd w:val="clear" w:color="auto" w:fill="auto"/>
            <w:vAlign w:val="center"/>
          </w:tcPr>
          <w:p w14:paraId="16312F9B" w14:textId="77777777" w:rsidR="00251773" w:rsidRPr="002E2661" w:rsidRDefault="00251773" w:rsidP="00251773">
            <w:pPr>
              <w:spacing w:line="276" w:lineRule="auto"/>
              <w:rPr>
                <w:i/>
                <w:noProof w:val="0"/>
                <w:sz w:val="24"/>
                <w:szCs w:val="24"/>
              </w:rPr>
            </w:pPr>
            <w:proofErr w:type="spellStart"/>
            <w:r w:rsidRPr="002E2661">
              <w:rPr>
                <w:i/>
                <w:noProof w:val="0"/>
                <w:sz w:val="24"/>
                <w:szCs w:val="24"/>
              </w:rPr>
              <w:t>eAinch</w:t>
            </w:r>
            <w:r w:rsidR="00F13D10" w:rsidRPr="002E2661">
              <w:rPr>
                <w:i/>
                <w:noProof w:val="0"/>
                <w:sz w:val="24"/>
                <w:szCs w:val="24"/>
              </w:rPr>
              <w:t>REF</w:t>
            </w:r>
            <w:proofErr w:type="spellEnd"/>
          </w:p>
        </w:tc>
        <w:tc>
          <w:tcPr>
            <w:tcW w:w="6026" w:type="dxa"/>
            <w:shd w:val="clear" w:color="auto" w:fill="auto"/>
            <w:vAlign w:val="center"/>
          </w:tcPr>
          <w:p w14:paraId="77FC1CCE" w14:textId="77777777" w:rsidR="00251773" w:rsidRPr="002E2661" w:rsidRDefault="00251773" w:rsidP="00251773">
            <w:pPr>
              <w:spacing w:line="276" w:lineRule="auto"/>
              <w:jc w:val="both"/>
              <w:rPr>
                <w:noProof w:val="0"/>
                <w:sz w:val="24"/>
                <w:szCs w:val="24"/>
              </w:rPr>
            </w:pPr>
            <w:r w:rsidRPr="002E2661">
              <w:rPr>
                <w:noProof w:val="0"/>
                <w:sz w:val="24"/>
                <w:szCs w:val="24"/>
              </w:rPr>
              <w:t>Напряжение для контроля правильности функционирования АЦП</w:t>
            </w:r>
          </w:p>
        </w:tc>
      </w:tr>
      <w:tr w:rsidR="00251773" w:rsidRPr="002E2661" w14:paraId="59400A2B" w14:textId="77777777" w:rsidTr="00255BE2">
        <w:trPr>
          <w:trHeight w:val="454"/>
          <w:tblHeader/>
          <w:jc w:val="center"/>
        </w:trPr>
        <w:tc>
          <w:tcPr>
            <w:tcW w:w="1500" w:type="dxa"/>
            <w:shd w:val="clear" w:color="auto" w:fill="auto"/>
            <w:vAlign w:val="center"/>
          </w:tcPr>
          <w:p w14:paraId="351B42CD" w14:textId="77777777" w:rsidR="00251773" w:rsidRPr="002E2661" w:rsidRDefault="00251773" w:rsidP="00251773">
            <w:pPr>
              <w:spacing w:line="276" w:lineRule="auto"/>
              <w:jc w:val="center"/>
              <w:rPr>
                <w:noProof w:val="0"/>
                <w:sz w:val="24"/>
                <w:szCs w:val="24"/>
              </w:rPr>
            </w:pPr>
            <w:r w:rsidRPr="002E2661">
              <w:rPr>
                <w:noProof w:val="0"/>
                <w:sz w:val="24"/>
                <w:szCs w:val="24"/>
              </w:rPr>
              <w:t>3</w:t>
            </w:r>
          </w:p>
        </w:tc>
        <w:tc>
          <w:tcPr>
            <w:tcW w:w="1967" w:type="dxa"/>
            <w:shd w:val="clear" w:color="auto" w:fill="auto"/>
            <w:vAlign w:val="center"/>
          </w:tcPr>
          <w:p w14:paraId="71DE735C" w14:textId="77777777" w:rsidR="00251773" w:rsidRPr="002E2661" w:rsidRDefault="00251773" w:rsidP="00251773">
            <w:pPr>
              <w:spacing w:line="276" w:lineRule="auto"/>
              <w:rPr>
                <w:i/>
                <w:noProof w:val="0"/>
                <w:sz w:val="24"/>
                <w:szCs w:val="24"/>
              </w:rPr>
            </w:pPr>
            <w:proofErr w:type="spellStart"/>
            <w:r w:rsidRPr="002E2661">
              <w:rPr>
                <w:i/>
                <w:noProof w:val="0"/>
                <w:sz w:val="24"/>
                <w:szCs w:val="24"/>
              </w:rPr>
              <w:t>eAinch</w:t>
            </w:r>
            <w:r w:rsidR="00F13D10" w:rsidRPr="002E2661">
              <w:rPr>
                <w:i/>
                <w:noProof w:val="0"/>
                <w:sz w:val="24"/>
                <w:szCs w:val="24"/>
              </w:rPr>
              <w:t>GEN</w:t>
            </w:r>
            <w:proofErr w:type="spellEnd"/>
          </w:p>
        </w:tc>
        <w:tc>
          <w:tcPr>
            <w:tcW w:w="6026" w:type="dxa"/>
            <w:shd w:val="clear" w:color="auto" w:fill="auto"/>
            <w:vAlign w:val="center"/>
          </w:tcPr>
          <w:p w14:paraId="7DFC75CC" w14:textId="6A3CE8F6" w:rsidR="00251773" w:rsidRPr="002E2661" w:rsidRDefault="00C8097A" w:rsidP="00251773">
            <w:pPr>
              <w:spacing w:line="276" w:lineRule="auto"/>
              <w:jc w:val="both"/>
              <w:rPr>
                <w:noProof w:val="0"/>
                <w:sz w:val="24"/>
                <w:szCs w:val="24"/>
              </w:rPr>
            </w:pPr>
            <w:r w:rsidRPr="002E2661">
              <w:rPr>
                <w:noProof w:val="0"/>
                <w:sz w:val="24"/>
                <w:szCs w:val="24"/>
              </w:rPr>
              <w:t>Канал контроля сигнала тестового генератора 62,5 Гц</w:t>
            </w:r>
          </w:p>
        </w:tc>
      </w:tr>
      <w:tr w:rsidR="00F13D10" w:rsidRPr="002E2661" w14:paraId="320EF032" w14:textId="77777777" w:rsidTr="00255BE2">
        <w:trPr>
          <w:trHeight w:val="454"/>
          <w:tblHeader/>
          <w:jc w:val="center"/>
        </w:trPr>
        <w:tc>
          <w:tcPr>
            <w:tcW w:w="1500" w:type="dxa"/>
            <w:shd w:val="clear" w:color="auto" w:fill="auto"/>
            <w:vAlign w:val="center"/>
          </w:tcPr>
          <w:p w14:paraId="08D30597" w14:textId="77777777" w:rsidR="00F13D10" w:rsidRPr="002E2661" w:rsidRDefault="00F13D10" w:rsidP="008E67F1">
            <w:pPr>
              <w:spacing w:line="276" w:lineRule="auto"/>
              <w:jc w:val="center"/>
              <w:rPr>
                <w:noProof w:val="0"/>
                <w:sz w:val="24"/>
                <w:szCs w:val="24"/>
              </w:rPr>
            </w:pPr>
            <w:r w:rsidRPr="002E2661">
              <w:rPr>
                <w:noProof w:val="0"/>
                <w:sz w:val="24"/>
                <w:szCs w:val="24"/>
              </w:rPr>
              <w:t>4</w:t>
            </w:r>
          </w:p>
        </w:tc>
        <w:tc>
          <w:tcPr>
            <w:tcW w:w="1967" w:type="dxa"/>
            <w:shd w:val="clear" w:color="auto" w:fill="auto"/>
            <w:vAlign w:val="center"/>
          </w:tcPr>
          <w:p w14:paraId="228A2FE6" w14:textId="77777777" w:rsidR="00F13D10" w:rsidRPr="002E2661" w:rsidRDefault="00F13D10" w:rsidP="008E67F1">
            <w:pPr>
              <w:spacing w:line="276" w:lineRule="auto"/>
              <w:rPr>
                <w:i/>
                <w:noProof w:val="0"/>
                <w:sz w:val="24"/>
                <w:szCs w:val="24"/>
              </w:rPr>
            </w:pPr>
            <w:r w:rsidRPr="002E2661">
              <w:rPr>
                <w:i/>
                <w:noProof w:val="0"/>
                <w:sz w:val="24"/>
                <w:szCs w:val="24"/>
              </w:rPr>
              <w:t>eAinchR1</w:t>
            </w:r>
          </w:p>
        </w:tc>
        <w:tc>
          <w:tcPr>
            <w:tcW w:w="6026" w:type="dxa"/>
            <w:shd w:val="clear" w:color="auto" w:fill="auto"/>
            <w:vAlign w:val="center"/>
          </w:tcPr>
          <w:p w14:paraId="2A5C4D51" w14:textId="77777777" w:rsidR="00F13D10" w:rsidRPr="002E2661" w:rsidRDefault="00F13D10" w:rsidP="008E67F1">
            <w:pPr>
              <w:spacing w:line="276" w:lineRule="auto"/>
              <w:jc w:val="both"/>
              <w:rPr>
                <w:noProof w:val="0"/>
                <w:sz w:val="24"/>
                <w:szCs w:val="24"/>
              </w:rPr>
            </w:pPr>
            <w:r w:rsidRPr="002E2661">
              <w:rPr>
                <w:noProof w:val="0"/>
                <w:sz w:val="24"/>
                <w:szCs w:val="24"/>
              </w:rPr>
              <w:t>Канал сигнала</w:t>
            </w:r>
            <w:r w:rsidR="0088797C" w:rsidRPr="002E2661">
              <w:rPr>
                <w:noProof w:val="0"/>
                <w:sz w:val="24"/>
                <w:szCs w:val="24"/>
              </w:rPr>
              <w:t xml:space="preserve"> с</w:t>
            </w:r>
            <w:r w:rsidRPr="002E2661">
              <w:rPr>
                <w:noProof w:val="0"/>
                <w:sz w:val="24"/>
                <w:szCs w:val="24"/>
              </w:rPr>
              <w:t xml:space="preserve"> датчика R1</w:t>
            </w:r>
          </w:p>
        </w:tc>
      </w:tr>
      <w:tr w:rsidR="00F13D10" w:rsidRPr="002E2661" w14:paraId="353CAA54" w14:textId="77777777" w:rsidTr="00255BE2">
        <w:trPr>
          <w:trHeight w:val="454"/>
          <w:tblHeader/>
          <w:jc w:val="center"/>
        </w:trPr>
        <w:tc>
          <w:tcPr>
            <w:tcW w:w="1500" w:type="dxa"/>
            <w:shd w:val="clear" w:color="auto" w:fill="auto"/>
            <w:vAlign w:val="center"/>
          </w:tcPr>
          <w:p w14:paraId="02218ADB" w14:textId="77777777" w:rsidR="00F13D10" w:rsidRPr="002E2661" w:rsidRDefault="00F13D10" w:rsidP="008E67F1">
            <w:pPr>
              <w:spacing w:line="276" w:lineRule="auto"/>
              <w:jc w:val="center"/>
              <w:rPr>
                <w:noProof w:val="0"/>
                <w:sz w:val="24"/>
                <w:szCs w:val="24"/>
              </w:rPr>
            </w:pPr>
            <w:r w:rsidRPr="002E2661">
              <w:rPr>
                <w:noProof w:val="0"/>
                <w:sz w:val="24"/>
                <w:szCs w:val="24"/>
              </w:rPr>
              <w:t>5</w:t>
            </w:r>
          </w:p>
        </w:tc>
        <w:tc>
          <w:tcPr>
            <w:tcW w:w="1967" w:type="dxa"/>
            <w:shd w:val="clear" w:color="auto" w:fill="auto"/>
            <w:vAlign w:val="center"/>
          </w:tcPr>
          <w:p w14:paraId="5BD89B1F" w14:textId="77777777" w:rsidR="00F13D10" w:rsidRPr="002E2661" w:rsidRDefault="00F13D10" w:rsidP="008E67F1">
            <w:pPr>
              <w:spacing w:line="276" w:lineRule="auto"/>
              <w:rPr>
                <w:i/>
                <w:noProof w:val="0"/>
                <w:sz w:val="24"/>
                <w:szCs w:val="24"/>
              </w:rPr>
            </w:pPr>
            <w:r w:rsidRPr="002E2661">
              <w:rPr>
                <w:i/>
                <w:noProof w:val="0"/>
                <w:sz w:val="24"/>
                <w:szCs w:val="24"/>
              </w:rPr>
              <w:t>eAinchR2</w:t>
            </w:r>
          </w:p>
        </w:tc>
        <w:tc>
          <w:tcPr>
            <w:tcW w:w="6026" w:type="dxa"/>
            <w:shd w:val="clear" w:color="auto" w:fill="auto"/>
            <w:vAlign w:val="center"/>
          </w:tcPr>
          <w:p w14:paraId="1FC3CA82" w14:textId="77777777" w:rsidR="00F13D10" w:rsidRPr="002E2661" w:rsidRDefault="00F13D10" w:rsidP="008E67F1">
            <w:pPr>
              <w:spacing w:line="276" w:lineRule="auto"/>
              <w:jc w:val="both"/>
              <w:rPr>
                <w:noProof w:val="0"/>
                <w:sz w:val="24"/>
                <w:szCs w:val="24"/>
              </w:rPr>
            </w:pPr>
            <w:r w:rsidRPr="002E2661">
              <w:rPr>
                <w:noProof w:val="0"/>
                <w:sz w:val="24"/>
                <w:szCs w:val="24"/>
              </w:rPr>
              <w:t xml:space="preserve">Канал сигнала </w:t>
            </w:r>
            <w:r w:rsidR="0088797C" w:rsidRPr="002E2661">
              <w:rPr>
                <w:noProof w:val="0"/>
                <w:sz w:val="24"/>
                <w:szCs w:val="24"/>
              </w:rPr>
              <w:t xml:space="preserve">с </w:t>
            </w:r>
            <w:r w:rsidRPr="002E2661">
              <w:rPr>
                <w:noProof w:val="0"/>
                <w:sz w:val="24"/>
                <w:szCs w:val="24"/>
              </w:rPr>
              <w:t>датчика R2</w:t>
            </w:r>
          </w:p>
        </w:tc>
      </w:tr>
      <w:tr w:rsidR="00F13D10" w:rsidRPr="002E2661" w14:paraId="206175B8" w14:textId="77777777" w:rsidTr="00255BE2">
        <w:trPr>
          <w:trHeight w:val="454"/>
          <w:tblHeader/>
          <w:jc w:val="center"/>
        </w:trPr>
        <w:tc>
          <w:tcPr>
            <w:tcW w:w="1500" w:type="dxa"/>
            <w:shd w:val="clear" w:color="auto" w:fill="auto"/>
            <w:vAlign w:val="center"/>
          </w:tcPr>
          <w:p w14:paraId="735F2ED5" w14:textId="77777777" w:rsidR="00F13D10" w:rsidRPr="002E2661" w:rsidRDefault="00F13D10" w:rsidP="008E67F1">
            <w:pPr>
              <w:spacing w:line="276" w:lineRule="auto"/>
              <w:jc w:val="center"/>
              <w:rPr>
                <w:noProof w:val="0"/>
                <w:sz w:val="24"/>
                <w:szCs w:val="24"/>
              </w:rPr>
            </w:pPr>
            <w:r w:rsidRPr="002E2661">
              <w:rPr>
                <w:noProof w:val="0"/>
                <w:sz w:val="24"/>
                <w:szCs w:val="24"/>
              </w:rPr>
              <w:t>6</w:t>
            </w:r>
          </w:p>
        </w:tc>
        <w:tc>
          <w:tcPr>
            <w:tcW w:w="1967" w:type="dxa"/>
            <w:shd w:val="clear" w:color="auto" w:fill="auto"/>
            <w:vAlign w:val="center"/>
          </w:tcPr>
          <w:p w14:paraId="259484D0" w14:textId="77777777" w:rsidR="00F13D10" w:rsidRPr="002E2661" w:rsidRDefault="00F13D10" w:rsidP="008E67F1">
            <w:pPr>
              <w:spacing w:line="276" w:lineRule="auto"/>
              <w:rPr>
                <w:i/>
                <w:noProof w:val="0"/>
                <w:sz w:val="24"/>
                <w:szCs w:val="24"/>
              </w:rPr>
            </w:pPr>
            <w:proofErr w:type="spellStart"/>
            <w:r w:rsidRPr="002E2661">
              <w:rPr>
                <w:i/>
                <w:noProof w:val="0"/>
                <w:sz w:val="24"/>
                <w:szCs w:val="24"/>
              </w:rPr>
              <w:t>eAinchIV</w:t>
            </w:r>
            <w:proofErr w:type="spellEnd"/>
          </w:p>
        </w:tc>
        <w:tc>
          <w:tcPr>
            <w:tcW w:w="6026" w:type="dxa"/>
            <w:shd w:val="clear" w:color="auto" w:fill="auto"/>
            <w:vAlign w:val="center"/>
          </w:tcPr>
          <w:p w14:paraId="4DB7D489" w14:textId="77777777" w:rsidR="00F13D10" w:rsidRPr="002E2661" w:rsidRDefault="00F31D8F" w:rsidP="008E67F1">
            <w:pPr>
              <w:spacing w:line="276" w:lineRule="auto"/>
              <w:jc w:val="both"/>
              <w:rPr>
                <w:noProof w:val="0"/>
                <w:sz w:val="24"/>
                <w:szCs w:val="24"/>
              </w:rPr>
            </w:pPr>
            <w:r w:rsidRPr="002E2661">
              <w:rPr>
                <w:noProof w:val="0"/>
                <w:sz w:val="24"/>
                <w:szCs w:val="24"/>
              </w:rPr>
              <w:t>Канал тока фазы V</w:t>
            </w:r>
          </w:p>
        </w:tc>
      </w:tr>
      <w:tr w:rsidR="00F13D10" w:rsidRPr="002E2661" w14:paraId="724EE763" w14:textId="77777777" w:rsidTr="00255BE2">
        <w:trPr>
          <w:trHeight w:val="454"/>
          <w:tblHeader/>
          <w:jc w:val="center"/>
        </w:trPr>
        <w:tc>
          <w:tcPr>
            <w:tcW w:w="1500" w:type="dxa"/>
            <w:shd w:val="clear" w:color="auto" w:fill="auto"/>
            <w:vAlign w:val="center"/>
          </w:tcPr>
          <w:p w14:paraId="55EDE78A" w14:textId="77777777" w:rsidR="00F13D10" w:rsidRPr="002E2661" w:rsidRDefault="00F13D10" w:rsidP="008E67F1">
            <w:pPr>
              <w:spacing w:line="276" w:lineRule="auto"/>
              <w:jc w:val="center"/>
              <w:rPr>
                <w:noProof w:val="0"/>
                <w:sz w:val="24"/>
                <w:szCs w:val="24"/>
              </w:rPr>
            </w:pPr>
            <w:r w:rsidRPr="002E2661">
              <w:rPr>
                <w:noProof w:val="0"/>
                <w:sz w:val="24"/>
                <w:szCs w:val="24"/>
              </w:rPr>
              <w:t>7</w:t>
            </w:r>
          </w:p>
        </w:tc>
        <w:tc>
          <w:tcPr>
            <w:tcW w:w="1967" w:type="dxa"/>
            <w:shd w:val="clear" w:color="auto" w:fill="auto"/>
            <w:vAlign w:val="center"/>
          </w:tcPr>
          <w:p w14:paraId="22D86EDA" w14:textId="77777777" w:rsidR="00F13D10" w:rsidRPr="002E2661" w:rsidRDefault="00F13D10" w:rsidP="008E67F1">
            <w:pPr>
              <w:spacing w:line="276" w:lineRule="auto"/>
              <w:rPr>
                <w:i/>
                <w:noProof w:val="0"/>
                <w:sz w:val="24"/>
                <w:szCs w:val="24"/>
              </w:rPr>
            </w:pPr>
            <w:proofErr w:type="spellStart"/>
            <w:r w:rsidRPr="002E2661">
              <w:rPr>
                <w:i/>
                <w:noProof w:val="0"/>
                <w:sz w:val="24"/>
                <w:szCs w:val="24"/>
              </w:rPr>
              <w:t>eAinchIU</w:t>
            </w:r>
            <w:proofErr w:type="spellEnd"/>
          </w:p>
        </w:tc>
        <w:tc>
          <w:tcPr>
            <w:tcW w:w="6026" w:type="dxa"/>
            <w:shd w:val="clear" w:color="auto" w:fill="auto"/>
            <w:vAlign w:val="center"/>
          </w:tcPr>
          <w:p w14:paraId="6421733D" w14:textId="77777777" w:rsidR="00F13D10" w:rsidRPr="002E2661" w:rsidRDefault="00F31D8F" w:rsidP="008E67F1">
            <w:pPr>
              <w:spacing w:line="276" w:lineRule="auto"/>
              <w:jc w:val="both"/>
              <w:rPr>
                <w:noProof w:val="0"/>
                <w:sz w:val="24"/>
                <w:szCs w:val="24"/>
              </w:rPr>
            </w:pPr>
            <w:r w:rsidRPr="002E2661">
              <w:rPr>
                <w:noProof w:val="0"/>
                <w:sz w:val="24"/>
                <w:szCs w:val="24"/>
              </w:rPr>
              <w:t>Канал тока фазы U</w:t>
            </w:r>
          </w:p>
        </w:tc>
      </w:tr>
      <w:tr w:rsidR="00F13D10" w:rsidRPr="002E2661" w14:paraId="148EB3F6" w14:textId="77777777" w:rsidTr="00255BE2">
        <w:trPr>
          <w:trHeight w:val="454"/>
          <w:tblHeader/>
          <w:jc w:val="center"/>
        </w:trPr>
        <w:tc>
          <w:tcPr>
            <w:tcW w:w="1500" w:type="dxa"/>
            <w:shd w:val="clear" w:color="auto" w:fill="auto"/>
            <w:vAlign w:val="center"/>
          </w:tcPr>
          <w:p w14:paraId="580FC74F" w14:textId="77777777" w:rsidR="00F13D10" w:rsidRPr="002E2661" w:rsidRDefault="00F13D10" w:rsidP="008E67F1">
            <w:pPr>
              <w:spacing w:line="276" w:lineRule="auto"/>
              <w:jc w:val="center"/>
              <w:rPr>
                <w:noProof w:val="0"/>
                <w:sz w:val="24"/>
                <w:szCs w:val="24"/>
              </w:rPr>
            </w:pPr>
            <w:r w:rsidRPr="002E2661">
              <w:rPr>
                <w:noProof w:val="0"/>
                <w:sz w:val="24"/>
                <w:szCs w:val="24"/>
              </w:rPr>
              <w:t>8</w:t>
            </w:r>
          </w:p>
        </w:tc>
        <w:tc>
          <w:tcPr>
            <w:tcW w:w="1967" w:type="dxa"/>
            <w:shd w:val="clear" w:color="auto" w:fill="auto"/>
            <w:vAlign w:val="center"/>
          </w:tcPr>
          <w:p w14:paraId="705E15C3" w14:textId="77777777" w:rsidR="00F13D10" w:rsidRPr="002E2661" w:rsidRDefault="00F13D10" w:rsidP="008E67F1">
            <w:pPr>
              <w:spacing w:line="276" w:lineRule="auto"/>
              <w:rPr>
                <w:i/>
                <w:noProof w:val="0"/>
                <w:sz w:val="24"/>
                <w:szCs w:val="24"/>
              </w:rPr>
            </w:pPr>
            <w:proofErr w:type="spellStart"/>
            <w:r w:rsidRPr="002E2661">
              <w:rPr>
                <w:i/>
                <w:noProof w:val="0"/>
                <w:sz w:val="24"/>
                <w:szCs w:val="24"/>
              </w:rPr>
              <w:t>eAinchIW</w:t>
            </w:r>
            <w:proofErr w:type="spellEnd"/>
          </w:p>
        </w:tc>
        <w:tc>
          <w:tcPr>
            <w:tcW w:w="6026" w:type="dxa"/>
            <w:shd w:val="clear" w:color="auto" w:fill="auto"/>
            <w:vAlign w:val="center"/>
          </w:tcPr>
          <w:p w14:paraId="6475C18A" w14:textId="77777777" w:rsidR="00F13D10" w:rsidRPr="002E2661" w:rsidRDefault="00F31D8F" w:rsidP="008E67F1">
            <w:pPr>
              <w:spacing w:line="276" w:lineRule="auto"/>
              <w:jc w:val="both"/>
              <w:rPr>
                <w:noProof w:val="0"/>
                <w:sz w:val="24"/>
                <w:szCs w:val="24"/>
              </w:rPr>
            </w:pPr>
            <w:r w:rsidRPr="002E2661">
              <w:rPr>
                <w:noProof w:val="0"/>
                <w:sz w:val="24"/>
                <w:szCs w:val="24"/>
              </w:rPr>
              <w:t xml:space="preserve">Канал тока фазы </w:t>
            </w:r>
            <w:r w:rsidR="00255D65" w:rsidRPr="002E2661">
              <w:rPr>
                <w:noProof w:val="0"/>
                <w:sz w:val="24"/>
                <w:szCs w:val="24"/>
              </w:rPr>
              <w:t>W</w:t>
            </w:r>
          </w:p>
        </w:tc>
      </w:tr>
      <w:tr w:rsidR="00F13D10" w:rsidRPr="002E2661" w14:paraId="6E716EC8" w14:textId="77777777" w:rsidTr="00255BE2">
        <w:trPr>
          <w:trHeight w:val="454"/>
          <w:tblHeader/>
          <w:jc w:val="center"/>
        </w:trPr>
        <w:tc>
          <w:tcPr>
            <w:tcW w:w="1500" w:type="dxa"/>
            <w:shd w:val="clear" w:color="auto" w:fill="auto"/>
            <w:vAlign w:val="center"/>
          </w:tcPr>
          <w:p w14:paraId="419A9C44" w14:textId="77777777" w:rsidR="00F13D10" w:rsidRPr="002E2661" w:rsidRDefault="00F13D10" w:rsidP="008E67F1">
            <w:pPr>
              <w:spacing w:line="276" w:lineRule="auto"/>
              <w:jc w:val="center"/>
              <w:rPr>
                <w:noProof w:val="0"/>
                <w:sz w:val="24"/>
                <w:szCs w:val="24"/>
              </w:rPr>
            </w:pPr>
            <w:r w:rsidRPr="002E2661">
              <w:rPr>
                <w:noProof w:val="0"/>
                <w:sz w:val="24"/>
                <w:szCs w:val="24"/>
              </w:rPr>
              <w:t>9</w:t>
            </w:r>
          </w:p>
        </w:tc>
        <w:tc>
          <w:tcPr>
            <w:tcW w:w="1967" w:type="dxa"/>
            <w:shd w:val="clear" w:color="auto" w:fill="auto"/>
            <w:vAlign w:val="center"/>
          </w:tcPr>
          <w:p w14:paraId="6369A382" w14:textId="77777777" w:rsidR="00F13D10" w:rsidRPr="002E2661" w:rsidRDefault="00F13D10" w:rsidP="008E67F1">
            <w:pPr>
              <w:spacing w:line="276" w:lineRule="auto"/>
              <w:rPr>
                <w:i/>
                <w:noProof w:val="0"/>
                <w:sz w:val="24"/>
                <w:szCs w:val="24"/>
              </w:rPr>
            </w:pPr>
            <w:proofErr w:type="spellStart"/>
            <w:r w:rsidRPr="002E2661">
              <w:rPr>
                <w:i/>
                <w:noProof w:val="0"/>
                <w:sz w:val="24"/>
                <w:szCs w:val="24"/>
              </w:rPr>
              <w:t>eAinchUV</w:t>
            </w:r>
            <w:proofErr w:type="spellEnd"/>
          </w:p>
        </w:tc>
        <w:tc>
          <w:tcPr>
            <w:tcW w:w="6026" w:type="dxa"/>
            <w:shd w:val="clear" w:color="auto" w:fill="auto"/>
            <w:vAlign w:val="center"/>
          </w:tcPr>
          <w:p w14:paraId="66B2A504" w14:textId="77777777" w:rsidR="00F13D10" w:rsidRPr="002E2661" w:rsidRDefault="00F31D8F" w:rsidP="008E67F1">
            <w:pPr>
              <w:spacing w:line="276" w:lineRule="auto"/>
              <w:jc w:val="both"/>
              <w:rPr>
                <w:noProof w:val="0"/>
                <w:sz w:val="24"/>
                <w:szCs w:val="24"/>
              </w:rPr>
            </w:pPr>
            <w:r w:rsidRPr="002E2661">
              <w:rPr>
                <w:noProof w:val="0"/>
                <w:sz w:val="24"/>
                <w:szCs w:val="24"/>
              </w:rPr>
              <w:t>Канал напряжения фазы V</w:t>
            </w:r>
          </w:p>
        </w:tc>
      </w:tr>
      <w:tr w:rsidR="00F13D10" w:rsidRPr="002E2661" w14:paraId="1DA3F85F" w14:textId="77777777" w:rsidTr="00255BE2">
        <w:trPr>
          <w:trHeight w:val="454"/>
          <w:tblHeader/>
          <w:jc w:val="center"/>
        </w:trPr>
        <w:tc>
          <w:tcPr>
            <w:tcW w:w="1500" w:type="dxa"/>
            <w:shd w:val="clear" w:color="auto" w:fill="auto"/>
            <w:vAlign w:val="center"/>
          </w:tcPr>
          <w:p w14:paraId="10B3D0D1" w14:textId="77777777" w:rsidR="00F13D10" w:rsidRPr="002E2661" w:rsidRDefault="00F13D10" w:rsidP="00251773">
            <w:pPr>
              <w:spacing w:line="276" w:lineRule="auto"/>
              <w:jc w:val="center"/>
              <w:rPr>
                <w:noProof w:val="0"/>
                <w:sz w:val="24"/>
                <w:szCs w:val="24"/>
              </w:rPr>
            </w:pPr>
            <w:r w:rsidRPr="002E2661">
              <w:rPr>
                <w:noProof w:val="0"/>
                <w:sz w:val="24"/>
                <w:szCs w:val="24"/>
              </w:rPr>
              <w:t>10</w:t>
            </w:r>
          </w:p>
        </w:tc>
        <w:tc>
          <w:tcPr>
            <w:tcW w:w="1967" w:type="dxa"/>
            <w:shd w:val="clear" w:color="auto" w:fill="auto"/>
            <w:vAlign w:val="center"/>
          </w:tcPr>
          <w:p w14:paraId="5D5E939A" w14:textId="77777777" w:rsidR="00F13D10" w:rsidRPr="002E2661" w:rsidRDefault="00F13D10" w:rsidP="00251773">
            <w:pPr>
              <w:spacing w:line="276" w:lineRule="auto"/>
              <w:rPr>
                <w:i/>
                <w:noProof w:val="0"/>
                <w:sz w:val="24"/>
                <w:szCs w:val="24"/>
              </w:rPr>
            </w:pPr>
            <w:proofErr w:type="spellStart"/>
            <w:r w:rsidRPr="002E2661">
              <w:rPr>
                <w:i/>
                <w:noProof w:val="0"/>
                <w:sz w:val="24"/>
                <w:szCs w:val="24"/>
              </w:rPr>
              <w:t>eAinchUU</w:t>
            </w:r>
            <w:proofErr w:type="spellEnd"/>
          </w:p>
        </w:tc>
        <w:tc>
          <w:tcPr>
            <w:tcW w:w="6026" w:type="dxa"/>
            <w:shd w:val="clear" w:color="auto" w:fill="auto"/>
            <w:vAlign w:val="center"/>
          </w:tcPr>
          <w:p w14:paraId="10516532" w14:textId="77777777" w:rsidR="00F13D10" w:rsidRPr="002E2661" w:rsidRDefault="00F31D8F" w:rsidP="00251773">
            <w:pPr>
              <w:spacing w:line="276" w:lineRule="auto"/>
              <w:jc w:val="both"/>
              <w:rPr>
                <w:noProof w:val="0"/>
                <w:sz w:val="24"/>
                <w:szCs w:val="24"/>
              </w:rPr>
            </w:pPr>
            <w:r w:rsidRPr="002E2661">
              <w:rPr>
                <w:noProof w:val="0"/>
                <w:sz w:val="24"/>
                <w:szCs w:val="24"/>
              </w:rPr>
              <w:t>Канал напряжения фазы U</w:t>
            </w:r>
          </w:p>
        </w:tc>
      </w:tr>
      <w:tr w:rsidR="00F13D10" w:rsidRPr="002E2661" w14:paraId="4C044B99" w14:textId="77777777" w:rsidTr="00255BE2">
        <w:trPr>
          <w:trHeight w:val="454"/>
          <w:tblHeader/>
          <w:jc w:val="center"/>
        </w:trPr>
        <w:tc>
          <w:tcPr>
            <w:tcW w:w="1500" w:type="dxa"/>
            <w:shd w:val="clear" w:color="auto" w:fill="auto"/>
            <w:vAlign w:val="center"/>
          </w:tcPr>
          <w:p w14:paraId="367C19BF" w14:textId="77777777" w:rsidR="00F13D10" w:rsidRPr="002E2661" w:rsidRDefault="005D2E52" w:rsidP="00251773">
            <w:pPr>
              <w:spacing w:line="276" w:lineRule="auto"/>
              <w:jc w:val="center"/>
              <w:rPr>
                <w:noProof w:val="0"/>
                <w:sz w:val="24"/>
                <w:szCs w:val="24"/>
              </w:rPr>
            </w:pPr>
            <w:r w:rsidRPr="002E2661">
              <w:rPr>
                <w:noProof w:val="0"/>
                <w:sz w:val="24"/>
                <w:szCs w:val="24"/>
              </w:rPr>
              <w:t>11</w:t>
            </w:r>
          </w:p>
        </w:tc>
        <w:tc>
          <w:tcPr>
            <w:tcW w:w="1967" w:type="dxa"/>
            <w:shd w:val="clear" w:color="auto" w:fill="auto"/>
            <w:vAlign w:val="center"/>
          </w:tcPr>
          <w:p w14:paraId="51F487EE" w14:textId="77777777" w:rsidR="00F13D10" w:rsidRPr="002E2661" w:rsidRDefault="00F13D10" w:rsidP="00251773">
            <w:pPr>
              <w:spacing w:line="276" w:lineRule="auto"/>
              <w:rPr>
                <w:i/>
                <w:noProof w:val="0"/>
                <w:sz w:val="24"/>
                <w:szCs w:val="24"/>
              </w:rPr>
            </w:pPr>
            <w:proofErr w:type="spellStart"/>
            <w:r w:rsidRPr="002E2661">
              <w:rPr>
                <w:i/>
                <w:noProof w:val="0"/>
                <w:sz w:val="24"/>
                <w:szCs w:val="24"/>
              </w:rPr>
              <w:t>eAinchUW</w:t>
            </w:r>
            <w:proofErr w:type="spellEnd"/>
          </w:p>
        </w:tc>
        <w:tc>
          <w:tcPr>
            <w:tcW w:w="6026" w:type="dxa"/>
            <w:shd w:val="clear" w:color="auto" w:fill="auto"/>
            <w:vAlign w:val="center"/>
          </w:tcPr>
          <w:p w14:paraId="2D0FA39B" w14:textId="77777777" w:rsidR="00F13D10" w:rsidRPr="002E2661" w:rsidRDefault="00F31D8F" w:rsidP="00251773">
            <w:pPr>
              <w:spacing w:line="276" w:lineRule="auto"/>
              <w:jc w:val="both"/>
              <w:rPr>
                <w:noProof w:val="0"/>
                <w:sz w:val="24"/>
                <w:szCs w:val="24"/>
              </w:rPr>
            </w:pPr>
            <w:r w:rsidRPr="002E2661">
              <w:rPr>
                <w:noProof w:val="0"/>
                <w:sz w:val="24"/>
                <w:szCs w:val="24"/>
              </w:rPr>
              <w:t>Канал напряжения фазы W</w:t>
            </w:r>
          </w:p>
        </w:tc>
      </w:tr>
    </w:tbl>
    <w:p w14:paraId="5BD501B3" w14:textId="77777777" w:rsidR="00251773" w:rsidRPr="002E2661" w:rsidRDefault="00251773" w:rsidP="00251773">
      <w:pPr>
        <w:pStyle w:val="a4"/>
        <w:spacing w:before="240"/>
      </w:pPr>
      <w:r w:rsidRPr="002E2661">
        <w:t>Канал 0 (</w:t>
      </w:r>
      <w:proofErr w:type="spellStart"/>
      <w:r w:rsidRPr="002E2661">
        <w:rPr>
          <w:i/>
        </w:rPr>
        <w:t>eAinch</w:t>
      </w:r>
      <w:r w:rsidR="008E67F1" w:rsidRPr="002E2661">
        <w:rPr>
          <w:i/>
        </w:rPr>
        <w:t>KREF</w:t>
      </w:r>
      <w:proofErr w:type="spellEnd"/>
      <w:r w:rsidRPr="002E2661">
        <w:rPr>
          <w:i/>
        </w:rPr>
        <w:t xml:space="preserve">) </w:t>
      </w:r>
      <w:r w:rsidRPr="002E2661">
        <w:t>служит для контроля исправности опорного напряжения ИОН для АЦП контроллера. Т.к. измерение напряжения собственного ИОН невозможна, контролируется половина напряжения ИОН смежного контроллера. Таким образом, в идеальном случае, результат измерения АЦП должен быть половиной максимального значения АЦП (в нашем случае, 4096/2 = 2048). В реальной схеме имеются погрешности, обусловленные неточностью ИОН</w:t>
      </w:r>
      <w:r w:rsidR="00FA369E" w:rsidRPr="002E2661">
        <w:t>,</w:t>
      </w:r>
      <w:r w:rsidR="00255D65" w:rsidRPr="002E2661">
        <w:t xml:space="preserve"> </w:t>
      </w:r>
      <w:r w:rsidRPr="002E2661">
        <w:t>элементов делителя напряжения</w:t>
      </w:r>
      <w:r w:rsidR="00255D65" w:rsidRPr="002E2661">
        <w:t xml:space="preserve"> и погрешностью АЦП</w:t>
      </w:r>
      <w:r w:rsidRPr="002E2661">
        <w:t>, поэтому происходит проверка на допустимое отклонение.</w:t>
      </w:r>
    </w:p>
    <w:p w14:paraId="15AF170F" w14:textId="77777777" w:rsidR="00251773" w:rsidRPr="002E2661" w:rsidRDefault="00251773" w:rsidP="00251773">
      <w:pPr>
        <w:pStyle w:val="a4"/>
      </w:pPr>
      <w:r w:rsidRPr="002E2661">
        <w:t>Канал 1 (</w:t>
      </w:r>
      <w:r w:rsidRPr="002E2661">
        <w:rPr>
          <w:i/>
        </w:rPr>
        <w:t>eAinch</w:t>
      </w:r>
      <w:r w:rsidR="00A942C8" w:rsidRPr="002E2661">
        <w:rPr>
          <w:i/>
        </w:rPr>
        <w:t>K</w:t>
      </w:r>
      <w:r w:rsidR="008E67F1" w:rsidRPr="002E2661">
        <w:rPr>
          <w:i/>
        </w:rPr>
        <w:t>3V3</w:t>
      </w:r>
      <w:r w:rsidRPr="002E2661">
        <w:rPr>
          <w:i/>
        </w:rPr>
        <w:t xml:space="preserve">) </w:t>
      </w:r>
      <w:r w:rsidRPr="002E2661">
        <w:t>служит для контроля напряжения питания МК.</w:t>
      </w:r>
      <w:r w:rsidR="00255D65" w:rsidRPr="002E2661">
        <w:t xml:space="preserve"> На вход АЦП подаётся половина напряжения питания МК.</w:t>
      </w:r>
    </w:p>
    <w:p w14:paraId="7914448E" w14:textId="77777777" w:rsidR="00251773" w:rsidRPr="002E2661" w:rsidRDefault="00251773" w:rsidP="00251773">
      <w:pPr>
        <w:pStyle w:val="a4"/>
      </w:pPr>
      <w:r w:rsidRPr="002E2661">
        <w:t>Канал 2 (</w:t>
      </w:r>
      <w:proofErr w:type="spellStart"/>
      <w:r w:rsidRPr="002E2661">
        <w:rPr>
          <w:i/>
        </w:rPr>
        <w:t>eAinch</w:t>
      </w:r>
      <w:r w:rsidR="008E67F1" w:rsidRPr="002E2661">
        <w:rPr>
          <w:i/>
        </w:rPr>
        <w:t>REF</w:t>
      </w:r>
      <w:proofErr w:type="spellEnd"/>
      <w:r w:rsidRPr="002E2661">
        <w:rPr>
          <w:i/>
        </w:rPr>
        <w:t xml:space="preserve">) </w:t>
      </w:r>
      <w:r w:rsidRPr="002E2661">
        <w:t>служит для контроля функционирования АЦП. На вход этого канала подаётся опорное напряжение. Результат преобразования должен быть равен максимальному значению АЦП – 4096.</w:t>
      </w:r>
    </w:p>
    <w:p w14:paraId="1996FEF0" w14:textId="77777777" w:rsidR="008E67F1" w:rsidRPr="002E2661" w:rsidRDefault="008E67F1" w:rsidP="008E67F1">
      <w:pPr>
        <w:pStyle w:val="a4"/>
      </w:pPr>
      <w:r w:rsidRPr="002E2661">
        <w:t>Канал 3 (</w:t>
      </w:r>
      <w:proofErr w:type="spellStart"/>
      <w:r w:rsidRPr="002E2661">
        <w:rPr>
          <w:i/>
        </w:rPr>
        <w:t>eAinchGEN</w:t>
      </w:r>
      <w:proofErr w:type="spellEnd"/>
      <w:r w:rsidRPr="002E2661">
        <w:rPr>
          <w:i/>
        </w:rPr>
        <w:t xml:space="preserve">) </w:t>
      </w:r>
      <w:r w:rsidRPr="002E2661">
        <w:t>служит для измерения напряжения контрольного генератора.</w:t>
      </w:r>
    </w:p>
    <w:p w14:paraId="50BF00B2" w14:textId="77777777" w:rsidR="008E67F1" w:rsidRPr="002E2661" w:rsidRDefault="008E67F1" w:rsidP="008E67F1">
      <w:pPr>
        <w:pStyle w:val="a4"/>
      </w:pPr>
      <w:r w:rsidRPr="002E2661">
        <w:lastRenderedPageBreak/>
        <w:t>Канал 4 (</w:t>
      </w:r>
      <w:r w:rsidRPr="002E2661">
        <w:rPr>
          <w:i/>
        </w:rPr>
        <w:t xml:space="preserve">eAinchR1) </w:t>
      </w:r>
      <w:r w:rsidRPr="002E2661">
        <w:t>служит для измерения напряжения датчика R1.</w:t>
      </w:r>
    </w:p>
    <w:p w14:paraId="4A8A9FC1" w14:textId="77777777" w:rsidR="008E67F1" w:rsidRPr="002E2661" w:rsidRDefault="008E67F1" w:rsidP="008E67F1">
      <w:pPr>
        <w:pStyle w:val="a4"/>
      </w:pPr>
      <w:r w:rsidRPr="002E2661">
        <w:t>Канал 5 (</w:t>
      </w:r>
      <w:r w:rsidRPr="002E2661">
        <w:rPr>
          <w:i/>
        </w:rPr>
        <w:t xml:space="preserve">eAinchR2) </w:t>
      </w:r>
      <w:r w:rsidRPr="002E2661">
        <w:t>служит для измерения напряжения датчика R2.</w:t>
      </w:r>
    </w:p>
    <w:p w14:paraId="431F88F4" w14:textId="77777777" w:rsidR="008E67F1" w:rsidRPr="002E2661" w:rsidRDefault="008E67F1" w:rsidP="008E67F1">
      <w:pPr>
        <w:pStyle w:val="a4"/>
      </w:pPr>
      <w:r w:rsidRPr="002E2661">
        <w:t>Канал 6 (</w:t>
      </w:r>
      <w:proofErr w:type="spellStart"/>
      <w:r w:rsidRPr="002E2661">
        <w:rPr>
          <w:i/>
        </w:rPr>
        <w:t>eAinchIV</w:t>
      </w:r>
      <w:proofErr w:type="spellEnd"/>
      <w:r w:rsidRPr="002E2661">
        <w:rPr>
          <w:i/>
        </w:rPr>
        <w:t xml:space="preserve">) </w:t>
      </w:r>
      <w:r w:rsidRPr="002E2661">
        <w:t>служит для измерения тока двигателя по фазе V.</w:t>
      </w:r>
    </w:p>
    <w:p w14:paraId="2BD5CA50" w14:textId="77777777" w:rsidR="008E67F1" w:rsidRPr="002E2661" w:rsidRDefault="008E67F1" w:rsidP="008E67F1">
      <w:pPr>
        <w:pStyle w:val="a4"/>
      </w:pPr>
      <w:r w:rsidRPr="002E2661">
        <w:t>Канал 7 (</w:t>
      </w:r>
      <w:proofErr w:type="spellStart"/>
      <w:r w:rsidRPr="002E2661">
        <w:rPr>
          <w:i/>
        </w:rPr>
        <w:t>eAinchIU</w:t>
      </w:r>
      <w:proofErr w:type="spellEnd"/>
      <w:r w:rsidRPr="002E2661">
        <w:rPr>
          <w:i/>
        </w:rPr>
        <w:t xml:space="preserve">) </w:t>
      </w:r>
      <w:r w:rsidRPr="002E2661">
        <w:t>служит для измерения тока двигателя по фазе U.</w:t>
      </w:r>
    </w:p>
    <w:p w14:paraId="43BF3874" w14:textId="77777777" w:rsidR="008E67F1" w:rsidRPr="002E2661" w:rsidRDefault="008E67F1" w:rsidP="008E67F1">
      <w:pPr>
        <w:pStyle w:val="a4"/>
      </w:pPr>
      <w:r w:rsidRPr="002E2661">
        <w:t>Канал 8 (</w:t>
      </w:r>
      <w:proofErr w:type="spellStart"/>
      <w:r w:rsidRPr="002E2661">
        <w:rPr>
          <w:i/>
        </w:rPr>
        <w:t>eAinchIW</w:t>
      </w:r>
      <w:proofErr w:type="spellEnd"/>
      <w:r w:rsidRPr="002E2661">
        <w:rPr>
          <w:i/>
        </w:rPr>
        <w:t xml:space="preserve">) </w:t>
      </w:r>
      <w:r w:rsidRPr="002E2661">
        <w:t>служит для измерения тока двигателя по фазе W.</w:t>
      </w:r>
    </w:p>
    <w:p w14:paraId="19E5885E" w14:textId="77777777" w:rsidR="008E67F1" w:rsidRPr="002E2661" w:rsidRDefault="008E67F1" w:rsidP="008E67F1">
      <w:pPr>
        <w:pStyle w:val="a4"/>
      </w:pPr>
      <w:r w:rsidRPr="002E2661">
        <w:t>Канал 9 (</w:t>
      </w:r>
      <w:proofErr w:type="spellStart"/>
      <w:r w:rsidRPr="002E2661">
        <w:rPr>
          <w:i/>
        </w:rPr>
        <w:t>eAinchUV</w:t>
      </w:r>
      <w:proofErr w:type="spellEnd"/>
      <w:r w:rsidRPr="002E2661">
        <w:rPr>
          <w:i/>
        </w:rPr>
        <w:t xml:space="preserve">) </w:t>
      </w:r>
      <w:r w:rsidRPr="002E2661">
        <w:t>служит для измерения напряжения по фазе V.</w:t>
      </w:r>
    </w:p>
    <w:p w14:paraId="15AD49E7" w14:textId="77777777" w:rsidR="008E67F1" w:rsidRPr="002E2661" w:rsidRDefault="008E67F1" w:rsidP="008E67F1">
      <w:pPr>
        <w:pStyle w:val="a4"/>
      </w:pPr>
      <w:r w:rsidRPr="002E2661">
        <w:t>Канал 10 (</w:t>
      </w:r>
      <w:proofErr w:type="spellStart"/>
      <w:r w:rsidRPr="002E2661">
        <w:rPr>
          <w:i/>
        </w:rPr>
        <w:t>eAinchUU</w:t>
      </w:r>
      <w:proofErr w:type="spellEnd"/>
      <w:r w:rsidRPr="002E2661">
        <w:rPr>
          <w:i/>
        </w:rPr>
        <w:t xml:space="preserve">) </w:t>
      </w:r>
      <w:r w:rsidRPr="002E2661">
        <w:t>служит для измерения напряжения двигателя по фазе</w:t>
      </w:r>
      <w:r w:rsidR="00A45A2D" w:rsidRPr="002E2661">
        <w:t> </w:t>
      </w:r>
      <w:r w:rsidRPr="002E2661">
        <w:t>U.</w:t>
      </w:r>
    </w:p>
    <w:p w14:paraId="33F8EEE5" w14:textId="77777777" w:rsidR="008E67F1" w:rsidRPr="002E2661" w:rsidRDefault="008E67F1" w:rsidP="008E67F1">
      <w:pPr>
        <w:pStyle w:val="a4"/>
      </w:pPr>
      <w:r w:rsidRPr="002E2661">
        <w:t>Канал 11 (</w:t>
      </w:r>
      <w:proofErr w:type="spellStart"/>
      <w:r w:rsidRPr="002E2661">
        <w:rPr>
          <w:i/>
        </w:rPr>
        <w:t>eAinchUW</w:t>
      </w:r>
      <w:proofErr w:type="spellEnd"/>
      <w:r w:rsidRPr="002E2661">
        <w:rPr>
          <w:i/>
        </w:rPr>
        <w:t xml:space="preserve">) </w:t>
      </w:r>
      <w:r w:rsidRPr="002E2661">
        <w:t>служит для измерения напряжения двигателя по фазе</w:t>
      </w:r>
      <w:r w:rsidR="00A45A2D" w:rsidRPr="002E2661">
        <w:t> </w:t>
      </w:r>
      <w:r w:rsidRPr="002E2661">
        <w:t>W.</w:t>
      </w:r>
    </w:p>
    <w:p w14:paraId="6FF1A812" w14:textId="77777777" w:rsidR="00251773" w:rsidRPr="002E2661" w:rsidRDefault="00FA640D" w:rsidP="00251773">
      <w:pPr>
        <w:pStyle w:val="a4"/>
      </w:pPr>
      <w:r w:rsidRPr="002E2661">
        <w:t>И</w:t>
      </w:r>
      <w:r w:rsidR="00251773" w:rsidRPr="002E2661">
        <w:t>змеренн</w:t>
      </w:r>
      <w:r w:rsidR="00255D65" w:rsidRPr="002E2661">
        <w:t>ые</w:t>
      </w:r>
      <w:r w:rsidR="00251773" w:rsidRPr="002E2661">
        <w:t xml:space="preserve"> значение синхронизируется со смежным контроллером с периодом </w:t>
      </w:r>
      <w:r w:rsidR="00F65DE1" w:rsidRPr="002E2661">
        <w:t>1</w:t>
      </w:r>
      <w:r w:rsidR="00251773" w:rsidRPr="002E2661">
        <w:t>00 мс (</w:t>
      </w:r>
      <w:r w:rsidRPr="002E2661">
        <w:t xml:space="preserve">определено константой </w:t>
      </w:r>
      <w:r w:rsidR="00F65DE1" w:rsidRPr="002E2661">
        <w:rPr>
          <w:i/>
        </w:rPr>
        <w:t>ANALOG_SYNCHRO_PERIOD</w:t>
      </w:r>
      <w:r w:rsidR="00251773" w:rsidRPr="002E2661">
        <w:t xml:space="preserve">) в функции </w:t>
      </w:r>
      <w:proofErr w:type="spellStart"/>
      <w:r w:rsidR="00251773" w:rsidRPr="002E2661">
        <w:rPr>
          <w:b/>
          <w:i/>
        </w:rPr>
        <w:t>AnalogMeasurement_</w:t>
      </w:r>
      <w:proofErr w:type="gramStart"/>
      <w:r w:rsidR="00251773" w:rsidRPr="002E2661">
        <w:rPr>
          <w:b/>
          <w:i/>
        </w:rPr>
        <w:t>run</w:t>
      </w:r>
      <w:proofErr w:type="spellEnd"/>
      <w:r w:rsidR="00251773" w:rsidRPr="002E2661">
        <w:rPr>
          <w:b/>
          <w:i/>
        </w:rPr>
        <w:t>(</w:t>
      </w:r>
      <w:proofErr w:type="gramEnd"/>
      <w:r w:rsidR="00251773" w:rsidRPr="002E2661">
        <w:rPr>
          <w:b/>
          <w:i/>
        </w:rPr>
        <w:t>)</w:t>
      </w:r>
      <w:r w:rsidR="00251773" w:rsidRPr="002E2661">
        <w:rPr>
          <w:i/>
        </w:rPr>
        <w:t>.</w:t>
      </w:r>
    </w:p>
    <w:p w14:paraId="24C9B56C" w14:textId="77777777" w:rsidR="00251773" w:rsidRPr="002E2661" w:rsidRDefault="00251773" w:rsidP="006E45EE">
      <w:pPr>
        <w:pStyle w:val="a4"/>
      </w:pPr>
      <w:r w:rsidRPr="002E2661">
        <w:t xml:space="preserve">Модуль </w:t>
      </w:r>
      <w:proofErr w:type="spellStart"/>
      <w:r w:rsidRPr="002E2661">
        <w:rPr>
          <w:i/>
        </w:rPr>
        <w:t>DigitalFilter</w:t>
      </w:r>
      <w:proofErr w:type="spellEnd"/>
      <w:r w:rsidRPr="002E2661">
        <w:t xml:space="preserve"> содержит в себе функции, реализующие управление цифровыми фильтрами и вызов функции фильтрации. Входн</w:t>
      </w:r>
      <w:r w:rsidR="00255D65" w:rsidRPr="002E2661">
        <w:t>ые</w:t>
      </w:r>
      <w:r w:rsidRPr="002E2661">
        <w:t xml:space="preserve"> сигнал</w:t>
      </w:r>
      <w:r w:rsidR="00255D65" w:rsidRPr="002E2661">
        <w:t>ы от датчиков R1 и R2</w:t>
      </w:r>
      <w:r w:rsidRPr="002E2661">
        <w:t xml:space="preserve"> содержит </w:t>
      </w:r>
      <w:r w:rsidR="00255D65" w:rsidRPr="002E2661">
        <w:t>помехи</w:t>
      </w:r>
      <w:r w:rsidRPr="002E2661">
        <w:t xml:space="preserve">. Такие помехи вносят искажения в амплитудное значение сигнала, вызывая погрешности при измерениях. Для выделения полезного сигнала служит полосовой фильтр, настроенный на </w:t>
      </w:r>
      <w:r w:rsidR="006E45EE" w:rsidRPr="002E2661">
        <w:t xml:space="preserve">62,5 Гц – </w:t>
      </w:r>
      <w:r w:rsidRPr="002E2661">
        <w:t xml:space="preserve">частоту </w:t>
      </w:r>
      <w:r w:rsidR="00F65DE1" w:rsidRPr="002E2661">
        <w:t>сигнала контрольного генератора</w:t>
      </w:r>
      <w:r w:rsidRPr="002E2661">
        <w:t>.</w:t>
      </w:r>
    </w:p>
    <w:p w14:paraId="6941C5E0" w14:textId="77777777" w:rsidR="00251773" w:rsidRPr="002E2661" w:rsidRDefault="00251773" w:rsidP="00251773">
      <w:pPr>
        <w:pStyle w:val="a4"/>
        <w:rPr>
          <w:i/>
        </w:rPr>
      </w:pPr>
      <w:r w:rsidRPr="002E2661">
        <w:t xml:space="preserve">Эффективная реализация цифрового фильтра требует использования специфических ассемблерных команд DSP-процессора (МАС-команд), аккумуляторов данных (длиной 40 бит), а организация кольцевого буфера данных использует специальные режимы индексной адресации. Эти особенности являются аппаратно-зависимыми, а реализация таких команд в языке С не предусмотрена. Поэтому функция фильтрации написана на языке ассемблер и оформлена отдельным модулем </w:t>
      </w:r>
      <w:r w:rsidRPr="002E2661">
        <w:rPr>
          <w:i/>
        </w:rPr>
        <w:t>dsPIC3</w:t>
      </w:r>
      <w:r w:rsidR="00FA640D" w:rsidRPr="002E2661">
        <w:rPr>
          <w:i/>
        </w:rPr>
        <w:t>3_FIR</w:t>
      </w:r>
      <w:r w:rsidRPr="002E2661">
        <w:rPr>
          <w:i/>
        </w:rPr>
        <w:t>_Filter</w:t>
      </w:r>
      <w:r w:rsidR="00696509" w:rsidRPr="002E2661">
        <w:rPr>
          <w:i/>
        </w:rPr>
        <w:t>.</w:t>
      </w:r>
    </w:p>
    <w:p w14:paraId="1B5113D2" w14:textId="3984D748" w:rsidR="00696509" w:rsidRPr="002E2661" w:rsidRDefault="00696509" w:rsidP="00A26E9F">
      <w:pPr>
        <w:pStyle w:val="a4"/>
        <w:spacing w:after="240"/>
      </w:pPr>
      <w:r w:rsidRPr="002E2661">
        <w:t xml:space="preserve">Модуль </w:t>
      </w:r>
      <w:r w:rsidRPr="002E2661">
        <w:rPr>
          <w:i/>
          <w:iCs/>
        </w:rPr>
        <w:t>dsPIC33_FIR_filter</w:t>
      </w:r>
      <w:r w:rsidRPr="002E2661">
        <w:t xml:space="preserve"> реализует функцию КИХ-фильтра (см. рисунок </w:t>
      </w:r>
      <w:r w:rsidR="0019465E" w:rsidRPr="002E2661">
        <w:fldChar w:fldCharType="begin"/>
      </w:r>
      <w:r w:rsidRPr="002E2661">
        <w:instrText xml:space="preserve"> REF _Ref177968 \h </w:instrText>
      </w:r>
      <w:r w:rsidR="0019465E" w:rsidRPr="002E2661">
        <w:fldChar w:fldCharType="separate"/>
      </w:r>
      <w:r w:rsidR="001432BC">
        <w:rPr>
          <w:noProof/>
        </w:rPr>
        <w:t>8</w:t>
      </w:r>
      <w:r w:rsidR="0019465E" w:rsidRPr="002E2661">
        <w:fldChar w:fldCharType="end"/>
      </w:r>
      <w:r w:rsidRPr="002E2661">
        <w:t xml:space="preserve">). Несмотря на то, что КИХ-фильтр реализуется при большем объёме используемой памяти, по сравнению с фильтром с бесконечной </w:t>
      </w:r>
      <w:r w:rsidRPr="002E2661">
        <w:lastRenderedPageBreak/>
        <w:t>импульсной характеристикой, он обладает существенным преимуществом – всегда устойчив, т. к. в нём отсутствуют обратные связи.</w:t>
      </w:r>
    </w:p>
    <w:p w14:paraId="107212EB" w14:textId="77777777" w:rsidR="00696509" w:rsidRPr="002E2661" w:rsidRDefault="00696509" w:rsidP="00696509">
      <w:pPr>
        <w:pStyle w:val="afff6"/>
      </w:pPr>
      <w:r w:rsidRPr="002E2661">
        <w:object w:dxaOrig="6871" w:dyaOrig="3390" w14:anchorId="4E98018F">
          <v:shape id="_x0000_i1033" type="#_x0000_t75" style="width:404.6pt;height:200.95pt" o:ole="">
            <v:imagedata r:id="rId45" o:title=""/>
          </v:shape>
          <o:OLEObject Type="Embed" ProgID="Visio.Drawing.15" ShapeID="_x0000_i1033" DrawAspect="Content" ObjectID="_1667114046" r:id="rId46"/>
        </w:object>
      </w:r>
    </w:p>
    <w:p w14:paraId="034C7A9F" w14:textId="07AA2C18" w:rsidR="00696509" w:rsidRPr="002E2661" w:rsidRDefault="00696509"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04" w:name="_Ref177968"/>
      <w:r w:rsidR="001432BC">
        <w:rPr>
          <w:noProof/>
        </w:rPr>
        <w:t>8</w:t>
      </w:r>
      <w:bookmarkEnd w:id="104"/>
      <w:r w:rsidR="0019465E" w:rsidRPr="002E2661">
        <w:rPr>
          <w:noProof/>
        </w:rPr>
        <w:fldChar w:fldCharType="end"/>
      </w:r>
      <w:r w:rsidRPr="002E2661">
        <w:t xml:space="preserve"> − Структурная схема КИХ-фильтра</w:t>
      </w:r>
    </w:p>
    <w:p w14:paraId="2808D08C" w14:textId="5D6F0353" w:rsidR="00696509" w:rsidRPr="002E2661" w:rsidRDefault="00696509" w:rsidP="00696509">
      <w:pPr>
        <w:pStyle w:val="a4"/>
      </w:pPr>
      <w:r w:rsidRPr="002E2661">
        <w:t>Как видно, выходной сигнал фильтра</w:t>
      </w:r>
      <w:r w:rsidRPr="002E2661">
        <w:rPr>
          <w:i/>
        </w:rPr>
        <w:t xml:space="preserve"> </w:t>
      </w:r>
      <w:r w:rsidRPr="002E2661">
        <w:t>получается в результате суммирования задержанных и взвешенных входных сигналов.</w:t>
      </w:r>
      <w:r w:rsidRPr="002E2661">
        <w:rPr>
          <w:i/>
        </w:rPr>
        <w:t xml:space="preserve"> </w:t>
      </w:r>
      <w:r w:rsidRPr="002E2661">
        <w:t xml:space="preserve">Так, если </w:t>
      </w:r>
      <w:r w:rsidRPr="002E2661">
        <w:rPr>
          <w:i/>
        </w:rPr>
        <w:t>x(n)</w:t>
      </w:r>
      <w:r w:rsidRPr="002E2661">
        <w:t xml:space="preserve"> – сигнал на входе линии задержки с </w:t>
      </w:r>
      <w:r w:rsidRPr="002E2661">
        <w:rPr>
          <w:i/>
        </w:rPr>
        <w:t>k-</w:t>
      </w:r>
      <w:r w:rsidRPr="002E2661">
        <w:t>отводами, то на выходе будет сигнал</w:t>
      </w:r>
      <w:r w:rsidR="00255BE2" w:rsidRPr="002E2661">
        <w:t xml:space="preserve">, рассчитанный по формуле </w:t>
      </w:r>
      <w:r w:rsidR="0019465E" w:rsidRPr="002E2661">
        <w:fldChar w:fldCharType="begin"/>
      </w:r>
      <w:r w:rsidR="00255BE2" w:rsidRPr="002E2661">
        <w:instrText xml:space="preserve"> REF _Ref47521923 \h </w:instrText>
      </w:r>
      <w:r w:rsidR="00BA763D" w:rsidRPr="002E2661">
        <w:instrText xml:space="preserve"> \* MERGEFORMAT </w:instrText>
      </w:r>
      <w:r w:rsidR="0019465E" w:rsidRPr="002E2661">
        <w:fldChar w:fldCharType="separate"/>
      </w:r>
      <w:r w:rsidR="001432BC" w:rsidRPr="001432BC">
        <w:t>(</w:t>
      </w:r>
      <w:r w:rsidR="001432BC" w:rsidRPr="001432BC">
        <w:rPr>
          <w:noProof/>
        </w:rPr>
        <w:t>8</w:t>
      </w:r>
      <w:r w:rsidR="001432BC" w:rsidRPr="001432BC">
        <w:t>)</w:t>
      </w:r>
      <w:r w:rsidR="0019465E" w:rsidRPr="002E2661">
        <w:fldChar w:fldCharType="end"/>
      </w:r>
      <w:r w:rsidRPr="002E2661">
        <w:t>:</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5"/>
        <w:gridCol w:w="1263"/>
      </w:tblGrid>
      <w:tr w:rsidR="00255BE2" w:rsidRPr="002E2661" w14:paraId="76364291" w14:textId="77777777" w:rsidTr="00A81B9A">
        <w:tc>
          <w:tcPr>
            <w:tcW w:w="9493" w:type="dxa"/>
          </w:tcPr>
          <w:p w14:paraId="753559D5" w14:textId="77777777" w:rsidR="00696509" w:rsidRPr="002E2661" w:rsidRDefault="00255BE2" w:rsidP="00A81B9A">
            <w:pPr>
              <w:pStyle w:val="a4"/>
              <w:ind w:firstLine="0"/>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Cambria Math" w:hAnsi="Cambria Math"/>
                  </w:rPr>
                  <m:t>=</m:t>
                </m:r>
                <m:nary>
                  <m:naryPr>
                    <m:chr m:val="∑"/>
                    <m:grow m:val="1"/>
                    <m:ctrlPr>
                      <w:rPr>
                        <w:rFonts w:ascii="Cambria Math" w:hAnsi="Cambria Math"/>
                        <w:i/>
                      </w:rPr>
                    </m:ctrlPr>
                  </m:naryPr>
                  <m:sub>
                    <m:r>
                      <w:rPr>
                        <w:rFonts w:ascii="Cambria Math" w:eastAsia="Cambria Math" w:hAnsi="Cambria Math"/>
                      </w:rPr>
                      <m:t>k=0</m:t>
                    </m:r>
                  </m:sub>
                  <m:sup>
                    <m:r>
                      <w:rPr>
                        <w:rFonts w:ascii="Cambria Math" w:eastAsia="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r>
                  <w:rPr>
                    <w:rFonts w:ascii="Cambria Math" w:hAnsi="Cambria Math"/>
                  </w:rPr>
                  <m:t>,</m:t>
                </m:r>
              </m:oMath>
            </m:oMathPara>
          </w:p>
        </w:tc>
        <w:tc>
          <w:tcPr>
            <w:tcW w:w="419" w:type="dxa"/>
            <w:vAlign w:val="center"/>
          </w:tcPr>
          <w:p w14:paraId="1AC44275" w14:textId="33B05779" w:rsidR="00696509" w:rsidRPr="002E2661" w:rsidRDefault="00696509" w:rsidP="00255BE2">
            <w:pPr>
              <w:pStyle w:val="afff4"/>
              <w:rPr>
                <w:b w:val="0"/>
                <w:color w:val="auto"/>
                <w:sz w:val="28"/>
                <w:szCs w:val="28"/>
              </w:rPr>
            </w:pPr>
            <w:bookmarkStart w:id="105" w:name="_Ref47521923"/>
            <w:r w:rsidRPr="002E2661">
              <w:rPr>
                <w:b w:val="0"/>
                <w:color w:val="auto"/>
                <w:sz w:val="28"/>
                <w:szCs w:val="28"/>
              </w:rPr>
              <w:t>(</w:t>
            </w:r>
            <w:r w:rsidR="0019465E" w:rsidRPr="002E2661">
              <w:rPr>
                <w:b w:val="0"/>
                <w:color w:val="auto"/>
                <w:sz w:val="28"/>
                <w:szCs w:val="28"/>
              </w:rPr>
              <w:fldChar w:fldCharType="begin"/>
            </w:r>
            <w:r w:rsidR="00255BE2" w:rsidRPr="002E2661">
              <w:rPr>
                <w:b w:val="0"/>
                <w:color w:val="auto"/>
                <w:sz w:val="28"/>
                <w:szCs w:val="28"/>
              </w:rPr>
              <w:instrText xml:space="preserve"> SEQ Формула \* ARABIC </w:instrText>
            </w:r>
            <w:r w:rsidR="0019465E" w:rsidRPr="002E2661">
              <w:rPr>
                <w:b w:val="0"/>
                <w:color w:val="auto"/>
                <w:sz w:val="28"/>
                <w:szCs w:val="28"/>
              </w:rPr>
              <w:fldChar w:fldCharType="separate"/>
            </w:r>
            <w:r w:rsidR="001432BC">
              <w:rPr>
                <w:b w:val="0"/>
                <w:noProof/>
                <w:color w:val="auto"/>
                <w:sz w:val="28"/>
                <w:szCs w:val="28"/>
              </w:rPr>
              <w:t>8</w:t>
            </w:r>
            <w:r w:rsidR="0019465E" w:rsidRPr="002E2661">
              <w:rPr>
                <w:b w:val="0"/>
                <w:color w:val="auto"/>
                <w:sz w:val="28"/>
                <w:szCs w:val="28"/>
              </w:rPr>
              <w:fldChar w:fldCharType="end"/>
            </w:r>
            <w:r w:rsidRPr="002E2661">
              <w:rPr>
                <w:b w:val="0"/>
                <w:color w:val="auto"/>
                <w:sz w:val="28"/>
                <w:szCs w:val="28"/>
              </w:rPr>
              <w:t>)</w:t>
            </w:r>
            <w:bookmarkEnd w:id="105"/>
          </w:p>
        </w:tc>
      </w:tr>
    </w:tbl>
    <w:p w14:paraId="1AA49A22" w14:textId="77777777" w:rsidR="00A26E9F" w:rsidRPr="002E2661" w:rsidRDefault="00696509" w:rsidP="00A26E9F">
      <w:pPr>
        <w:pStyle w:val="a4"/>
        <w:ind w:left="1" w:firstLine="708"/>
      </w:pPr>
      <w:r w:rsidRPr="002E2661">
        <w:t xml:space="preserve">где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2E2661">
        <w:t xml:space="preserve"> – постоянные весовые коэффициенты фильтра, рассчитанные на этапе проектирования фильтра</w:t>
      </w:r>
      <w:r w:rsidR="00A26E9F" w:rsidRPr="002E2661">
        <w:t>;</w:t>
      </w:r>
    </w:p>
    <w:p w14:paraId="37B9BBBB" w14:textId="77777777" w:rsidR="00696509" w:rsidRPr="002E2661" w:rsidRDefault="00696509" w:rsidP="00A26E9F">
      <w:pPr>
        <w:pStyle w:val="a4"/>
      </w:pPr>
      <m:oMath>
        <m:r>
          <w:rPr>
            <w:rFonts w:ascii="Cambria Math" w:hAnsi="Cambria Math"/>
          </w:rPr>
          <m:t>x</m:t>
        </m:r>
        <m:d>
          <m:dPr>
            <m:ctrlPr>
              <w:rPr>
                <w:rFonts w:ascii="Cambria Math" w:hAnsi="Cambria Math"/>
                <w:i/>
              </w:rPr>
            </m:ctrlPr>
          </m:dPr>
          <m:e>
            <m:r>
              <w:rPr>
                <w:rFonts w:ascii="Cambria Math" w:hAnsi="Cambria Math"/>
              </w:rPr>
              <m:t>n-k</m:t>
            </m:r>
          </m:e>
        </m:d>
      </m:oMath>
      <w:r w:rsidRPr="002E2661">
        <w:t xml:space="preserve"> – отсчёты входного сигнала фильтра в линии задержки.</w:t>
      </w:r>
    </w:p>
    <w:p w14:paraId="6B63C34E" w14:textId="03D6F367" w:rsidR="00696509" w:rsidRPr="002E2661" w:rsidRDefault="00696509" w:rsidP="00696509">
      <w:pPr>
        <w:pStyle w:val="a4"/>
      </w:pPr>
      <w:r w:rsidRPr="002E2661">
        <w:t>В ОКПС-Е-К реализован полосовой фильтр 228-го порядка с центральной частотой 62,5 Гц и шириной полосы пропускания 6 Гц. Фильтр синтезирован методом Кайзера. АЧХ фильтра показана на рисунке </w:t>
      </w:r>
      <w:r w:rsidR="0019465E" w:rsidRPr="002E2661">
        <w:fldChar w:fldCharType="begin"/>
      </w:r>
      <w:r w:rsidRPr="002E2661">
        <w:instrText xml:space="preserve"> REF _Ref178183 \h </w:instrText>
      </w:r>
      <w:r w:rsidR="0019465E" w:rsidRPr="002E2661">
        <w:fldChar w:fldCharType="separate"/>
      </w:r>
      <w:r w:rsidR="001432BC">
        <w:rPr>
          <w:noProof/>
        </w:rPr>
        <w:t>9</w:t>
      </w:r>
      <w:r w:rsidR="0019465E" w:rsidRPr="002E2661">
        <w:fldChar w:fldCharType="end"/>
      </w:r>
      <w:r w:rsidRPr="002E2661">
        <w:t>.</w:t>
      </w:r>
    </w:p>
    <w:p w14:paraId="6D488763" w14:textId="77777777" w:rsidR="00696509" w:rsidRPr="002E2661" w:rsidRDefault="007945DF" w:rsidP="00696509">
      <w:pPr>
        <w:pStyle w:val="afff6"/>
      </w:pPr>
      <w:r w:rsidRPr="002E2661">
        <w:rPr>
          <w:noProof/>
          <w:lang w:eastAsia="uk-UA"/>
        </w:rPr>
        <w:lastRenderedPageBreak/>
        <w:drawing>
          <wp:inline distT="0" distB="0" distL="0" distR="0" wp14:anchorId="3880AEC1" wp14:editId="3BBCF9DB">
            <wp:extent cx="5875812" cy="341619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96DAC541-7B7A-43D3-8B79-37D633B846F1}">
                          <asvg:svgBlip xmlns:asvg="http://schemas.microsoft.com/office/drawing/2016/SVG/main" r:embed="rId48"/>
                        </a:ext>
                      </a:extLst>
                    </a:blip>
                    <a:stretch>
                      <a:fillRect/>
                    </a:stretch>
                  </pic:blipFill>
                  <pic:spPr>
                    <a:xfrm>
                      <a:off x="0" y="0"/>
                      <a:ext cx="5875812" cy="3416199"/>
                    </a:xfrm>
                    <a:prstGeom prst="rect">
                      <a:avLst/>
                    </a:prstGeom>
                  </pic:spPr>
                </pic:pic>
              </a:graphicData>
            </a:graphic>
          </wp:inline>
        </w:drawing>
      </w:r>
    </w:p>
    <w:p w14:paraId="127ECB24" w14:textId="3961F6B9" w:rsidR="00696509" w:rsidRPr="002E2661" w:rsidRDefault="00696509"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06" w:name="_Ref178183"/>
      <w:r w:rsidR="001432BC">
        <w:rPr>
          <w:noProof/>
        </w:rPr>
        <w:t>9</w:t>
      </w:r>
      <w:bookmarkEnd w:id="106"/>
      <w:r w:rsidR="0019465E" w:rsidRPr="002E2661">
        <w:rPr>
          <w:noProof/>
        </w:rPr>
        <w:fldChar w:fldCharType="end"/>
      </w:r>
      <w:r w:rsidRPr="002E2661">
        <w:t xml:space="preserve"> – АЧХ </w:t>
      </w:r>
      <w:r w:rsidR="007945DF" w:rsidRPr="002E2661">
        <w:t xml:space="preserve">цифрового </w:t>
      </w:r>
      <w:r w:rsidRPr="002E2661">
        <w:t xml:space="preserve">фильтра </w:t>
      </w:r>
      <w:r w:rsidR="00600AA8" w:rsidRPr="002E2661">
        <w:t xml:space="preserve">для </w:t>
      </w:r>
      <w:r w:rsidRPr="002E2661">
        <w:t>с</w:t>
      </w:r>
      <w:r w:rsidR="00844E2F" w:rsidRPr="002E2661">
        <w:t>и</w:t>
      </w:r>
      <w:r w:rsidRPr="002E2661">
        <w:t>гнал</w:t>
      </w:r>
      <w:r w:rsidR="00600AA8" w:rsidRPr="002E2661">
        <w:t>ов</w:t>
      </w:r>
      <w:r w:rsidRPr="002E2661">
        <w:t xml:space="preserve"> R1 и R2</w:t>
      </w:r>
    </w:p>
    <w:p w14:paraId="2543E664" w14:textId="77777777" w:rsidR="00251773" w:rsidRPr="002E2661" w:rsidRDefault="002F1915" w:rsidP="00251773">
      <w:pPr>
        <w:pStyle w:val="affffa"/>
      </w:pPr>
      <w:r w:rsidRPr="002E2661">
        <w:t>Компонент</w:t>
      </w:r>
      <w:r w:rsidR="00251773" w:rsidRPr="002E2661">
        <w:t xml:space="preserve"> </w:t>
      </w:r>
      <w:proofErr w:type="spellStart"/>
      <w:r w:rsidR="00251773" w:rsidRPr="002E2661">
        <w:rPr>
          <w:rStyle w:val="affffff7"/>
        </w:rPr>
        <w:t>AnalogMeasurement</w:t>
      </w:r>
      <w:proofErr w:type="spellEnd"/>
      <w:r w:rsidR="00251773" w:rsidRPr="002E2661">
        <w:rPr>
          <w:b/>
        </w:rPr>
        <w:t xml:space="preserve"> </w:t>
      </w:r>
      <w:r w:rsidR="00251773" w:rsidRPr="002E2661">
        <w:t>предназначен для:</w:t>
      </w:r>
    </w:p>
    <w:p w14:paraId="38EA5AA7" w14:textId="77777777" w:rsidR="00591FEF" w:rsidRPr="002E2661" w:rsidRDefault="00591FEF" w:rsidP="0042168E">
      <w:pPr>
        <w:pStyle w:val="a"/>
        <w:ind w:left="0" w:firstLine="709"/>
        <w:rPr>
          <w:lang w:val="ru-RU"/>
        </w:rPr>
      </w:pPr>
      <w:r w:rsidRPr="002E2661">
        <w:rPr>
          <w:lang w:val="ru-RU"/>
        </w:rPr>
        <w:t>настройки режимов работы измерительных каналов;</w:t>
      </w:r>
    </w:p>
    <w:p w14:paraId="11A487B8" w14:textId="77777777" w:rsidR="00251773" w:rsidRPr="002E2661" w:rsidRDefault="00251773" w:rsidP="0042168E">
      <w:pPr>
        <w:pStyle w:val="a"/>
        <w:ind w:left="0" w:firstLine="709"/>
        <w:rPr>
          <w:lang w:val="ru-RU"/>
        </w:rPr>
      </w:pPr>
      <w:r w:rsidRPr="002E2661">
        <w:rPr>
          <w:lang w:val="ru-RU"/>
        </w:rPr>
        <w:t>приведения измерений</w:t>
      </w:r>
      <w:r w:rsidR="00591FEF" w:rsidRPr="002E2661">
        <w:rPr>
          <w:lang w:val="ru-RU"/>
        </w:rPr>
        <w:t xml:space="preserve"> в аналоговых каналах</w:t>
      </w:r>
      <w:r w:rsidRPr="002E2661">
        <w:rPr>
          <w:lang w:val="ru-RU"/>
        </w:rPr>
        <w:t xml:space="preserve"> к физическим величинам;</w:t>
      </w:r>
    </w:p>
    <w:p w14:paraId="6FF76985" w14:textId="77777777" w:rsidR="00251773" w:rsidRPr="002E2661" w:rsidRDefault="00251773" w:rsidP="0042168E">
      <w:pPr>
        <w:pStyle w:val="a"/>
        <w:ind w:left="0" w:firstLine="709"/>
        <w:rPr>
          <w:lang w:val="ru-RU"/>
        </w:rPr>
      </w:pPr>
      <w:r w:rsidRPr="002E2661">
        <w:rPr>
          <w:lang w:val="ru-RU"/>
        </w:rPr>
        <w:t>синхронизации полученных измерений</w:t>
      </w:r>
      <w:r w:rsidR="00591FEF" w:rsidRPr="002E2661">
        <w:rPr>
          <w:lang w:val="ru-RU"/>
        </w:rPr>
        <w:t xml:space="preserve"> между МК</w:t>
      </w:r>
      <w:r w:rsidRPr="002E2661">
        <w:rPr>
          <w:lang w:val="ru-RU"/>
        </w:rPr>
        <w:t xml:space="preserve"> для </w:t>
      </w:r>
      <w:r w:rsidR="00591FEF" w:rsidRPr="002E2661">
        <w:rPr>
          <w:lang w:val="ru-RU"/>
        </w:rPr>
        <w:t>сигналов, отвечающих за безопасную работу прибора.</w:t>
      </w:r>
    </w:p>
    <w:p w14:paraId="0197FEB1" w14:textId="77777777" w:rsidR="00251773" w:rsidRPr="002E2661" w:rsidRDefault="00251773" w:rsidP="00251773">
      <w:pPr>
        <w:pStyle w:val="a4"/>
      </w:pPr>
      <w:r w:rsidRPr="002E2661">
        <w:t xml:space="preserve">Перед началом работы все измерительные каналы должны быть проинициализированы функцией </w:t>
      </w:r>
      <w:proofErr w:type="spellStart"/>
      <w:r w:rsidRPr="002E2661">
        <w:rPr>
          <w:b/>
          <w:i/>
        </w:rPr>
        <w:t>AnalogInput_</w:t>
      </w:r>
      <w:proofErr w:type="gramStart"/>
      <w:r w:rsidRPr="002E2661">
        <w:rPr>
          <w:b/>
          <w:i/>
        </w:rPr>
        <w:t>setChannelSettings</w:t>
      </w:r>
      <w:proofErr w:type="spellEnd"/>
      <w:r w:rsidRPr="002E2661">
        <w:rPr>
          <w:b/>
          <w:i/>
        </w:rPr>
        <w:t>(</w:t>
      </w:r>
      <w:proofErr w:type="gramEnd"/>
      <w:r w:rsidRPr="002E2661">
        <w:rPr>
          <w:b/>
          <w:i/>
        </w:rPr>
        <w:t>)</w:t>
      </w:r>
      <w:r w:rsidRPr="002E2661">
        <w:t xml:space="preserve">. </w:t>
      </w:r>
    </w:p>
    <w:p w14:paraId="3F128B04" w14:textId="77777777" w:rsidR="001C2CFB" w:rsidRPr="002E2661" w:rsidRDefault="00251773" w:rsidP="00F65DE1">
      <w:pPr>
        <w:pStyle w:val="a4"/>
      </w:pPr>
      <w:r w:rsidRPr="002E2661">
        <w:t xml:space="preserve">В зависимости от настройки каналов, коэффициентов масштабирования, смещения и типов измеряемых величин, данные обрабатываются и помещаются в буфер </w:t>
      </w:r>
      <w:proofErr w:type="spellStart"/>
      <w:r w:rsidRPr="002E2661">
        <w:rPr>
          <w:i/>
        </w:rPr>
        <w:t>analogMeasData</w:t>
      </w:r>
      <w:proofErr w:type="spellEnd"/>
      <w:r w:rsidRPr="002E2661">
        <w:t>. Эти данные являются выходом измерительного канала и доступны для использования внешними функциями.</w:t>
      </w:r>
    </w:p>
    <w:p w14:paraId="456BF391" w14:textId="77777777" w:rsidR="00375AB3" w:rsidRPr="002E2661" w:rsidRDefault="00A9497D" w:rsidP="002F6B6A">
      <w:pPr>
        <w:pStyle w:val="5"/>
      </w:pPr>
      <w:r w:rsidRPr="002E2661">
        <w:t xml:space="preserve">Статическая модель </w:t>
      </w:r>
    </w:p>
    <w:p w14:paraId="596BE22F" w14:textId="208664DB" w:rsidR="00A9497D" w:rsidRPr="002E2661" w:rsidRDefault="00A9497D" w:rsidP="00052AF0">
      <w:pPr>
        <w:pStyle w:val="35"/>
      </w:pPr>
      <w:r w:rsidRPr="002E2661">
        <w:t xml:space="preserve">Статическая модель компонентов </w:t>
      </w:r>
      <w:r w:rsidRPr="002E2661">
        <w:rPr>
          <w:rStyle w:val="affffff7"/>
        </w:rPr>
        <w:t>AnalogMeasurement</w:t>
      </w:r>
      <w:r w:rsidRPr="002E2661">
        <w:t xml:space="preserve"> и </w:t>
      </w:r>
      <w:r w:rsidRPr="002E2661">
        <w:rPr>
          <w:rStyle w:val="affffff7"/>
        </w:rPr>
        <w:t>AnalogInput</w:t>
      </w:r>
      <w:r w:rsidRPr="002E2661">
        <w:t xml:space="preserve"> показана на рисунке </w:t>
      </w:r>
      <w:r w:rsidR="0019465E" w:rsidRPr="002E2661">
        <w:fldChar w:fldCharType="begin"/>
      </w:r>
      <w:r w:rsidRPr="002E2661">
        <w:instrText xml:space="preserve"> REF _Ref43736030 \h </w:instrText>
      </w:r>
      <w:r w:rsidR="0019465E" w:rsidRPr="002E2661">
        <w:fldChar w:fldCharType="separate"/>
      </w:r>
      <w:r w:rsidR="001432BC">
        <w:t>10</w:t>
      </w:r>
      <w:r w:rsidR="0019465E" w:rsidRPr="002E2661">
        <w:fldChar w:fldCharType="end"/>
      </w:r>
      <w:r w:rsidRPr="002E2661">
        <w:t>.</w:t>
      </w:r>
    </w:p>
    <w:p w14:paraId="1AD0FD1E" w14:textId="77777777" w:rsidR="00375AB3" w:rsidRPr="002E2661" w:rsidRDefault="00375AB3" w:rsidP="00375AB3">
      <w:pPr>
        <w:pStyle w:val="a4"/>
        <w:ind w:firstLine="0"/>
      </w:pPr>
      <w:r w:rsidRPr="002E2661">
        <w:rPr>
          <w:noProof/>
          <w:lang w:eastAsia="uk-UA"/>
        </w:rPr>
        <w:lastRenderedPageBreak/>
        <w:drawing>
          <wp:inline distT="0" distB="0" distL="0" distR="0" wp14:anchorId="5BCA14EF" wp14:editId="7291EE83">
            <wp:extent cx="6194278" cy="3062377"/>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209404" cy="3069855"/>
                    </a:xfrm>
                    <a:prstGeom prst="rect">
                      <a:avLst/>
                    </a:prstGeom>
                  </pic:spPr>
                </pic:pic>
              </a:graphicData>
            </a:graphic>
          </wp:inline>
        </w:drawing>
      </w:r>
    </w:p>
    <w:p w14:paraId="5E8B2BC8" w14:textId="32BCB984" w:rsidR="00375AB3" w:rsidRPr="002E2661" w:rsidRDefault="00375AB3"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07" w:name="_Ref43736030"/>
      <w:r w:rsidR="001432BC">
        <w:rPr>
          <w:noProof/>
        </w:rPr>
        <w:t>10</w:t>
      </w:r>
      <w:bookmarkEnd w:id="107"/>
      <w:r w:rsidR="0019465E" w:rsidRPr="002E2661">
        <w:rPr>
          <w:noProof/>
        </w:rPr>
        <w:fldChar w:fldCharType="end"/>
      </w:r>
      <w:r w:rsidRPr="002E2661">
        <w:t xml:space="preserve"> – Статическая модель компонентов </w:t>
      </w:r>
      <w:proofErr w:type="spellStart"/>
      <w:r w:rsidRPr="002E2661">
        <w:rPr>
          <w:rStyle w:val="affffff7"/>
        </w:rPr>
        <w:t>AnalogMeasurement</w:t>
      </w:r>
      <w:proofErr w:type="spellEnd"/>
      <w:r w:rsidRPr="002E2661">
        <w:t xml:space="preserve"> и </w:t>
      </w:r>
      <w:proofErr w:type="spellStart"/>
      <w:r w:rsidRPr="002E2661">
        <w:rPr>
          <w:rStyle w:val="affffff7"/>
        </w:rPr>
        <w:t>AnalogInput</w:t>
      </w:r>
      <w:proofErr w:type="spellEnd"/>
    </w:p>
    <w:p w14:paraId="1C1B873A" w14:textId="77777777" w:rsidR="001C2CFB" w:rsidRPr="002E2661" w:rsidRDefault="001C2CFB">
      <w:pPr>
        <w:rPr>
          <w:rFonts w:eastAsia="Batang"/>
          <w:noProof w:val="0"/>
          <w:szCs w:val="28"/>
          <w:lang w:eastAsia="en-US"/>
        </w:rPr>
      </w:pPr>
      <w:r w:rsidRPr="002E2661">
        <w:br w:type="page"/>
      </w:r>
    </w:p>
    <w:p w14:paraId="671F814D" w14:textId="77777777" w:rsidR="0042524E" w:rsidRPr="002E2661" w:rsidRDefault="00767864" w:rsidP="00747915">
      <w:pPr>
        <w:pStyle w:val="3"/>
        <w:rPr>
          <w:lang w:val="ru-RU"/>
        </w:rPr>
      </w:pPr>
      <w:bookmarkStart w:id="108" w:name="_Toc50027340"/>
      <w:bookmarkEnd w:id="98"/>
      <w:r w:rsidRPr="002E2661">
        <w:rPr>
          <w:lang w:val="ru-RU"/>
        </w:rPr>
        <w:lastRenderedPageBreak/>
        <w:t xml:space="preserve">Компонент </w:t>
      </w:r>
      <w:proofErr w:type="spellStart"/>
      <w:r w:rsidR="00AE62FC" w:rsidRPr="002E2661">
        <w:rPr>
          <w:lang w:val="ru-RU"/>
        </w:rPr>
        <w:t>BinIn</w:t>
      </w:r>
      <w:bookmarkEnd w:id="108"/>
      <w:proofErr w:type="spellEnd"/>
    </w:p>
    <w:p w14:paraId="3EB060E2" w14:textId="77777777" w:rsidR="0042524E" w:rsidRPr="002E2661" w:rsidRDefault="0042524E" w:rsidP="00747915">
      <w:pPr>
        <w:pStyle w:val="40"/>
        <w:rPr>
          <w:rFonts w:eastAsia="Batang"/>
        </w:rPr>
      </w:pPr>
      <w:r w:rsidRPr="002E2661">
        <w:rPr>
          <w:rFonts w:eastAsia="Batang"/>
        </w:rPr>
        <w:t>Назначение</w:t>
      </w:r>
    </w:p>
    <w:p w14:paraId="0F8185E3" w14:textId="77777777" w:rsidR="00D119FE" w:rsidRPr="002E2661" w:rsidRDefault="00D119FE" w:rsidP="00D119FE">
      <w:pPr>
        <w:pStyle w:val="a4"/>
      </w:pPr>
      <w:r w:rsidRPr="002E2661">
        <w:t xml:space="preserve">Компонент </w:t>
      </w:r>
      <w:proofErr w:type="spellStart"/>
      <w:r w:rsidRPr="002E2661">
        <w:rPr>
          <w:rStyle w:val="affffff7"/>
        </w:rPr>
        <w:t>BinIn</w:t>
      </w:r>
      <w:proofErr w:type="spellEnd"/>
      <w:r w:rsidRPr="002E2661">
        <w:t xml:space="preserve"> предназначен для чтения, обработки и формирования синхронизированных значений входных дискретных сигналов, а также для контроля исправности аппаратных средств чтения</w:t>
      </w:r>
      <w:r w:rsidR="003D676E" w:rsidRPr="002E2661">
        <w:t xml:space="preserve"> входных дискретных сигналов</w:t>
      </w:r>
      <w:r w:rsidRPr="002E2661">
        <w:t>.</w:t>
      </w:r>
    </w:p>
    <w:p w14:paraId="76FA0963" w14:textId="77777777" w:rsidR="000D0392" w:rsidRPr="002E2661" w:rsidRDefault="000D0392" w:rsidP="00747915">
      <w:pPr>
        <w:pStyle w:val="40"/>
        <w:rPr>
          <w:rFonts w:eastAsia="Batang"/>
        </w:rPr>
      </w:pPr>
      <w:r w:rsidRPr="002E2661">
        <w:rPr>
          <w:rFonts w:eastAsia="Batang"/>
        </w:rPr>
        <w:t xml:space="preserve">Состав </w:t>
      </w:r>
    </w:p>
    <w:p w14:paraId="71471672" w14:textId="77777777" w:rsidR="000D0392" w:rsidRPr="002E2661" w:rsidRDefault="000D0392" w:rsidP="00F6316C">
      <w:pPr>
        <w:pStyle w:val="affffa"/>
      </w:pPr>
      <w:r w:rsidRPr="002E2661">
        <w:t>В состав компонента входят следующие модули:</w:t>
      </w:r>
    </w:p>
    <w:p w14:paraId="4F34FA71" w14:textId="77777777" w:rsidR="000D0392" w:rsidRPr="002E2661" w:rsidRDefault="000D0392" w:rsidP="001F5A90">
      <w:pPr>
        <w:pStyle w:val="a"/>
        <w:ind w:left="0" w:firstLine="709"/>
        <w:rPr>
          <w:lang w:val="ru-RU"/>
        </w:rPr>
      </w:pPr>
      <w:proofErr w:type="spellStart"/>
      <w:r w:rsidRPr="002E2661">
        <w:rPr>
          <w:i/>
          <w:lang w:val="ru-RU"/>
        </w:rPr>
        <w:t>BinIn</w:t>
      </w:r>
      <w:proofErr w:type="spellEnd"/>
      <w:r w:rsidRPr="002E2661">
        <w:rPr>
          <w:lang w:val="ru-RU"/>
        </w:rPr>
        <w:t xml:space="preserve"> − чтение дискретных входов</w:t>
      </w:r>
      <w:r w:rsidR="00DD1A98" w:rsidRPr="002E2661">
        <w:rPr>
          <w:lang w:val="ru-RU"/>
        </w:rPr>
        <w:t xml:space="preserve"> и синхронизация считанных значений</w:t>
      </w:r>
      <w:r w:rsidRPr="002E2661">
        <w:rPr>
          <w:lang w:val="ru-RU"/>
        </w:rPr>
        <w:t>;</w:t>
      </w:r>
    </w:p>
    <w:p w14:paraId="3E789199" w14:textId="77777777" w:rsidR="000D0392" w:rsidRPr="002E2661" w:rsidRDefault="00F03DD9" w:rsidP="001F5A90">
      <w:pPr>
        <w:pStyle w:val="a"/>
        <w:ind w:left="0" w:firstLine="709"/>
        <w:rPr>
          <w:lang w:val="ru-RU"/>
        </w:rPr>
      </w:pPr>
      <w:proofErr w:type="spellStart"/>
      <w:r w:rsidRPr="002E2661">
        <w:rPr>
          <w:i/>
          <w:lang w:val="ru-RU"/>
        </w:rPr>
        <w:t>B</w:t>
      </w:r>
      <w:r w:rsidR="000D0392" w:rsidRPr="002E2661">
        <w:rPr>
          <w:i/>
          <w:lang w:val="ru-RU"/>
        </w:rPr>
        <w:t>inInDecoder</w:t>
      </w:r>
      <w:proofErr w:type="spellEnd"/>
      <w:r w:rsidR="000D0392" w:rsidRPr="002E2661">
        <w:rPr>
          <w:lang w:val="ru-RU"/>
        </w:rPr>
        <w:t xml:space="preserve"> </w:t>
      </w:r>
      <w:r w:rsidR="00DD1A98" w:rsidRPr="002E2661">
        <w:rPr>
          <w:lang w:val="ru-RU"/>
        </w:rPr>
        <w:t>–</w:t>
      </w:r>
      <w:r w:rsidR="000D0392" w:rsidRPr="002E2661">
        <w:rPr>
          <w:lang w:val="ru-RU"/>
        </w:rPr>
        <w:t xml:space="preserve"> </w:t>
      </w:r>
      <w:r w:rsidR="00DD1A98" w:rsidRPr="002E2661">
        <w:rPr>
          <w:lang w:val="ru-RU"/>
        </w:rPr>
        <w:t>дешифратор считанных значений (модуль написан на языке ассемблер для увеличения быстродействия)</w:t>
      </w:r>
      <w:r w:rsidR="008D1C8D" w:rsidRPr="002E2661">
        <w:rPr>
          <w:lang w:val="ru-RU"/>
        </w:rPr>
        <w:t>.</w:t>
      </w:r>
    </w:p>
    <w:p w14:paraId="32767E8A" w14:textId="77777777" w:rsidR="00EC414F" w:rsidRPr="002E2661" w:rsidRDefault="00EC414F" w:rsidP="00747915">
      <w:pPr>
        <w:pStyle w:val="40"/>
      </w:pPr>
      <w:r w:rsidRPr="002E2661">
        <w:t>Описание</w:t>
      </w:r>
    </w:p>
    <w:p w14:paraId="06E13373" w14:textId="77777777" w:rsidR="000D339A" w:rsidRPr="002E2661" w:rsidRDefault="00B11B3B" w:rsidP="002F6B6A">
      <w:pPr>
        <w:pStyle w:val="5"/>
      </w:pPr>
      <w:r w:rsidRPr="002E2661">
        <w:t>Общие сведения</w:t>
      </w:r>
    </w:p>
    <w:p w14:paraId="087F88EA" w14:textId="77777777" w:rsidR="00781EDB" w:rsidRPr="002E2661" w:rsidRDefault="001374C6" w:rsidP="000A0F43">
      <w:pPr>
        <w:pStyle w:val="affffa"/>
      </w:pPr>
      <w:r w:rsidRPr="002E2661">
        <w:t>Дискретные входы</w:t>
      </w:r>
      <w:r w:rsidR="00270EAF" w:rsidRPr="002E2661">
        <w:t xml:space="preserve">, считываемые МК, делятся на две части – отвечающие за безопасность и не отвечающие за безопасность. </w:t>
      </w:r>
      <w:r w:rsidR="007F2E18" w:rsidRPr="002E2661">
        <w:t>Как отвечающие за безопасность и не отвечающие за безопасность дискретные входы синхронизируются между МК</w:t>
      </w:r>
      <w:r w:rsidR="00781EDB" w:rsidRPr="002E2661">
        <w:t xml:space="preserve"> </w:t>
      </w:r>
      <w:proofErr w:type="spellStart"/>
      <w:r w:rsidR="00781EDB" w:rsidRPr="002E2661">
        <w:t>Master</w:t>
      </w:r>
      <w:proofErr w:type="spellEnd"/>
      <w:r w:rsidR="00781EDB" w:rsidRPr="002E2661">
        <w:t xml:space="preserve"> и MK </w:t>
      </w:r>
      <w:proofErr w:type="spellStart"/>
      <w:r w:rsidR="00781EDB" w:rsidRPr="002E2661">
        <w:t>Slave</w:t>
      </w:r>
      <w:proofErr w:type="spellEnd"/>
      <w:r w:rsidR="007F2E18" w:rsidRPr="002E2661">
        <w:t xml:space="preserve">. </w:t>
      </w:r>
      <w:r w:rsidR="00781EDB" w:rsidRPr="002E2661">
        <w:t xml:space="preserve">Компоненты и модули ПО считывают состояние дискретных входов не с выводов МК, а через специальные интерфейсные функции компонента </w:t>
      </w:r>
      <w:proofErr w:type="spellStart"/>
      <w:r w:rsidR="00781EDB" w:rsidRPr="002E2661">
        <w:t>BinIn</w:t>
      </w:r>
      <w:proofErr w:type="spellEnd"/>
      <w:r w:rsidR="00781EDB" w:rsidRPr="002E2661">
        <w:t>. Это позволяет ПО, выполняемому в разных МК</w:t>
      </w:r>
      <w:r w:rsidR="00DA156F" w:rsidRPr="002E2661">
        <w:t>,</w:t>
      </w:r>
      <w:r w:rsidR="00781EDB" w:rsidRPr="002E2661">
        <w:t xml:space="preserve"> оперировать одинаковыми данными</w:t>
      </w:r>
      <w:r w:rsidR="00DA156F" w:rsidRPr="002E2661">
        <w:t>, т.к. считанные значения дискретных сигналов синхронизируются.</w:t>
      </w:r>
    </w:p>
    <w:p w14:paraId="1FB42D16" w14:textId="77777777" w:rsidR="00DA156F" w:rsidRPr="002E2661" w:rsidRDefault="00270EAF" w:rsidP="000A0F43">
      <w:pPr>
        <w:pStyle w:val="affffa"/>
      </w:pPr>
      <w:r w:rsidRPr="002E2661">
        <w:t xml:space="preserve">К </w:t>
      </w:r>
      <w:r w:rsidR="00DA156F" w:rsidRPr="002E2661">
        <w:t xml:space="preserve">числу </w:t>
      </w:r>
      <w:r w:rsidR="00A30DD2" w:rsidRPr="002E2661">
        <w:t>отвечающи</w:t>
      </w:r>
      <w:r w:rsidR="0037060F" w:rsidRPr="002E2661">
        <w:t>х</w:t>
      </w:r>
      <w:r w:rsidRPr="002E2661">
        <w:t xml:space="preserve"> за безопасность </w:t>
      </w:r>
      <w:r w:rsidR="00DA156F" w:rsidRPr="002E2661">
        <w:t>дискретным входам относятся:</w:t>
      </w:r>
    </w:p>
    <w:p w14:paraId="5E3261AF" w14:textId="77777777" w:rsidR="001374C6" w:rsidRPr="002E2661" w:rsidRDefault="00A9282B" w:rsidP="00F1158F">
      <w:pPr>
        <w:pStyle w:val="a"/>
        <w:ind w:left="0" w:firstLine="709"/>
        <w:rPr>
          <w:lang w:val="ru-RU"/>
        </w:rPr>
      </w:pPr>
      <w:r w:rsidRPr="002E2661">
        <w:rPr>
          <w:lang w:val="ru-RU"/>
        </w:rPr>
        <w:t xml:space="preserve">дискретные входы </w:t>
      </w:r>
      <w:r w:rsidR="00DA156F" w:rsidRPr="002E2661">
        <w:rPr>
          <w:lang w:val="ru-RU"/>
        </w:rPr>
        <w:t>адресны</w:t>
      </w:r>
      <w:r w:rsidRPr="002E2661">
        <w:rPr>
          <w:lang w:val="ru-RU"/>
        </w:rPr>
        <w:t>х</w:t>
      </w:r>
      <w:r w:rsidR="00DA156F" w:rsidRPr="002E2661">
        <w:rPr>
          <w:lang w:val="ru-RU"/>
        </w:rPr>
        <w:t xml:space="preserve"> перемыч</w:t>
      </w:r>
      <w:r w:rsidRPr="002E2661">
        <w:rPr>
          <w:lang w:val="ru-RU"/>
        </w:rPr>
        <w:t>ек</w:t>
      </w:r>
      <w:r w:rsidR="00DA156F" w:rsidRPr="002E2661">
        <w:rPr>
          <w:lang w:val="ru-RU"/>
        </w:rPr>
        <w:t xml:space="preserve"> (</w:t>
      </w:r>
      <w:r w:rsidRPr="002E2661">
        <w:rPr>
          <w:lang w:val="ru-RU"/>
        </w:rPr>
        <w:t>установлены на кросс-плате</w:t>
      </w:r>
      <w:r w:rsidR="00DA156F" w:rsidRPr="002E2661">
        <w:rPr>
          <w:lang w:val="ru-RU"/>
        </w:rPr>
        <w:t>)</w:t>
      </w:r>
      <w:r w:rsidRPr="002E2661">
        <w:rPr>
          <w:lang w:val="ru-RU"/>
        </w:rPr>
        <w:t>;</w:t>
      </w:r>
    </w:p>
    <w:p w14:paraId="4DDA555C" w14:textId="77777777" w:rsidR="00A9282B" w:rsidRPr="002E2661" w:rsidRDefault="00A9282B" w:rsidP="00F1158F">
      <w:pPr>
        <w:pStyle w:val="a"/>
        <w:ind w:left="0" w:firstLine="709"/>
        <w:rPr>
          <w:lang w:val="ru-RU"/>
        </w:rPr>
      </w:pPr>
      <w:r w:rsidRPr="002E2661">
        <w:rPr>
          <w:lang w:val="ru-RU"/>
        </w:rPr>
        <w:t>дискретные входы режимных перемычек (установлены на кросс-плате);</w:t>
      </w:r>
    </w:p>
    <w:p w14:paraId="4C097BA5" w14:textId="77777777" w:rsidR="00A9282B" w:rsidRPr="002E2661" w:rsidRDefault="00A9282B" w:rsidP="00F1158F">
      <w:pPr>
        <w:pStyle w:val="a"/>
        <w:ind w:left="0" w:firstLine="709"/>
        <w:rPr>
          <w:lang w:val="ru-RU"/>
        </w:rPr>
      </w:pPr>
      <w:r w:rsidRPr="002E2661">
        <w:rPr>
          <w:lang w:val="ru-RU"/>
        </w:rPr>
        <w:t>дискретные входы перемычек контрольной суммы (установлены на кросс-плате);</w:t>
      </w:r>
    </w:p>
    <w:p w14:paraId="22D93EE3" w14:textId="77777777" w:rsidR="00880296" w:rsidRPr="002E2661" w:rsidRDefault="00880296" w:rsidP="00F1158F">
      <w:pPr>
        <w:pStyle w:val="a"/>
        <w:ind w:left="0" w:firstLine="709"/>
        <w:rPr>
          <w:lang w:val="ru-RU"/>
        </w:rPr>
      </w:pPr>
      <w:r w:rsidRPr="002E2661">
        <w:rPr>
          <w:lang w:val="ru-RU"/>
        </w:rPr>
        <w:t>дискретный вход сигнала контроля РПВ.</w:t>
      </w:r>
    </w:p>
    <w:p w14:paraId="034E4B0F" w14:textId="77777777" w:rsidR="00880296" w:rsidRPr="002E2661" w:rsidRDefault="00880296" w:rsidP="00880296">
      <w:pPr>
        <w:pStyle w:val="affffa"/>
      </w:pPr>
      <w:r w:rsidRPr="002E2661">
        <w:lastRenderedPageBreak/>
        <w:t>К числу не отвечающи</w:t>
      </w:r>
      <w:r w:rsidR="0037060F" w:rsidRPr="002E2661">
        <w:t>х</w:t>
      </w:r>
      <w:r w:rsidRPr="002E2661">
        <w:t xml:space="preserve"> за безопасность дискретным входам относятся:</w:t>
      </w:r>
    </w:p>
    <w:p w14:paraId="6DA22197" w14:textId="658442B9" w:rsidR="001374C6" w:rsidRPr="002E2661" w:rsidRDefault="00880296" w:rsidP="00F1158F">
      <w:pPr>
        <w:pStyle w:val="a"/>
        <w:ind w:left="0" w:firstLine="709"/>
        <w:rPr>
          <w:lang w:val="ru-RU"/>
        </w:rPr>
      </w:pPr>
      <w:r w:rsidRPr="002E2661">
        <w:rPr>
          <w:lang w:val="ru-RU"/>
        </w:rPr>
        <w:t>дискретный вход сигнала состояния источника питания 24 В</w:t>
      </w:r>
      <w:r w:rsidR="008C7603" w:rsidRPr="002E2661">
        <w:rPr>
          <w:lang w:val="ru-RU"/>
        </w:rPr>
        <w:t xml:space="preserve"> (сигнал </w:t>
      </w:r>
      <w:r w:rsidR="00A942C8" w:rsidRPr="002E2661">
        <w:rPr>
          <w:lang w:val="ru-RU"/>
        </w:rPr>
        <w:t>KPOW24</w:t>
      </w:r>
      <w:r w:rsidR="008C7603" w:rsidRPr="002E2661">
        <w:rPr>
          <w:lang w:val="ru-RU"/>
        </w:rPr>
        <w:t>)</w:t>
      </w:r>
      <w:r w:rsidRPr="002E2661">
        <w:rPr>
          <w:lang w:val="ru-RU"/>
        </w:rPr>
        <w:t>;</w:t>
      </w:r>
    </w:p>
    <w:p w14:paraId="7FEF7EF6" w14:textId="77777777" w:rsidR="00880296" w:rsidRPr="002E2661" w:rsidRDefault="00880296" w:rsidP="00F1158F">
      <w:pPr>
        <w:pStyle w:val="a"/>
        <w:ind w:left="0" w:firstLine="709"/>
        <w:rPr>
          <w:lang w:val="ru-RU"/>
        </w:rPr>
      </w:pPr>
      <w:r w:rsidRPr="002E2661">
        <w:rPr>
          <w:lang w:val="ru-RU"/>
        </w:rPr>
        <w:t>дискретный вход сигнала состояния источника питания 220 В</w:t>
      </w:r>
      <w:r w:rsidR="0037060F" w:rsidRPr="002E2661">
        <w:rPr>
          <w:lang w:val="ru-RU"/>
        </w:rPr>
        <w:t xml:space="preserve"> </w:t>
      </w:r>
      <w:r w:rsidR="008C7603" w:rsidRPr="002E2661">
        <w:rPr>
          <w:lang w:val="ru-RU"/>
        </w:rPr>
        <w:t>(сигнал KPOW220)</w:t>
      </w:r>
      <w:r w:rsidRPr="002E2661">
        <w:rPr>
          <w:lang w:val="ru-RU"/>
        </w:rPr>
        <w:t>.</w:t>
      </w:r>
    </w:p>
    <w:p w14:paraId="06F3FCBA" w14:textId="4544740E" w:rsidR="009303FB" w:rsidRPr="002E2661" w:rsidRDefault="00600AA8" w:rsidP="009303FB">
      <w:pPr>
        <w:pStyle w:val="affffa"/>
        <w:keepNext w:val="0"/>
        <w:widowControl w:val="0"/>
        <w:ind w:firstLine="703"/>
      </w:pPr>
      <w:r w:rsidRPr="002E2661">
        <w:t>Упрощенная с</w:t>
      </w:r>
      <w:r w:rsidR="009C3143" w:rsidRPr="002E2661">
        <w:t xml:space="preserve">хема, поясняющая принцип работы компонента </w:t>
      </w:r>
      <w:proofErr w:type="spellStart"/>
      <w:r w:rsidR="009C3143" w:rsidRPr="002E2661">
        <w:rPr>
          <w:i/>
          <w:iCs/>
        </w:rPr>
        <w:t>Bi</w:t>
      </w:r>
      <w:r w:rsidRPr="002E2661">
        <w:rPr>
          <w:i/>
          <w:iCs/>
        </w:rPr>
        <w:t>n</w:t>
      </w:r>
      <w:r w:rsidR="009C3143" w:rsidRPr="002E2661">
        <w:rPr>
          <w:i/>
          <w:iCs/>
        </w:rPr>
        <w:t>In</w:t>
      </w:r>
      <w:proofErr w:type="spellEnd"/>
      <w:r w:rsidRPr="002E2661">
        <w:rPr>
          <w:i/>
          <w:iCs/>
        </w:rPr>
        <w:t>,</w:t>
      </w:r>
      <w:r w:rsidR="009C3143" w:rsidRPr="002E2661">
        <w:t xml:space="preserve"> изображена на </w:t>
      </w:r>
      <w:r w:rsidR="009D3D95" w:rsidRPr="002E2661">
        <w:t>р</w:t>
      </w:r>
      <w:r w:rsidR="009C3143" w:rsidRPr="002E2661">
        <w:t xml:space="preserve">исунке </w:t>
      </w:r>
      <w:r w:rsidR="0019465E" w:rsidRPr="002E2661">
        <w:fldChar w:fldCharType="begin"/>
      </w:r>
      <w:r w:rsidR="009C3143" w:rsidRPr="002E2661">
        <w:instrText xml:space="preserve"> REF _Ref43211626 \h </w:instrText>
      </w:r>
      <w:r w:rsidR="0019465E" w:rsidRPr="002E2661">
        <w:fldChar w:fldCharType="separate"/>
      </w:r>
      <w:r w:rsidR="001432BC">
        <w:rPr>
          <w:noProof/>
        </w:rPr>
        <w:t>11</w:t>
      </w:r>
      <w:r w:rsidR="0019465E" w:rsidRPr="002E2661">
        <w:fldChar w:fldCharType="end"/>
      </w:r>
      <w:r w:rsidR="009C3143" w:rsidRPr="002E2661">
        <w:t xml:space="preserve">. Дискретные сигналы, считываемые с кросс-платы объединены в матрицу. Строки матрицы </w:t>
      </w:r>
      <w:r w:rsidR="00451420" w:rsidRPr="002E2661">
        <w:t xml:space="preserve">(выходные сигналы) образованы </w:t>
      </w:r>
      <w:r w:rsidR="003C7346" w:rsidRPr="002E2661">
        <w:t>девятью</w:t>
      </w:r>
      <w:r w:rsidR="00451420" w:rsidRPr="002E2661">
        <w:t xml:space="preserve"> сигналами SA0…SA4</w:t>
      </w:r>
      <w:r w:rsidR="003C7346" w:rsidRPr="002E2661">
        <w:t>, SK5, SS6, SS7 и SR8</w:t>
      </w:r>
      <w:r w:rsidR="00451420" w:rsidRPr="002E2661">
        <w:t>, а столбцы (входные сигналы) четырьмя сигналами AD0…AD3.</w:t>
      </w:r>
      <w:r w:rsidR="003C7346" w:rsidRPr="002E2661">
        <w:t xml:space="preserve"> Сигналы подачи питания на строки матрицы подключены к МК </w:t>
      </w:r>
      <w:proofErr w:type="spellStart"/>
      <w:r w:rsidR="003C7346" w:rsidRPr="002E2661">
        <w:t>Master</w:t>
      </w:r>
      <w:proofErr w:type="spellEnd"/>
      <w:r w:rsidR="003C7346" w:rsidRPr="002E2661">
        <w:t xml:space="preserve">, а сигналы чтения строк – к МК </w:t>
      </w:r>
      <w:proofErr w:type="spellStart"/>
      <w:r w:rsidR="003C7346" w:rsidRPr="002E2661">
        <w:t>Slave</w:t>
      </w:r>
      <w:proofErr w:type="spellEnd"/>
      <w:r w:rsidR="003C7346" w:rsidRPr="002E2661">
        <w:t xml:space="preserve">. </w:t>
      </w:r>
    </w:p>
    <w:p w14:paraId="5A49BC6D" w14:textId="77777777" w:rsidR="009303FB" w:rsidRPr="002E2661" w:rsidRDefault="003C7346" w:rsidP="009303FB">
      <w:pPr>
        <w:pStyle w:val="affffa"/>
        <w:keepNext w:val="0"/>
        <w:widowControl w:val="0"/>
        <w:ind w:firstLine="703"/>
      </w:pPr>
      <w:r w:rsidRPr="002E2661">
        <w:t>Считывание сигналов производится последовательным сканированием матрицы. Для сканирования тетрады</w:t>
      </w:r>
      <w:r w:rsidR="00BD3C96" w:rsidRPr="002E2661">
        <w:t xml:space="preserve"> сигналов</w:t>
      </w:r>
      <w:r w:rsidRPr="002E2661">
        <w:t xml:space="preserve">, подключённой к </w:t>
      </w:r>
      <w:r w:rsidR="00BD3C96" w:rsidRPr="002E2661">
        <w:t xml:space="preserve">SA0 МК </w:t>
      </w:r>
      <w:proofErr w:type="spellStart"/>
      <w:r w:rsidR="00BD3C96" w:rsidRPr="002E2661">
        <w:t>Master</w:t>
      </w:r>
      <w:proofErr w:type="spellEnd"/>
      <w:r w:rsidR="00BD3C96" w:rsidRPr="002E2661">
        <w:t xml:space="preserve"> выставляет уровень лог. 0 на сигнал А0_М. </w:t>
      </w:r>
      <w:r w:rsidR="00A00B51" w:rsidRPr="002E2661">
        <w:t xml:space="preserve">Все остальные сигналы строки должны быть установлены в лог. 1. </w:t>
      </w:r>
      <w:r w:rsidR="00BD3C96" w:rsidRPr="002E2661">
        <w:t xml:space="preserve">Цепь SA0 запитывается напряжением +5VA через открытый транзистор оптопары V3.1. Тетрада сигналов AD0…AD3 считывается МК </w:t>
      </w:r>
      <w:proofErr w:type="spellStart"/>
      <w:r w:rsidR="00BD3C96" w:rsidRPr="002E2661">
        <w:t>Slave</w:t>
      </w:r>
      <w:proofErr w:type="spellEnd"/>
      <w:r w:rsidR="00BD3C96" w:rsidRPr="002E2661">
        <w:t xml:space="preserve"> (сигналы D0…D3 на входах МК </w:t>
      </w:r>
      <w:proofErr w:type="spellStart"/>
      <w:r w:rsidR="00BD3C96" w:rsidRPr="002E2661">
        <w:t>Slave</w:t>
      </w:r>
      <w:proofErr w:type="spellEnd"/>
      <w:r w:rsidR="000603F5" w:rsidRPr="002E2661">
        <w:t>, DD2</w:t>
      </w:r>
      <w:r w:rsidR="00BD3C96" w:rsidRPr="002E2661">
        <w:t>) через оптопары V10 и V11.</w:t>
      </w:r>
      <w:r w:rsidR="00A47EEA" w:rsidRPr="002E2661">
        <w:t xml:space="preserve"> Таким образом последовательно сканируя тетрады сигналов, </w:t>
      </w:r>
      <w:r w:rsidR="00B74689" w:rsidRPr="002E2661">
        <w:t xml:space="preserve">считывается </w:t>
      </w:r>
      <w:r w:rsidR="00A47EEA" w:rsidRPr="002E2661">
        <w:t>состояние всех перемычек.</w:t>
      </w:r>
    </w:p>
    <w:p w14:paraId="57B84BF0" w14:textId="2F6BEC01" w:rsidR="00A47EEA" w:rsidRPr="002E2661" w:rsidRDefault="00A47EEA" w:rsidP="009303FB">
      <w:pPr>
        <w:pStyle w:val="affffa"/>
        <w:keepNext w:val="0"/>
        <w:widowControl w:val="0"/>
        <w:ind w:firstLine="703"/>
      </w:pPr>
      <w:r w:rsidRPr="002E2661">
        <w:t xml:space="preserve">Для контроля исправности схем считывания сигналов </w:t>
      </w:r>
      <w:r w:rsidR="0058448C" w:rsidRPr="002E2661">
        <w:t xml:space="preserve">столбца </w:t>
      </w:r>
      <w:r w:rsidRPr="002E2661">
        <w:t xml:space="preserve">установлен </w:t>
      </w:r>
      <w:r w:rsidR="0058448C" w:rsidRPr="002E2661">
        <w:t>оптрон V1.1. Так, при отсутствии питания на ряду SA1, сигнал D0 должен быть в состоянии лог. 1</w:t>
      </w:r>
      <w:r w:rsidR="00DA1EB1" w:rsidRPr="002E2661">
        <w:t xml:space="preserve"> при исправных цепях считывания</w:t>
      </w:r>
      <w:r w:rsidR="0058448C" w:rsidRPr="002E2661">
        <w:t xml:space="preserve">. Для контроля исправности </w:t>
      </w:r>
      <w:r w:rsidR="00DA1EB1" w:rsidRPr="002E2661">
        <w:t>цепи считывания установлен оптрон V1.1. При уровне лог. 0 сигнала CH-</w:t>
      </w:r>
      <w:r w:rsidR="00A21B13" w:rsidRPr="002E2661">
        <w:t xml:space="preserve">D0 выходной транзистор оптрона V1.1 открывается и ток протекает через V10.1. </w:t>
      </w:r>
      <w:r w:rsidR="00783D02" w:rsidRPr="002E2661">
        <w:t>При этом</w:t>
      </w:r>
      <w:r w:rsidR="00A21B13" w:rsidRPr="002E2661">
        <w:t xml:space="preserve"> сигнал </w:t>
      </w:r>
      <w:r w:rsidR="00783D02" w:rsidRPr="002E2661">
        <w:t>D0 примет значение лог. 0. Таким образом обеспечивается контроль исправности цепей чтения дискретных сигналов.</w:t>
      </w:r>
    </w:p>
    <w:p w14:paraId="54462827" w14:textId="77777777" w:rsidR="00783D02" w:rsidRPr="002E2661" w:rsidRDefault="002F3BBB" w:rsidP="00BD3C96">
      <w:pPr>
        <w:pStyle w:val="affffa"/>
        <w:ind w:left="2" w:firstLine="705"/>
      </w:pPr>
      <w:r w:rsidRPr="002E2661">
        <w:lastRenderedPageBreak/>
        <w:t xml:space="preserve">Дискретные сигналы KPOW24 и KPOW220 подаются на входы МК PA8 и PA13 через оптроны V16 и V23 соответственно. Исправность цепей чтения этих сигналов не контролируются. </w:t>
      </w:r>
    </w:p>
    <w:p w14:paraId="227F4493" w14:textId="77777777" w:rsidR="00D26D66" w:rsidRPr="002E2661" w:rsidRDefault="00D26D66" w:rsidP="000A0F43">
      <w:pPr>
        <w:pStyle w:val="affffa"/>
      </w:pPr>
      <w:r w:rsidRPr="002E2661">
        <w:t xml:space="preserve">Модуль </w:t>
      </w:r>
      <w:proofErr w:type="spellStart"/>
      <w:r w:rsidRPr="002E2661">
        <w:rPr>
          <w:i/>
          <w:iCs/>
        </w:rPr>
        <w:t>BinIn</w:t>
      </w:r>
      <w:proofErr w:type="spellEnd"/>
      <w:r w:rsidRPr="002E2661">
        <w:t xml:space="preserve"> осуществляет чтение сигналов, заключённых в матрицу и сигналов</w:t>
      </w:r>
      <w:r w:rsidR="003E1A96" w:rsidRPr="002E2661">
        <w:t>, которые непосредственно поданы на выводы процессора в одном цикле (каждую миллисекунду)</w:t>
      </w:r>
      <w:r w:rsidRPr="002E2661">
        <w:t>. Период опроса равен 56 мс</w:t>
      </w:r>
      <w:r w:rsidR="003E1A96" w:rsidRPr="002E2661">
        <w:t xml:space="preserve"> для всех сигналов</w:t>
      </w:r>
      <w:r w:rsidRPr="002E2661">
        <w:t xml:space="preserve">. </w:t>
      </w:r>
    </w:p>
    <w:p w14:paraId="07767E2B" w14:textId="0202E14D" w:rsidR="003E1A96" w:rsidRPr="002E2661" w:rsidRDefault="00D26D66" w:rsidP="003E1A96">
      <w:pPr>
        <w:pStyle w:val="affffa"/>
      </w:pPr>
      <w:r w:rsidRPr="002E2661">
        <w:t>При формировании выходного значения сигнала используется фильтр «4</w:t>
      </w:r>
      <w:r w:rsidR="004268DF" w:rsidRPr="002E2661">
        <w:t> </w:t>
      </w:r>
      <w:r w:rsidRPr="002E2661">
        <w:t>из</w:t>
      </w:r>
      <w:r w:rsidR="004F38FD" w:rsidRPr="002E2661">
        <w:t> </w:t>
      </w:r>
      <w:r w:rsidRPr="002E2661">
        <w:t xml:space="preserve">6». </w:t>
      </w:r>
      <w:r w:rsidR="003E1A96" w:rsidRPr="002E2661">
        <w:t>Д</w:t>
      </w:r>
      <w:r w:rsidRPr="002E2661">
        <w:t xml:space="preserve">ля формирования лог. 1 </w:t>
      </w:r>
      <w:r w:rsidR="003E1A96" w:rsidRPr="002E2661">
        <w:t>должно</w:t>
      </w:r>
      <w:r w:rsidRPr="002E2661">
        <w:t xml:space="preserve"> быть</w:t>
      </w:r>
      <w:r w:rsidR="003E1A96" w:rsidRPr="002E2661">
        <w:t xml:space="preserve"> считано четыре </w:t>
      </w:r>
      <w:r w:rsidR="002A10E4" w:rsidRPr="002E2661">
        <w:t xml:space="preserve">состояния </w:t>
      </w:r>
      <w:r w:rsidR="003E1A96" w:rsidRPr="002E2661">
        <w:t>лог. 1</w:t>
      </w:r>
      <w:r w:rsidR="002A10E4" w:rsidRPr="002E2661">
        <w:t xml:space="preserve"> из шести</w:t>
      </w:r>
      <w:r w:rsidR="003E1A96" w:rsidRPr="002E2661">
        <w:t xml:space="preserve">. Для формирования лог. 0 должно быть считано четыре </w:t>
      </w:r>
      <w:r w:rsidR="002A10E4" w:rsidRPr="002E2661">
        <w:t xml:space="preserve">состояния </w:t>
      </w:r>
      <w:r w:rsidR="003E1A96" w:rsidRPr="002E2661">
        <w:t>лог. 0</w:t>
      </w:r>
      <w:r w:rsidR="002A10E4" w:rsidRPr="002E2661">
        <w:t xml:space="preserve"> из шести</w:t>
      </w:r>
      <w:r w:rsidR="003E1A96" w:rsidRPr="002E2661">
        <w:t xml:space="preserve">. Если ни одно из условий не выполняется, то предыдущее стабильно считанное значение остаётся неизменным. </w:t>
      </w:r>
      <w:r w:rsidR="002A10E4" w:rsidRPr="002E2661">
        <w:t>В каждом цикле значение дискретных сигналов синхронизируется модулем МКО.</w:t>
      </w:r>
    </w:p>
    <w:p w14:paraId="67D2E507" w14:textId="77777777" w:rsidR="0037060F" w:rsidRPr="002E2661" w:rsidRDefault="00820AF0" w:rsidP="000A0F43">
      <w:pPr>
        <w:pStyle w:val="affffa"/>
      </w:pPr>
      <w:r w:rsidRPr="002E2661">
        <w:t xml:space="preserve">В каждом цикле </w:t>
      </w:r>
      <w:r w:rsidRPr="002E2661">
        <w:rPr>
          <w:color w:val="000000" w:themeColor="text1"/>
        </w:rPr>
        <w:t>чтени</w:t>
      </w:r>
      <w:r w:rsidR="00B538B9" w:rsidRPr="002E2661">
        <w:rPr>
          <w:color w:val="000000" w:themeColor="text1"/>
        </w:rPr>
        <w:t>я</w:t>
      </w:r>
      <w:r w:rsidRPr="002E2661">
        <w:rPr>
          <w:color w:val="000000" w:themeColor="text1"/>
        </w:rPr>
        <w:t xml:space="preserve"> </w:t>
      </w:r>
      <w:r w:rsidRPr="002E2661">
        <w:t xml:space="preserve">проводится диагностика исправности цепей считывания дискретных сигналов, которые являются безопасными. </w:t>
      </w:r>
      <w:r w:rsidR="00D26D66" w:rsidRPr="002E2661">
        <w:t xml:space="preserve">При обнаружении шести последовательных ошибок при контроле схем считывания дискретных входов, прибор переходит в 3С с кодом </w:t>
      </w:r>
      <w:proofErr w:type="spellStart"/>
      <w:r w:rsidR="00D26D66" w:rsidRPr="002E2661">
        <w:rPr>
          <w:i/>
          <w:iCs/>
        </w:rPr>
        <w:t>ePS_BinInErrorTestDecoder</w:t>
      </w:r>
      <w:proofErr w:type="spellEnd"/>
      <w:r w:rsidR="00D26D66" w:rsidRPr="002E2661">
        <w:t>.</w:t>
      </w:r>
    </w:p>
    <w:p w14:paraId="20A91A3B" w14:textId="77777777" w:rsidR="00DE64C9" w:rsidRPr="002E2661" w:rsidRDefault="00DE64C9">
      <w:pPr>
        <w:rPr>
          <w:rFonts w:eastAsia="Batang"/>
          <w:noProof w:val="0"/>
          <w:szCs w:val="28"/>
          <w:lang w:eastAsia="en-US"/>
        </w:rPr>
      </w:pPr>
      <w:r w:rsidRPr="002E2661">
        <w:br w:type="page"/>
      </w:r>
    </w:p>
    <w:p w14:paraId="5DE9D667" w14:textId="77777777" w:rsidR="009A393F" w:rsidRPr="002E2661" w:rsidRDefault="00E27BD8" w:rsidP="004F38FD">
      <w:pPr>
        <w:pStyle w:val="affffa"/>
        <w:spacing w:before="240" w:after="360"/>
        <w:ind w:firstLine="0"/>
        <w:jc w:val="center"/>
      </w:pPr>
      <w:r w:rsidRPr="002E2661">
        <w:object w:dxaOrig="12045" w:dyaOrig="15780" w14:anchorId="637801B0">
          <v:shape id="_x0000_i1034" type="#_x0000_t75" style="width:468pt;height:612pt" o:ole="">
            <v:imagedata r:id="rId50" o:title=""/>
          </v:shape>
          <o:OLEObject Type="Embed" ProgID="Visio.Drawing.15" ShapeID="_x0000_i1034" DrawAspect="Content" ObjectID="_1667114047" r:id="rId51"/>
        </w:object>
      </w:r>
    </w:p>
    <w:p w14:paraId="1260175D" w14:textId="4607B66A" w:rsidR="009C3143" w:rsidRPr="002E2661" w:rsidRDefault="009C3143" w:rsidP="004F38FD">
      <w:pPr>
        <w:pStyle w:val="affffa"/>
        <w:spacing w:before="240" w:after="360"/>
        <w:ind w:firstLine="0"/>
        <w:jc w:val="center"/>
        <w:rPr>
          <w:rFonts w:eastAsia="Calibri"/>
        </w:rPr>
      </w:pPr>
      <w:r w:rsidRPr="002E2661">
        <w:rPr>
          <w:rFonts w:eastAsia="Calibri"/>
        </w:rPr>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09" w:name="_Ref43211626"/>
      <w:r w:rsidR="001432BC">
        <w:rPr>
          <w:noProof/>
        </w:rPr>
        <w:t>11</w:t>
      </w:r>
      <w:bookmarkEnd w:id="109"/>
      <w:r w:rsidR="0019465E" w:rsidRPr="002E2661">
        <w:rPr>
          <w:noProof/>
        </w:rPr>
        <w:fldChar w:fldCharType="end"/>
      </w:r>
      <w:r w:rsidRPr="002E2661">
        <w:rPr>
          <w:noProof/>
        </w:rPr>
        <w:t xml:space="preserve"> </w:t>
      </w:r>
      <w:r w:rsidRPr="002E2661">
        <w:rPr>
          <w:rFonts w:eastAsia="Calibri"/>
        </w:rPr>
        <w:t xml:space="preserve">– Упрощенная схема </w:t>
      </w:r>
      <w:r w:rsidR="00980A5A" w:rsidRPr="002E2661">
        <w:rPr>
          <w:rFonts w:eastAsia="Calibri"/>
        </w:rPr>
        <w:t>чтения дискретных сигналов</w:t>
      </w:r>
    </w:p>
    <w:p w14:paraId="0B6CFAAB" w14:textId="77777777" w:rsidR="00DE64C9" w:rsidRPr="002E2661" w:rsidRDefault="00DE64C9">
      <w:pPr>
        <w:rPr>
          <w:rFonts w:eastAsia="Batang"/>
          <w:noProof w:val="0"/>
          <w:szCs w:val="28"/>
          <w:lang w:eastAsia="en-US"/>
        </w:rPr>
      </w:pPr>
      <w:r w:rsidRPr="002E2661">
        <w:br w:type="page"/>
      </w:r>
    </w:p>
    <w:p w14:paraId="6ED92837" w14:textId="77777777" w:rsidR="00B11B3B" w:rsidRPr="002E2661" w:rsidRDefault="00B11B3B" w:rsidP="002F6B6A">
      <w:pPr>
        <w:pStyle w:val="5"/>
      </w:pPr>
      <w:r w:rsidRPr="002E2661">
        <w:lastRenderedPageBreak/>
        <w:t xml:space="preserve">Принцип работы модуля </w:t>
      </w:r>
      <w:proofErr w:type="spellStart"/>
      <w:r w:rsidRPr="002E2661">
        <w:t>BinIn</w:t>
      </w:r>
      <w:proofErr w:type="spellEnd"/>
    </w:p>
    <w:p w14:paraId="1BE8CBBB" w14:textId="77777777" w:rsidR="00381F91" w:rsidRPr="002E2661" w:rsidRDefault="00381F91" w:rsidP="00381F91">
      <w:pPr>
        <w:pStyle w:val="a4"/>
      </w:pPr>
      <w:r w:rsidRPr="002E2661">
        <w:t xml:space="preserve">Модуль инициализируется путем вызова функции </w:t>
      </w:r>
      <w:proofErr w:type="spellStart"/>
      <w:r w:rsidRPr="002E2661">
        <w:rPr>
          <w:b/>
          <w:i/>
        </w:rPr>
        <w:t>BinIn_</w:t>
      </w:r>
      <w:proofErr w:type="gramStart"/>
      <w:r w:rsidRPr="002E2661">
        <w:rPr>
          <w:b/>
          <w:i/>
        </w:rPr>
        <w:t>ctor</w:t>
      </w:r>
      <w:proofErr w:type="spellEnd"/>
      <w:r w:rsidRPr="002E2661">
        <w:rPr>
          <w:b/>
          <w:i/>
        </w:rPr>
        <w:t>(</w:t>
      </w:r>
      <w:proofErr w:type="gramEnd"/>
      <w:r w:rsidRPr="002E2661">
        <w:rPr>
          <w:b/>
          <w:i/>
        </w:rPr>
        <w:t>)</w:t>
      </w:r>
      <w:r w:rsidRPr="002E2661">
        <w:t xml:space="preserve"> до основного рабочего цикла. </w:t>
      </w:r>
      <w:proofErr w:type="spellStart"/>
      <w:r w:rsidRPr="002E2661">
        <w:rPr>
          <w:b/>
          <w:i/>
        </w:rPr>
        <w:t>BinIn_</w:t>
      </w:r>
      <w:proofErr w:type="gramStart"/>
      <w:r w:rsidRPr="002E2661">
        <w:rPr>
          <w:b/>
          <w:i/>
        </w:rPr>
        <w:t>ctor</w:t>
      </w:r>
      <w:proofErr w:type="spellEnd"/>
      <w:r w:rsidRPr="002E2661">
        <w:rPr>
          <w:b/>
          <w:i/>
        </w:rPr>
        <w:t>(</w:t>
      </w:r>
      <w:proofErr w:type="gramEnd"/>
      <w:r w:rsidRPr="002E2661">
        <w:rPr>
          <w:b/>
          <w:i/>
        </w:rPr>
        <w:t>)</w:t>
      </w:r>
      <w:r w:rsidRPr="002E2661">
        <w:t xml:space="preserve"> </w:t>
      </w:r>
      <w:r w:rsidR="00527560" w:rsidRPr="002E2661">
        <w:t>инициализирует все переменные</w:t>
      </w:r>
      <w:r w:rsidR="00DE64C9" w:rsidRPr="002E2661">
        <w:t>,</w:t>
      </w:r>
      <w:r w:rsidR="00527560" w:rsidRPr="002E2661">
        <w:t xml:space="preserve"> структуры</w:t>
      </w:r>
      <w:r w:rsidR="00DE64C9" w:rsidRPr="002E2661">
        <w:t xml:space="preserve"> и порты МК</w:t>
      </w:r>
      <w:r w:rsidR="00527560" w:rsidRPr="002E2661">
        <w:t>, необходимые для работы модуля</w:t>
      </w:r>
      <w:r w:rsidR="00FB7CC7" w:rsidRPr="002E2661">
        <w:t>.</w:t>
      </w:r>
    </w:p>
    <w:p w14:paraId="4CDC8140" w14:textId="27ADD4C4" w:rsidR="00F6310A" w:rsidRPr="002E2661" w:rsidRDefault="004B0CA5" w:rsidP="00F36D54">
      <w:pPr>
        <w:pStyle w:val="a4"/>
      </w:pPr>
      <w:r w:rsidRPr="002E2661">
        <w:t>Для обеспечения синх</w:t>
      </w:r>
      <w:r w:rsidR="00965BAD" w:rsidRPr="002E2661">
        <w:t xml:space="preserve">ронности выдачи управляющих воздействий </w:t>
      </w:r>
      <w:r w:rsidR="0099759B" w:rsidRPr="002E2661">
        <w:t xml:space="preserve">на линии строк </w:t>
      </w:r>
      <w:r w:rsidR="00965BAD" w:rsidRPr="002E2661">
        <w:t xml:space="preserve">и считывания данных </w:t>
      </w:r>
      <w:r w:rsidR="0099759B" w:rsidRPr="002E2661">
        <w:t xml:space="preserve">со столбцов </w:t>
      </w:r>
      <w:r w:rsidR="00254436" w:rsidRPr="002E2661">
        <w:t xml:space="preserve">двумя </w:t>
      </w:r>
      <w:r w:rsidR="0099759B" w:rsidRPr="002E2661">
        <w:t>МК</w:t>
      </w:r>
      <w:r w:rsidR="00254436" w:rsidRPr="002E2661">
        <w:t xml:space="preserve"> </w:t>
      </w:r>
      <w:r w:rsidR="00381F91" w:rsidRPr="002E2661">
        <w:t>функци</w:t>
      </w:r>
      <w:r w:rsidR="00FB7CC7" w:rsidRPr="002E2661">
        <w:t>и</w:t>
      </w:r>
      <w:r w:rsidR="00381F91" w:rsidRPr="002E2661">
        <w:t xml:space="preserve"> модуля </w:t>
      </w:r>
      <w:proofErr w:type="spellStart"/>
      <w:r w:rsidR="00FB7CC7" w:rsidRPr="002E2661">
        <w:rPr>
          <w:b/>
          <w:i/>
        </w:rPr>
        <w:t>BinInDataRead</w:t>
      </w:r>
      <w:r w:rsidR="001428C8" w:rsidRPr="002E2661">
        <w:rPr>
          <w:b/>
          <w:i/>
        </w:rPr>
        <w:t>_interrupt</w:t>
      </w:r>
      <w:proofErr w:type="spellEnd"/>
      <w:r w:rsidR="00381F91" w:rsidRPr="002E2661">
        <w:rPr>
          <w:b/>
          <w:i/>
        </w:rPr>
        <w:t>()</w:t>
      </w:r>
      <w:r w:rsidR="00381F91" w:rsidRPr="002E2661">
        <w:t xml:space="preserve"> </w:t>
      </w:r>
      <w:r w:rsidR="00FB7CC7" w:rsidRPr="002E2661">
        <w:t xml:space="preserve">и </w:t>
      </w:r>
      <w:proofErr w:type="spellStart"/>
      <w:r w:rsidR="00FB7CC7" w:rsidRPr="002E2661">
        <w:rPr>
          <w:b/>
          <w:i/>
          <w:iCs/>
        </w:rPr>
        <w:t>BinInAddrSet</w:t>
      </w:r>
      <w:r w:rsidR="001428C8" w:rsidRPr="002E2661">
        <w:rPr>
          <w:b/>
          <w:i/>
          <w:iCs/>
        </w:rPr>
        <w:t>_interrupt</w:t>
      </w:r>
      <w:proofErr w:type="spellEnd"/>
      <w:r w:rsidR="00FB7CC7" w:rsidRPr="002E2661">
        <w:rPr>
          <w:b/>
          <w:i/>
          <w:iCs/>
        </w:rPr>
        <w:t>()</w:t>
      </w:r>
      <w:r w:rsidR="00FB7CC7" w:rsidRPr="002E2661">
        <w:t xml:space="preserve"> </w:t>
      </w:r>
      <w:r w:rsidR="00381F91" w:rsidRPr="002E2661">
        <w:t xml:space="preserve">вызывается в </w:t>
      </w:r>
      <w:r w:rsidR="00FB7CC7" w:rsidRPr="002E2661">
        <w:t>15</w:t>
      </w:r>
      <w:r w:rsidR="001428C8" w:rsidRPr="002E2661">
        <w:t>-ом</w:t>
      </w:r>
      <w:r w:rsidR="00FB7CC7" w:rsidRPr="002E2661">
        <w:t xml:space="preserve"> и 0</w:t>
      </w:r>
      <w:r w:rsidR="009D3D95" w:rsidRPr="002E2661">
        <w:noBreakHyphen/>
      </w:r>
      <w:r w:rsidR="001428C8" w:rsidRPr="002E2661">
        <w:t>ом</w:t>
      </w:r>
      <w:r w:rsidR="00FB7CC7" w:rsidRPr="002E2661">
        <w:t xml:space="preserve"> прерывании</w:t>
      </w:r>
      <w:r w:rsidR="00F55849" w:rsidRPr="002E2661">
        <w:t xml:space="preserve"> (</w:t>
      </w:r>
      <w:r w:rsidR="00965BAD" w:rsidRPr="002E2661">
        <w:t xml:space="preserve">полностью </w:t>
      </w:r>
      <w:r w:rsidR="00F55849" w:rsidRPr="002E2661">
        <w:t>работают в прерываниях)</w:t>
      </w:r>
      <w:r w:rsidR="00FB7CC7" w:rsidRPr="002E2661">
        <w:t>.</w:t>
      </w:r>
      <w:r w:rsidR="001A0330" w:rsidRPr="002E2661">
        <w:t xml:space="preserve"> </w:t>
      </w:r>
      <w:r w:rsidR="00702516" w:rsidRPr="002E2661">
        <w:t>Это сделано для фиксированного время установления сигналов.</w:t>
      </w:r>
      <w:r w:rsidR="002A10E4" w:rsidRPr="002E2661">
        <w:t xml:space="preserve"> </w:t>
      </w:r>
      <w:r w:rsidR="001A0330" w:rsidRPr="002E2661">
        <w:t xml:space="preserve">Функция </w:t>
      </w:r>
      <w:proofErr w:type="spellStart"/>
      <w:r w:rsidR="001A0330" w:rsidRPr="002E2661">
        <w:rPr>
          <w:b/>
          <w:i/>
          <w:iCs/>
        </w:rPr>
        <w:t>BinIn_</w:t>
      </w:r>
      <w:proofErr w:type="gramStart"/>
      <w:r w:rsidR="001A0330" w:rsidRPr="002E2661">
        <w:rPr>
          <w:b/>
          <w:i/>
          <w:iCs/>
        </w:rPr>
        <w:t>run</w:t>
      </w:r>
      <w:proofErr w:type="spellEnd"/>
      <w:r w:rsidR="001A0330" w:rsidRPr="002E2661">
        <w:rPr>
          <w:b/>
          <w:i/>
          <w:iCs/>
        </w:rPr>
        <w:t>(</w:t>
      </w:r>
      <w:proofErr w:type="gramEnd"/>
      <w:r w:rsidR="001A0330" w:rsidRPr="002E2661">
        <w:rPr>
          <w:b/>
          <w:i/>
          <w:iCs/>
        </w:rPr>
        <w:t>)</w:t>
      </w:r>
      <w:r w:rsidR="001A0330" w:rsidRPr="002E2661">
        <w:t xml:space="preserve">, которая вызывается в основном цикле, служит для обработки данных, считанных в прерывании функцией </w:t>
      </w:r>
      <w:proofErr w:type="spellStart"/>
      <w:r w:rsidR="001A0330" w:rsidRPr="002E2661">
        <w:rPr>
          <w:b/>
          <w:i/>
        </w:rPr>
        <w:t>BinInDataRead</w:t>
      </w:r>
      <w:r w:rsidR="002D60BA" w:rsidRPr="002E2661">
        <w:rPr>
          <w:b/>
          <w:i/>
        </w:rPr>
        <w:t>_interrupt</w:t>
      </w:r>
      <w:proofErr w:type="spellEnd"/>
      <w:r w:rsidR="001A0330" w:rsidRPr="002E2661">
        <w:rPr>
          <w:b/>
          <w:i/>
        </w:rPr>
        <w:t>()</w:t>
      </w:r>
      <w:r w:rsidR="001A0330" w:rsidRPr="002E2661">
        <w:rPr>
          <w:i/>
        </w:rPr>
        <w:t>.</w:t>
      </w:r>
    </w:p>
    <w:p w14:paraId="4257568E" w14:textId="77777777" w:rsidR="00024C2F" w:rsidRPr="002E2661" w:rsidRDefault="00024C2F" w:rsidP="002F6B6A">
      <w:pPr>
        <w:pStyle w:val="5"/>
      </w:pPr>
      <w:r w:rsidRPr="002E2661">
        <w:t>Статическая модель</w:t>
      </w:r>
    </w:p>
    <w:p w14:paraId="2BA06B6A" w14:textId="350BA237" w:rsidR="005827EE" w:rsidRPr="002E2661" w:rsidRDefault="005827EE" w:rsidP="005827EE">
      <w:pPr>
        <w:pStyle w:val="a4"/>
      </w:pPr>
      <w:r w:rsidRPr="002E2661">
        <w:t xml:space="preserve">Основная рабочая функция модуля </w:t>
      </w:r>
      <w:proofErr w:type="spellStart"/>
      <w:r w:rsidRPr="002E2661">
        <w:rPr>
          <w:b/>
          <w:i/>
        </w:rPr>
        <w:t>BinIn_</w:t>
      </w:r>
      <w:proofErr w:type="gramStart"/>
      <w:r w:rsidRPr="002E2661">
        <w:rPr>
          <w:b/>
          <w:i/>
        </w:rPr>
        <w:t>run</w:t>
      </w:r>
      <w:proofErr w:type="spellEnd"/>
      <w:r w:rsidRPr="002E2661">
        <w:rPr>
          <w:b/>
          <w:i/>
        </w:rPr>
        <w:t>(</w:t>
      </w:r>
      <w:proofErr w:type="gramEnd"/>
      <w:r w:rsidRPr="002E2661">
        <w:rPr>
          <w:b/>
          <w:i/>
        </w:rPr>
        <w:t>)</w:t>
      </w:r>
      <w:r w:rsidRPr="002E2661">
        <w:t xml:space="preserve"> вызывается в режиме работы (состоянии) </w:t>
      </w:r>
      <w:proofErr w:type="spellStart"/>
      <w:r w:rsidRPr="002E2661">
        <w:rPr>
          <w:i/>
        </w:rPr>
        <w:t>StateTop</w:t>
      </w:r>
      <w:proofErr w:type="spellEnd"/>
      <w:r w:rsidRPr="002E2661">
        <w:t xml:space="preserve"> в главном потоке управления (основном цикле </w:t>
      </w:r>
      <w:proofErr w:type="spellStart"/>
      <w:r w:rsidR="00F36D54" w:rsidRPr="002E2661">
        <w:rPr>
          <w:rStyle w:val="affffff7"/>
        </w:rPr>
        <w:t>M</w:t>
      </w:r>
      <w:r w:rsidRPr="002E2661">
        <w:rPr>
          <w:rStyle w:val="affffff7"/>
        </w:rPr>
        <w:t>ain</w:t>
      </w:r>
      <w:proofErr w:type="spellEnd"/>
      <w:r w:rsidRPr="002E2661">
        <w:t>) с периодом 1</w:t>
      </w:r>
      <w:r w:rsidR="006975CB" w:rsidRPr="002E2661">
        <w:t> </w:t>
      </w:r>
      <w:r w:rsidRPr="002E2661">
        <w:t>мс.</w:t>
      </w:r>
    </w:p>
    <w:p w14:paraId="44459594" w14:textId="5DFCD9EB" w:rsidR="00616A90" w:rsidRPr="002E2661" w:rsidRDefault="00616A90" w:rsidP="005827EE">
      <w:pPr>
        <w:pStyle w:val="a4"/>
      </w:pPr>
      <w:r w:rsidRPr="002E2661">
        <w:t xml:space="preserve">Статическая модель компонента </w:t>
      </w:r>
      <w:proofErr w:type="spellStart"/>
      <w:r w:rsidRPr="002E2661">
        <w:rPr>
          <w:rStyle w:val="affffff7"/>
        </w:rPr>
        <w:t>BinIn</w:t>
      </w:r>
      <w:proofErr w:type="spellEnd"/>
      <w:r w:rsidRPr="002E2661">
        <w:t xml:space="preserve"> изображена на </w:t>
      </w:r>
      <w:r w:rsidR="007234B9" w:rsidRPr="002E2661">
        <w:t>р</w:t>
      </w:r>
      <w:r w:rsidRPr="002E2661">
        <w:t>исунке </w:t>
      </w:r>
      <w:r w:rsidR="0019465E" w:rsidRPr="002E2661">
        <w:fldChar w:fldCharType="begin"/>
      </w:r>
      <w:r w:rsidRPr="002E2661">
        <w:instrText xml:space="preserve"> REF _Ref43302926 \h </w:instrText>
      </w:r>
      <w:r w:rsidR="0019465E" w:rsidRPr="002E2661">
        <w:fldChar w:fldCharType="separate"/>
      </w:r>
      <w:r w:rsidR="001432BC">
        <w:rPr>
          <w:noProof/>
        </w:rPr>
        <w:t>12</w:t>
      </w:r>
      <w:r w:rsidR="0019465E" w:rsidRPr="002E2661">
        <w:fldChar w:fldCharType="end"/>
      </w:r>
      <w:r w:rsidRPr="002E2661">
        <w:t>.</w:t>
      </w:r>
    </w:p>
    <w:p w14:paraId="3C8820F6" w14:textId="77777777" w:rsidR="00616A90" w:rsidRPr="002E2661" w:rsidRDefault="0057663D" w:rsidP="00B13269">
      <w:pPr>
        <w:pStyle w:val="a4"/>
        <w:ind w:firstLine="0"/>
      </w:pPr>
      <w:r w:rsidRPr="002E2661">
        <w:rPr>
          <w:noProof/>
          <w:lang w:eastAsia="uk-UA"/>
        </w:rPr>
        <w:lastRenderedPageBreak/>
        <w:drawing>
          <wp:inline distT="0" distB="0" distL="0" distR="0" wp14:anchorId="0DE59E93" wp14:editId="3D011484">
            <wp:extent cx="6120130" cy="5507990"/>
            <wp:effectExtent l="19050" t="0" r="0" b="0"/>
            <wp:docPr id="2" name="Рисунок 1" descr="BinIn_StaticDiagramm_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In_StaticDiagramm_SDS.jpg"/>
                    <pic:cNvPicPr/>
                  </pic:nvPicPr>
                  <pic:blipFill>
                    <a:blip r:embed="rId52" cstate="print"/>
                    <a:stretch>
                      <a:fillRect/>
                    </a:stretch>
                  </pic:blipFill>
                  <pic:spPr>
                    <a:xfrm>
                      <a:off x="0" y="0"/>
                      <a:ext cx="6120130" cy="5507990"/>
                    </a:xfrm>
                    <a:prstGeom prst="rect">
                      <a:avLst/>
                    </a:prstGeom>
                  </pic:spPr>
                </pic:pic>
              </a:graphicData>
            </a:graphic>
          </wp:inline>
        </w:drawing>
      </w:r>
    </w:p>
    <w:p w14:paraId="4D65612C" w14:textId="420E3B5E" w:rsidR="00616A90" w:rsidRPr="002E2661" w:rsidRDefault="00616A90" w:rsidP="00B13269">
      <w:pPr>
        <w:pStyle w:val="a4"/>
        <w:ind w:firstLine="0"/>
        <w:jc w:val="center"/>
        <w:rPr>
          <w:rFonts w:eastAsia="Calibri"/>
        </w:rPr>
      </w:pPr>
      <w:r w:rsidRPr="002E2661">
        <w:rPr>
          <w:rFonts w:eastAsia="Calibri"/>
        </w:rPr>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10" w:name="_Ref43302926"/>
      <w:r w:rsidR="001432BC">
        <w:rPr>
          <w:noProof/>
        </w:rPr>
        <w:t>12</w:t>
      </w:r>
      <w:bookmarkEnd w:id="110"/>
      <w:r w:rsidR="0019465E" w:rsidRPr="002E2661">
        <w:rPr>
          <w:noProof/>
        </w:rPr>
        <w:fldChar w:fldCharType="end"/>
      </w:r>
      <w:r w:rsidRPr="002E2661">
        <w:rPr>
          <w:noProof/>
        </w:rPr>
        <w:t xml:space="preserve"> </w:t>
      </w:r>
      <w:r w:rsidRPr="002E2661">
        <w:rPr>
          <w:rFonts w:eastAsia="Calibri"/>
        </w:rPr>
        <w:t xml:space="preserve">– </w:t>
      </w:r>
      <w:r w:rsidR="00154C08" w:rsidRPr="002E2661">
        <w:rPr>
          <w:rFonts w:eastAsia="Calibri"/>
        </w:rPr>
        <w:t xml:space="preserve">Статическая диаграмма модуля </w:t>
      </w:r>
      <w:proofErr w:type="spellStart"/>
      <w:r w:rsidR="00154C08" w:rsidRPr="002E2661">
        <w:rPr>
          <w:rFonts w:eastAsia="Calibri"/>
        </w:rPr>
        <w:t>BinIn</w:t>
      </w:r>
      <w:proofErr w:type="spellEnd"/>
    </w:p>
    <w:p w14:paraId="454DACBA" w14:textId="64CEB112" w:rsidR="006E45EE" w:rsidRPr="002E2661" w:rsidRDefault="006E45EE">
      <w:pPr>
        <w:rPr>
          <w:rFonts w:eastAsia="Calibri"/>
          <w:noProof w:val="0"/>
          <w:szCs w:val="28"/>
          <w:lang w:eastAsia="en-US"/>
        </w:rPr>
      </w:pPr>
      <w:r w:rsidRPr="002E2661">
        <w:rPr>
          <w:rFonts w:eastAsia="Calibri"/>
          <w:noProof w:val="0"/>
          <w:szCs w:val="28"/>
          <w:lang w:eastAsia="en-US"/>
        </w:rPr>
        <w:br w:type="page"/>
      </w:r>
    </w:p>
    <w:p w14:paraId="4FE829F2" w14:textId="77777777" w:rsidR="0070622B" w:rsidRPr="002E2661" w:rsidRDefault="0070622B" w:rsidP="0070622B">
      <w:pPr>
        <w:pStyle w:val="40"/>
      </w:pPr>
      <w:bookmarkStart w:id="111" w:name="_Hlk1574482"/>
      <w:r w:rsidRPr="002E2661">
        <w:lastRenderedPageBreak/>
        <w:tab/>
      </w:r>
      <w:commentRangeStart w:id="112"/>
      <w:commentRangeStart w:id="113"/>
      <w:commentRangeStart w:id="114"/>
      <w:r w:rsidRPr="002E2661">
        <w:t xml:space="preserve">Модуль </w:t>
      </w:r>
      <w:proofErr w:type="spellStart"/>
      <w:r w:rsidRPr="002E2661">
        <w:t>BinInDecoder</w:t>
      </w:r>
      <w:commentRangeEnd w:id="112"/>
      <w:proofErr w:type="spellEnd"/>
      <w:r w:rsidRPr="002E2661">
        <w:rPr>
          <w:rStyle w:val="aff9"/>
          <w:b w:val="0"/>
          <w:noProof/>
        </w:rPr>
        <w:commentReference w:id="112"/>
      </w:r>
      <w:commentRangeEnd w:id="113"/>
      <w:r w:rsidR="00326E80" w:rsidRPr="002E2661">
        <w:rPr>
          <w:rStyle w:val="aff9"/>
          <w:b w:val="0"/>
          <w:noProof/>
        </w:rPr>
        <w:commentReference w:id="113"/>
      </w:r>
      <w:commentRangeEnd w:id="114"/>
      <w:r w:rsidR="00452E1F">
        <w:rPr>
          <w:rStyle w:val="aff9"/>
          <w:b w:val="0"/>
          <w:noProof/>
        </w:rPr>
        <w:commentReference w:id="114"/>
      </w:r>
    </w:p>
    <w:p w14:paraId="189E029B" w14:textId="77777777" w:rsidR="0070622B" w:rsidRPr="002E2661" w:rsidRDefault="0070622B" w:rsidP="0070622B">
      <w:pPr>
        <w:pStyle w:val="5"/>
      </w:pPr>
      <w:r w:rsidRPr="002E2661">
        <w:t>Назначение</w:t>
      </w:r>
    </w:p>
    <w:p w14:paraId="00D6B80C" w14:textId="77777777" w:rsidR="0070622B" w:rsidRPr="002E2661" w:rsidRDefault="0070622B" w:rsidP="0070622B">
      <w:pPr>
        <w:pStyle w:val="a4"/>
      </w:pPr>
      <w:r w:rsidRPr="002E2661">
        <w:t>Чтение дискретных входов, подключенных через дешифратор.</w:t>
      </w:r>
    </w:p>
    <w:p w14:paraId="485F5FA1" w14:textId="781D91A6" w:rsidR="0070622B" w:rsidRPr="002E2661" w:rsidRDefault="0070622B" w:rsidP="0070622B">
      <w:pPr>
        <w:pStyle w:val="5"/>
      </w:pPr>
      <w:r w:rsidRPr="002E2661">
        <w:tab/>
      </w:r>
      <w:r w:rsidR="00F5702F">
        <w:t>Состав</w:t>
      </w:r>
    </w:p>
    <w:p w14:paraId="0DE470F8" w14:textId="5FA3C61F" w:rsidR="0070622B" w:rsidRDefault="004529A4" w:rsidP="0070622B">
      <w:pPr>
        <w:pStyle w:val="a4"/>
      </w:pPr>
      <w:r>
        <w:rPr>
          <w:lang w:val="en-US"/>
        </w:rPr>
        <w:t xml:space="preserve">void </w:t>
      </w:r>
      <w:proofErr w:type="spellStart"/>
      <w:r>
        <w:rPr>
          <w:lang w:val="en-US"/>
        </w:rPr>
        <w:t>BinInDataRead_interrupt</w:t>
      </w:r>
      <w:proofErr w:type="spellEnd"/>
      <w:r>
        <w:rPr>
          <w:lang w:val="en-US"/>
        </w:rPr>
        <w:t xml:space="preserve">(void) – </w:t>
      </w:r>
      <w:r>
        <w:t>чтение тетрады данных. Вызывается в прерывании;</w:t>
      </w:r>
    </w:p>
    <w:p w14:paraId="4B214245" w14:textId="28F477AB" w:rsidR="004529A4" w:rsidRDefault="004529A4" w:rsidP="0070622B">
      <w:pPr>
        <w:pStyle w:val="a4"/>
      </w:pPr>
      <w:r>
        <w:rPr>
          <w:lang w:val="en-US"/>
        </w:rPr>
        <w:t xml:space="preserve">void </w:t>
      </w:r>
      <w:proofErr w:type="spellStart"/>
      <w:r>
        <w:rPr>
          <w:lang w:val="en-US"/>
        </w:rPr>
        <w:t>BinInAddrSet_interrupt</w:t>
      </w:r>
      <w:proofErr w:type="spellEnd"/>
      <w:r>
        <w:rPr>
          <w:lang w:val="en-US"/>
        </w:rPr>
        <w:t>(void) –</w:t>
      </w:r>
      <w:r>
        <w:t xml:space="preserve"> установка адресного дешифратора чтения данных. Вызывается в прерывании;</w:t>
      </w:r>
    </w:p>
    <w:p w14:paraId="7F27253C" w14:textId="57398D42" w:rsidR="004529A4" w:rsidRDefault="004529A4" w:rsidP="0070622B">
      <w:pPr>
        <w:pStyle w:val="a4"/>
      </w:pPr>
      <w:r>
        <w:rPr>
          <w:lang w:val="en-US"/>
        </w:rPr>
        <w:t xml:space="preserve">void </w:t>
      </w:r>
      <w:proofErr w:type="spellStart"/>
      <w:r>
        <w:rPr>
          <w:lang w:val="en-US"/>
        </w:rPr>
        <w:t>BinIn_ctor</w:t>
      </w:r>
      <w:proofErr w:type="spellEnd"/>
      <w:r>
        <w:rPr>
          <w:lang w:val="en-US"/>
        </w:rPr>
        <w:t xml:space="preserve"> (void) – </w:t>
      </w:r>
      <w:r>
        <w:t>инициализация компонента;</w:t>
      </w:r>
    </w:p>
    <w:p w14:paraId="6BBF252B" w14:textId="00E37104" w:rsidR="004529A4" w:rsidRDefault="004529A4" w:rsidP="004529A4">
      <w:pPr>
        <w:pStyle w:val="a4"/>
      </w:pPr>
      <w:r>
        <w:rPr>
          <w:lang w:val="en-US"/>
        </w:rPr>
        <w:t xml:space="preserve">void </w:t>
      </w:r>
      <w:proofErr w:type="spellStart"/>
      <w:r>
        <w:rPr>
          <w:lang w:val="en-US"/>
        </w:rPr>
        <w:t>BinIn_run</w:t>
      </w:r>
      <w:proofErr w:type="spellEnd"/>
      <w:r>
        <w:rPr>
          <w:lang w:val="en-US"/>
        </w:rPr>
        <w:t xml:space="preserve"> (void) – </w:t>
      </w:r>
      <w:r>
        <w:t>обработка входных сигналов, считанных в прерывании;</w:t>
      </w:r>
    </w:p>
    <w:p w14:paraId="30734FBD" w14:textId="0C6E3654" w:rsidR="004529A4" w:rsidRDefault="004529A4" w:rsidP="004529A4">
      <w:pPr>
        <w:pStyle w:val="a4"/>
      </w:pPr>
      <w:r>
        <w:rPr>
          <w:lang w:val="en-US"/>
        </w:rPr>
        <w:t xml:space="preserve">void </w:t>
      </w:r>
      <w:proofErr w:type="spellStart"/>
      <w:r>
        <w:rPr>
          <w:lang w:val="en-US"/>
        </w:rPr>
        <w:t>BinIn_getAddrJumpers</w:t>
      </w:r>
      <w:proofErr w:type="spellEnd"/>
      <w:r>
        <w:rPr>
          <w:lang w:val="en-US"/>
        </w:rPr>
        <w:t xml:space="preserve"> (void) – </w:t>
      </w:r>
      <w:r>
        <w:t>возвращает состояние перемычек контрольной суммы;</w:t>
      </w:r>
    </w:p>
    <w:p w14:paraId="272B71AF" w14:textId="0D45201C" w:rsidR="004529A4" w:rsidRDefault="004529A4" w:rsidP="004529A4">
      <w:pPr>
        <w:pStyle w:val="a4"/>
      </w:pPr>
      <w:r>
        <w:rPr>
          <w:lang w:val="en-US"/>
        </w:rPr>
        <w:t xml:space="preserve">void </w:t>
      </w:r>
      <w:proofErr w:type="spellStart"/>
      <w:r>
        <w:rPr>
          <w:lang w:val="en-US"/>
        </w:rPr>
        <w:t>BinIn_getConfigJumpers</w:t>
      </w:r>
      <w:proofErr w:type="spellEnd"/>
      <w:r>
        <w:rPr>
          <w:lang w:val="en-US"/>
        </w:rPr>
        <w:t xml:space="preserve"> (void) – </w:t>
      </w:r>
      <w:r>
        <w:t>возвращает состояние перемычек конфигурации;</w:t>
      </w:r>
    </w:p>
    <w:p w14:paraId="44D6F25E" w14:textId="23337695" w:rsidR="004529A4" w:rsidRDefault="004529A4" w:rsidP="004529A4">
      <w:pPr>
        <w:pStyle w:val="a4"/>
      </w:pPr>
      <w:r>
        <w:rPr>
          <w:lang w:val="en-US"/>
        </w:rPr>
        <w:t xml:space="preserve">void </w:t>
      </w:r>
      <w:proofErr w:type="spellStart"/>
      <w:r>
        <w:rPr>
          <w:lang w:val="en-US"/>
        </w:rPr>
        <w:t>BinIn_isRpvOnMe</w:t>
      </w:r>
      <w:proofErr w:type="spellEnd"/>
      <w:r>
        <w:rPr>
          <w:lang w:val="en-US"/>
        </w:rPr>
        <w:t xml:space="preserve"> (void) – </w:t>
      </w:r>
      <w:r>
        <w:t>возвращает состояние контактов реле РПВ;</w:t>
      </w:r>
    </w:p>
    <w:p w14:paraId="55BAD97D" w14:textId="6F98FC27" w:rsidR="004529A4" w:rsidRDefault="004529A4" w:rsidP="004529A4">
      <w:pPr>
        <w:pStyle w:val="a4"/>
      </w:pPr>
      <w:r>
        <w:rPr>
          <w:lang w:val="en-US"/>
        </w:rPr>
        <w:t xml:space="preserve">void BinIn_is220vOk (void) – </w:t>
      </w:r>
      <w:r>
        <w:t xml:space="preserve">возвращает состояние </w:t>
      </w:r>
      <w:r w:rsidR="007F3549">
        <w:t>напряжение источника питания 220 В</w:t>
      </w:r>
      <w:r>
        <w:t>;</w:t>
      </w:r>
    </w:p>
    <w:p w14:paraId="4E7BACE2" w14:textId="2BE84F03" w:rsidR="007F3549" w:rsidRDefault="007F3549" w:rsidP="007F3549">
      <w:pPr>
        <w:pStyle w:val="a4"/>
      </w:pPr>
      <w:r>
        <w:rPr>
          <w:lang w:val="en-US"/>
        </w:rPr>
        <w:t>void BinIn_is2</w:t>
      </w:r>
      <w:r>
        <w:t>4</w:t>
      </w:r>
      <w:proofErr w:type="spellStart"/>
      <w:r>
        <w:rPr>
          <w:lang w:val="en-US"/>
        </w:rPr>
        <w:t>vOk</w:t>
      </w:r>
      <w:proofErr w:type="spellEnd"/>
      <w:r>
        <w:rPr>
          <w:lang w:val="en-US"/>
        </w:rPr>
        <w:t xml:space="preserve"> (void) – </w:t>
      </w:r>
      <w:r>
        <w:t>возвращает состояние напряжение источника питания 24 В;</w:t>
      </w:r>
    </w:p>
    <w:p w14:paraId="2FED7CBC" w14:textId="77777777" w:rsidR="004529A4" w:rsidRDefault="004529A4" w:rsidP="004529A4">
      <w:pPr>
        <w:pStyle w:val="a4"/>
      </w:pPr>
    </w:p>
    <w:p w14:paraId="1E583446" w14:textId="77777777" w:rsidR="006F3549" w:rsidRPr="002E2661" w:rsidRDefault="006F3549" w:rsidP="00747915">
      <w:pPr>
        <w:pStyle w:val="3"/>
        <w:rPr>
          <w:lang w:val="ru-RU"/>
        </w:rPr>
      </w:pPr>
      <w:bookmarkStart w:id="115" w:name="_Ref50024444"/>
      <w:bookmarkStart w:id="116" w:name="_Toc50027341"/>
      <w:r w:rsidRPr="002E2661">
        <w:rPr>
          <w:lang w:val="ru-RU"/>
        </w:rPr>
        <w:t xml:space="preserve">Компонент </w:t>
      </w:r>
      <w:proofErr w:type="spellStart"/>
      <w:r w:rsidRPr="002E2661">
        <w:rPr>
          <w:lang w:val="ru-RU"/>
        </w:rPr>
        <w:t>BlackBox</w:t>
      </w:r>
      <w:bookmarkEnd w:id="115"/>
      <w:bookmarkEnd w:id="116"/>
      <w:proofErr w:type="spellEnd"/>
    </w:p>
    <w:p w14:paraId="38DA1462" w14:textId="77777777" w:rsidR="00DC2E1D" w:rsidRPr="002E2661" w:rsidRDefault="006F3549" w:rsidP="00747915">
      <w:pPr>
        <w:pStyle w:val="40"/>
      </w:pPr>
      <w:r w:rsidRPr="002E2661">
        <w:t>Назначение</w:t>
      </w:r>
    </w:p>
    <w:p w14:paraId="214CBADC" w14:textId="77777777" w:rsidR="00DC2E1D" w:rsidRPr="002E2661" w:rsidRDefault="00DC2E1D" w:rsidP="00DC2E1D">
      <w:pPr>
        <w:pStyle w:val="a4"/>
      </w:pPr>
      <w:r w:rsidRPr="002E2661">
        <w:t>Компонент предназначен для накопления служебной информации, сохранения её в</w:t>
      </w:r>
      <w:r w:rsidR="009E7E70" w:rsidRPr="002E2661">
        <w:t>о внешний</w:t>
      </w:r>
      <w:r w:rsidRPr="002E2661">
        <w:t xml:space="preserve"> EEPROM и чтения информации при помощи специальных интерфейсных средств</w:t>
      </w:r>
      <w:r w:rsidR="00560D82" w:rsidRPr="002E2661">
        <w:t xml:space="preserve"> через шину CAN</w:t>
      </w:r>
      <w:r w:rsidRPr="002E2661">
        <w:t>.</w:t>
      </w:r>
    </w:p>
    <w:p w14:paraId="17A959CC" w14:textId="77777777" w:rsidR="00812A8F" w:rsidRPr="002E2661" w:rsidRDefault="00812A8F" w:rsidP="00747915">
      <w:pPr>
        <w:pStyle w:val="40"/>
      </w:pPr>
      <w:r w:rsidRPr="002E2661">
        <w:t>Состав</w:t>
      </w:r>
    </w:p>
    <w:p w14:paraId="56E6B2B6" w14:textId="77777777" w:rsidR="00812A8F" w:rsidRPr="002E2661" w:rsidRDefault="00812A8F" w:rsidP="00052AF0">
      <w:pPr>
        <w:pStyle w:val="35"/>
      </w:pPr>
      <w:r w:rsidRPr="002E2661">
        <w:t>Компонент состоит из одноим</w:t>
      </w:r>
      <w:r w:rsidR="0057238B" w:rsidRPr="002E2661">
        <w:t>е</w:t>
      </w:r>
      <w:r w:rsidRPr="002E2661">
        <w:t>нного модуля.</w:t>
      </w:r>
    </w:p>
    <w:p w14:paraId="6B62D485" w14:textId="77777777" w:rsidR="00DC2E1D" w:rsidRPr="002E2661" w:rsidRDefault="00DC2E1D" w:rsidP="002F6B6A">
      <w:pPr>
        <w:pStyle w:val="5"/>
      </w:pPr>
      <w:r w:rsidRPr="002E2661">
        <w:lastRenderedPageBreak/>
        <w:t>Описание</w:t>
      </w:r>
    </w:p>
    <w:p w14:paraId="497FDB71" w14:textId="77777777" w:rsidR="00DC2E1D" w:rsidRPr="002E2661" w:rsidRDefault="00DC2E1D" w:rsidP="00DC2E1D">
      <w:pPr>
        <w:pStyle w:val="a4"/>
      </w:pPr>
      <w:proofErr w:type="spellStart"/>
      <w:r w:rsidRPr="002E2661">
        <w:rPr>
          <w:b/>
          <w:i/>
        </w:rPr>
        <w:t>BlackBox_</w:t>
      </w:r>
      <w:proofErr w:type="gramStart"/>
      <w:r w:rsidRPr="002E2661">
        <w:rPr>
          <w:b/>
          <w:i/>
        </w:rPr>
        <w:t>save</w:t>
      </w:r>
      <w:proofErr w:type="spellEnd"/>
      <w:r w:rsidRPr="002E2661">
        <w:rPr>
          <w:b/>
          <w:i/>
        </w:rPr>
        <w:t>(</w:t>
      </w:r>
      <w:proofErr w:type="gramEnd"/>
      <w:r w:rsidRPr="002E2661">
        <w:rPr>
          <w:b/>
          <w:i/>
        </w:rPr>
        <w:t>)</w:t>
      </w:r>
      <w:r w:rsidRPr="002E2661">
        <w:t xml:space="preserve"> − сохранение в EEPROM данных из буферов ОЗУ. Данные, накопленные в буферах ОЗУ, копируются в EEPROM.</w:t>
      </w:r>
    </w:p>
    <w:p w14:paraId="491251E5" w14:textId="77777777" w:rsidR="006F3549" w:rsidRPr="002E2661" w:rsidRDefault="00DC2E1D" w:rsidP="00DC2E1D">
      <w:pPr>
        <w:pStyle w:val="a4"/>
      </w:pPr>
      <w:proofErr w:type="spellStart"/>
      <w:r w:rsidRPr="002E2661">
        <w:rPr>
          <w:b/>
          <w:i/>
        </w:rPr>
        <w:t>BlackBox_</w:t>
      </w:r>
      <w:proofErr w:type="gramStart"/>
      <w:r w:rsidRPr="002E2661">
        <w:rPr>
          <w:b/>
          <w:i/>
        </w:rPr>
        <w:t>read</w:t>
      </w:r>
      <w:proofErr w:type="spellEnd"/>
      <w:r w:rsidRPr="002E2661">
        <w:rPr>
          <w:b/>
          <w:i/>
        </w:rPr>
        <w:t>(</w:t>
      </w:r>
      <w:proofErr w:type="gramEnd"/>
      <w:r w:rsidRPr="002E2661">
        <w:rPr>
          <w:b/>
          <w:i/>
        </w:rPr>
        <w:t>)</w:t>
      </w:r>
      <w:r w:rsidRPr="002E2661">
        <w:t xml:space="preserve"> − чтение из EEPROM информации и выдача ее в канал связи. Данные, </w:t>
      </w:r>
      <w:r w:rsidR="00D52B35" w:rsidRPr="002E2661">
        <w:t>сохранённые</w:t>
      </w:r>
      <w:r w:rsidRPr="002E2661">
        <w:t xml:space="preserve"> в</w:t>
      </w:r>
      <w:r w:rsidR="00D52B35" w:rsidRPr="002E2661">
        <w:t>о внешнем</w:t>
      </w:r>
      <w:r w:rsidRPr="002E2661">
        <w:t xml:space="preserve"> EEPROM, могут быть вычитаны при помощи специального оборудования. Эта функция обеспечивает чтение и передачу данных из </w:t>
      </w:r>
      <w:r w:rsidR="00D52B35" w:rsidRPr="002E2661">
        <w:t>внешнего EEPROM</w:t>
      </w:r>
      <w:r w:rsidRPr="002E2661">
        <w:t>.</w:t>
      </w:r>
    </w:p>
    <w:p w14:paraId="5EDCA1D8" w14:textId="0503211C" w:rsidR="000E7BC8" w:rsidRPr="002E2661" w:rsidRDefault="000E7BC8" w:rsidP="000E7BC8">
      <w:pPr>
        <w:pStyle w:val="a4"/>
        <w:spacing w:before="240"/>
      </w:pPr>
      <w:r w:rsidRPr="002E2661">
        <w:t xml:space="preserve">Взаимодействие модулей и компонентов при работе с </w:t>
      </w:r>
      <w:proofErr w:type="spellStart"/>
      <w:r w:rsidRPr="002E2661">
        <w:rPr>
          <w:i/>
          <w:iCs/>
        </w:rPr>
        <w:t>BlackBox</w:t>
      </w:r>
      <w:proofErr w:type="spellEnd"/>
      <w:r w:rsidRPr="002E2661">
        <w:t xml:space="preserve"> показано на рисунке </w:t>
      </w:r>
      <w:r w:rsidR="0019465E" w:rsidRPr="002E2661">
        <w:fldChar w:fldCharType="begin"/>
      </w:r>
      <w:r w:rsidRPr="002E2661">
        <w:instrText xml:space="preserve"> REF _Ref16674644 \h </w:instrText>
      </w:r>
      <w:r w:rsidR="0019465E" w:rsidRPr="002E2661">
        <w:fldChar w:fldCharType="separate"/>
      </w:r>
      <w:r w:rsidR="001432BC">
        <w:rPr>
          <w:noProof/>
        </w:rPr>
        <w:t>13</w:t>
      </w:r>
      <w:r w:rsidR="0019465E" w:rsidRPr="002E2661">
        <w:fldChar w:fldCharType="end"/>
      </w:r>
      <w:r w:rsidRPr="002E2661">
        <w:t>.</w:t>
      </w:r>
    </w:p>
    <w:p w14:paraId="5139CBA3" w14:textId="77777777" w:rsidR="00D52B35" w:rsidRPr="002E2661" w:rsidRDefault="00D52B35" w:rsidP="00D52B35">
      <w:pPr>
        <w:pStyle w:val="a4"/>
      </w:pPr>
      <w:proofErr w:type="spellStart"/>
      <w:r w:rsidRPr="002E2661">
        <w:rPr>
          <w:b/>
          <w:i/>
        </w:rPr>
        <w:t>BlackBox_</w:t>
      </w:r>
      <w:proofErr w:type="gramStart"/>
      <w:r w:rsidRPr="002E2661">
        <w:rPr>
          <w:b/>
          <w:i/>
        </w:rPr>
        <w:t>saveAddCodeProtectionState</w:t>
      </w:r>
      <w:proofErr w:type="spellEnd"/>
      <w:r w:rsidRPr="002E2661">
        <w:rPr>
          <w:b/>
          <w:i/>
        </w:rPr>
        <w:t>(</w:t>
      </w:r>
      <w:proofErr w:type="gramEnd"/>
      <w:r w:rsidRPr="002E2661">
        <w:rPr>
          <w:b/>
          <w:i/>
        </w:rPr>
        <w:t>)</w:t>
      </w:r>
      <w:r w:rsidRPr="002E2661">
        <w:t xml:space="preserve"> − сохранение параметра, уточняющего причину ЗС. При переходе прибора в ЗС может сохраняться в EEPROM не только код ЗС, но и дополнительные параметры. Эти параметры содержат уточняющую информацию о причине перехода в ЗС. Их содержание задаёт модуль, вызвавший переход в 3С.</w:t>
      </w:r>
    </w:p>
    <w:p w14:paraId="314602D5" w14:textId="77777777" w:rsidR="000E7BC8" w:rsidRPr="002E2661" w:rsidRDefault="000E7BC8" w:rsidP="000E7BC8">
      <w:pPr>
        <w:pStyle w:val="afff6"/>
      </w:pPr>
      <w:r w:rsidRPr="002E2661">
        <w:object w:dxaOrig="9450" w:dyaOrig="6615" w14:anchorId="6D7CDEBF">
          <v:shape id="_x0000_i1035" type="#_x0000_t75" style="width:440.6pt;height:310.55pt" o:ole="">
            <v:imagedata r:id="rId53" o:title=""/>
          </v:shape>
          <o:OLEObject Type="Embed" ProgID="Visio.Drawing.11" ShapeID="_x0000_i1035" DrawAspect="Content" ObjectID="_1667114048" r:id="rId54"/>
        </w:object>
      </w:r>
    </w:p>
    <w:p w14:paraId="65E77E51" w14:textId="0350EEC4" w:rsidR="000E7BC8" w:rsidRPr="002E2661" w:rsidRDefault="000E7BC8" w:rsidP="001E746C">
      <w:pPr>
        <w:pStyle w:val="affff3"/>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117" w:name="_Ref16674644"/>
      <w:r w:rsidR="001432BC">
        <w:rPr>
          <w:noProof/>
        </w:rPr>
        <w:t>13</w:t>
      </w:r>
      <w:bookmarkEnd w:id="117"/>
      <w:r w:rsidR="0019465E" w:rsidRPr="002E2661">
        <w:rPr>
          <w:noProof/>
        </w:rPr>
        <w:fldChar w:fldCharType="end"/>
      </w:r>
      <w:r w:rsidRPr="002E2661">
        <w:t xml:space="preserve"> – Диаграмма взаимодействия при работе с ЧЯ</w:t>
      </w:r>
    </w:p>
    <w:p w14:paraId="7CE5DA90" w14:textId="77777777" w:rsidR="00DC610F" w:rsidRPr="002E2661" w:rsidRDefault="00767864" w:rsidP="00747915">
      <w:pPr>
        <w:pStyle w:val="3"/>
        <w:rPr>
          <w:lang w:val="ru-RU"/>
        </w:rPr>
      </w:pPr>
      <w:bookmarkStart w:id="118" w:name="_Toc50027342"/>
      <w:r w:rsidRPr="002E2661">
        <w:rPr>
          <w:lang w:val="ru-RU"/>
        </w:rPr>
        <w:t xml:space="preserve">Компонент </w:t>
      </w:r>
      <w:proofErr w:type="spellStart"/>
      <w:r w:rsidR="00DC610F" w:rsidRPr="002E2661">
        <w:rPr>
          <w:lang w:val="ru-RU"/>
        </w:rPr>
        <w:t>CheckSupply</w:t>
      </w:r>
      <w:bookmarkEnd w:id="118"/>
      <w:proofErr w:type="spellEnd"/>
    </w:p>
    <w:p w14:paraId="18FED128" w14:textId="77777777" w:rsidR="00DC610F" w:rsidRPr="002E2661" w:rsidRDefault="00DC610F" w:rsidP="00747915">
      <w:pPr>
        <w:pStyle w:val="40"/>
      </w:pPr>
      <w:r w:rsidRPr="002E2661">
        <w:t>Назначение</w:t>
      </w:r>
    </w:p>
    <w:p w14:paraId="02AAB557" w14:textId="77777777" w:rsidR="00DC610F" w:rsidRPr="002E2661" w:rsidRDefault="00661527" w:rsidP="00E41E73">
      <w:pPr>
        <w:pStyle w:val="a4"/>
      </w:pPr>
      <w:r w:rsidRPr="002E2661">
        <w:t xml:space="preserve">Компонент </w:t>
      </w:r>
      <w:proofErr w:type="spellStart"/>
      <w:r w:rsidRPr="002E2661">
        <w:rPr>
          <w:rStyle w:val="affffff7"/>
        </w:rPr>
        <w:t>CheckSupply</w:t>
      </w:r>
      <w:proofErr w:type="spellEnd"/>
      <w:r w:rsidRPr="002E2661">
        <w:t xml:space="preserve"> предназначен для </w:t>
      </w:r>
      <w:r w:rsidR="000243C1" w:rsidRPr="002E2661">
        <w:t xml:space="preserve">определения состояния источников питания прибора </w:t>
      </w:r>
      <w:r w:rsidRPr="002E2661">
        <w:t>24 В и 220 В</w:t>
      </w:r>
      <w:r w:rsidR="009013AD" w:rsidRPr="002E2661">
        <w:t>.</w:t>
      </w:r>
      <w:r w:rsidR="000243C1" w:rsidRPr="002E2661">
        <w:t xml:space="preserve"> Компонент обрабатывает информацию с датчиков, фильтрует</w:t>
      </w:r>
      <w:r w:rsidR="00D52B35" w:rsidRPr="002E2661">
        <w:t>,</w:t>
      </w:r>
      <w:r w:rsidR="00EA7E01" w:rsidRPr="002E2661">
        <w:t xml:space="preserve"> принимает</w:t>
      </w:r>
      <w:r w:rsidR="000243C1" w:rsidRPr="002E2661">
        <w:t xml:space="preserve"> решение о наличии либо отсутствии напряжения питания</w:t>
      </w:r>
      <w:r w:rsidR="00D52B35" w:rsidRPr="002E2661">
        <w:t xml:space="preserve"> и синхронизирует значение с соседним МК</w:t>
      </w:r>
      <w:r w:rsidR="000243C1" w:rsidRPr="002E2661">
        <w:t>.</w:t>
      </w:r>
      <w:r w:rsidR="009013AD" w:rsidRPr="002E2661">
        <w:t xml:space="preserve"> Все компоненты ПО, которым необходима информация о состоянии источников питания, должны получать её из компонента </w:t>
      </w:r>
      <w:proofErr w:type="spellStart"/>
      <w:r w:rsidR="009013AD" w:rsidRPr="002E2661">
        <w:rPr>
          <w:rStyle w:val="affffff7"/>
        </w:rPr>
        <w:t>CheckSupply</w:t>
      </w:r>
      <w:proofErr w:type="spellEnd"/>
      <w:r w:rsidR="00D52B35" w:rsidRPr="002E2661">
        <w:t>, т.к. значение синхронизированное.</w:t>
      </w:r>
    </w:p>
    <w:p w14:paraId="69FB7ADB" w14:textId="77777777" w:rsidR="00513607" w:rsidRPr="002E2661" w:rsidRDefault="00513607" w:rsidP="00747915">
      <w:pPr>
        <w:pStyle w:val="40"/>
      </w:pPr>
      <w:r w:rsidRPr="002E2661">
        <w:t>Состав</w:t>
      </w:r>
    </w:p>
    <w:p w14:paraId="6FA522DD" w14:textId="77777777" w:rsidR="00513607" w:rsidRPr="002E2661" w:rsidRDefault="00513607" w:rsidP="00513607">
      <w:pPr>
        <w:pStyle w:val="a4"/>
      </w:pPr>
      <w:r w:rsidRPr="002E2661">
        <w:t>Компонент состоит из одного одноименного модуля.</w:t>
      </w:r>
    </w:p>
    <w:p w14:paraId="2D375A11" w14:textId="77777777" w:rsidR="00FE2E48" w:rsidRPr="002E2661" w:rsidRDefault="00FE2E48" w:rsidP="00747915">
      <w:pPr>
        <w:pStyle w:val="40"/>
      </w:pPr>
      <w:bookmarkStart w:id="119" w:name="_Hlk876839"/>
      <w:r w:rsidRPr="002E2661">
        <w:lastRenderedPageBreak/>
        <w:t>Описание</w:t>
      </w:r>
    </w:p>
    <w:p w14:paraId="3F8719AA" w14:textId="0412FA73" w:rsidR="00FE2E48" w:rsidRPr="002E2661" w:rsidRDefault="00FE2E48" w:rsidP="00FE2E48">
      <w:pPr>
        <w:pStyle w:val="a4"/>
      </w:pPr>
      <w:r w:rsidRPr="002E2661">
        <w:t xml:space="preserve">Дискретные сигналы с датчиков напряжений питания 24 В и 220 В </w:t>
      </w:r>
      <w:r w:rsidR="00486A1B" w:rsidRPr="002E2661">
        <w:t xml:space="preserve">считываются через функции </w:t>
      </w:r>
      <w:r w:rsidR="00486A1B" w:rsidRPr="002E2661">
        <w:rPr>
          <w:b/>
          <w:bCs/>
          <w:i/>
          <w:iCs/>
        </w:rPr>
        <w:t>BinIn_</w:t>
      </w:r>
      <w:r w:rsidR="00E80A65" w:rsidRPr="002E2661">
        <w:rPr>
          <w:b/>
          <w:bCs/>
          <w:i/>
          <w:iCs/>
        </w:rPr>
        <w:t>is220</w:t>
      </w:r>
      <w:proofErr w:type="gramStart"/>
      <w:r w:rsidR="00E80A65" w:rsidRPr="002E2661">
        <w:rPr>
          <w:b/>
          <w:bCs/>
          <w:i/>
          <w:iCs/>
        </w:rPr>
        <w:t>vOk</w:t>
      </w:r>
      <w:r w:rsidR="00486A1B" w:rsidRPr="002E2661">
        <w:rPr>
          <w:b/>
          <w:bCs/>
          <w:i/>
          <w:iCs/>
        </w:rPr>
        <w:t>(</w:t>
      </w:r>
      <w:proofErr w:type="gramEnd"/>
      <w:r w:rsidR="00486A1B" w:rsidRPr="002E2661">
        <w:rPr>
          <w:b/>
          <w:bCs/>
          <w:i/>
          <w:iCs/>
        </w:rPr>
        <w:t>)</w:t>
      </w:r>
      <w:r w:rsidR="00486A1B" w:rsidRPr="002E2661">
        <w:t xml:space="preserve"> и </w:t>
      </w:r>
      <w:r w:rsidR="00486A1B" w:rsidRPr="002E2661">
        <w:rPr>
          <w:b/>
          <w:bCs/>
          <w:i/>
          <w:iCs/>
        </w:rPr>
        <w:t>BinIn_</w:t>
      </w:r>
      <w:r w:rsidR="00E80A65" w:rsidRPr="002E2661">
        <w:rPr>
          <w:b/>
          <w:bCs/>
          <w:i/>
          <w:iCs/>
        </w:rPr>
        <w:t>is24vOk</w:t>
      </w:r>
      <w:r w:rsidR="00486A1B" w:rsidRPr="002E2661">
        <w:rPr>
          <w:b/>
          <w:bCs/>
          <w:i/>
          <w:iCs/>
        </w:rPr>
        <w:t>()</w:t>
      </w:r>
      <w:r w:rsidRPr="002E2661">
        <w:t>. При наличии питания соответствующий ему сигнал принимает значение логического 0, при отсутствии – логической 1. Сигналы подаются внешней схемой детектора напряжения и являются асинхронными. Для корректного определения состояния источника питания и исключения ложных срабатываний в условиях помех осуществляется фильтрация сигналов датчиков.</w:t>
      </w:r>
    </w:p>
    <w:p w14:paraId="3CF06048" w14:textId="51331824" w:rsidR="00FE2E48" w:rsidRPr="002E2661" w:rsidRDefault="00FE2E48" w:rsidP="001655D4">
      <w:pPr>
        <w:pStyle w:val="a4"/>
        <w:widowControl w:val="0"/>
        <w:spacing w:after="240"/>
      </w:pPr>
      <w:r w:rsidRPr="002E2661">
        <w:t xml:space="preserve">Фильтрацию сигнала выполняет функция </w:t>
      </w:r>
      <w:proofErr w:type="spellStart"/>
      <w:r w:rsidRPr="002E2661">
        <w:rPr>
          <w:b/>
          <w:i/>
        </w:rPr>
        <w:t>CheckSupply_</w:t>
      </w:r>
      <w:proofErr w:type="gramStart"/>
      <w:r w:rsidRPr="002E2661">
        <w:rPr>
          <w:b/>
          <w:i/>
        </w:rPr>
        <w:t>run</w:t>
      </w:r>
      <w:proofErr w:type="spellEnd"/>
      <w:r w:rsidRPr="002E2661">
        <w:rPr>
          <w:b/>
          <w:i/>
        </w:rPr>
        <w:t>(</w:t>
      </w:r>
      <w:proofErr w:type="gramEnd"/>
      <w:r w:rsidRPr="002E2661">
        <w:rPr>
          <w:b/>
          <w:i/>
        </w:rPr>
        <w:t>)</w:t>
      </w:r>
      <w:r w:rsidRPr="002E2661">
        <w:t xml:space="preserve">. Каждую миллисекунду выполняется опрос датчиков. Фильтрация сигналов с датчиков выполняется функцией </w:t>
      </w:r>
      <w:proofErr w:type="spellStart"/>
      <w:r w:rsidRPr="002E2661">
        <w:rPr>
          <w:b/>
          <w:i/>
        </w:rPr>
        <w:t>HystFltr_</w:t>
      </w:r>
      <w:proofErr w:type="gramStart"/>
      <w:r w:rsidRPr="002E2661">
        <w:rPr>
          <w:b/>
          <w:i/>
        </w:rPr>
        <w:t>run</w:t>
      </w:r>
      <w:proofErr w:type="spellEnd"/>
      <w:r w:rsidRPr="002E2661">
        <w:rPr>
          <w:b/>
          <w:i/>
        </w:rPr>
        <w:t>(</w:t>
      </w:r>
      <w:proofErr w:type="gramEnd"/>
      <w:r w:rsidRPr="002E2661">
        <w:rPr>
          <w:b/>
          <w:i/>
        </w:rPr>
        <w:t>)</w:t>
      </w:r>
      <w:r w:rsidR="00E80A65" w:rsidRPr="002E2661">
        <w:rPr>
          <w:bCs/>
          <w:iCs/>
        </w:rPr>
        <w:t>, в которой реализован</w:t>
      </w:r>
      <w:r w:rsidR="004916D2" w:rsidRPr="002E2661">
        <w:rPr>
          <w:bCs/>
          <w:iCs/>
        </w:rPr>
        <w:t xml:space="preserve"> </w:t>
      </w:r>
      <w:r w:rsidRPr="002E2661">
        <w:t xml:space="preserve">фильтр с временным гистерезисом. Временные параметры гистерезиса (время включения и выключения) задаются функцией </w:t>
      </w:r>
      <w:proofErr w:type="spellStart"/>
      <w:r w:rsidRPr="002E2661">
        <w:rPr>
          <w:b/>
          <w:i/>
        </w:rPr>
        <w:t>HystFltr_</w:t>
      </w:r>
      <w:proofErr w:type="gramStart"/>
      <w:r w:rsidRPr="002E2661">
        <w:rPr>
          <w:b/>
          <w:i/>
        </w:rPr>
        <w:t>ctor</w:t>
      </w:r>
      <w:proofErr w:type="spellEnd"/>
      <w:r w:rsidRPr="002E2661">
        <w:rPr>
          <w:b/>
          <w:i/>
        </w:rPr>
        <w:t>(</w:t>
      </w:r>
      <w:proofErr w:type="gramEnd"/>
      <w:r w:rsidRPr="002E2661">
        <w:rPr>
          <w:b/>
          <w:i/>
        </w:rPr>
        <w:t>)</w:t>
      </w:r>
      <w:r w:rsidR="004916D2" w:rsidRPr="002E2661">
        <w:rPr>
          <w:b/>
          <w:i/>
        </w:rPr>
        <w:t xml:space="preserve"> </w:t>
      </w:r>
      <w:r w:rsidRPr="002E2661">
        <w:t xml:space="preserve">при начальной инициализации компонента (функция </w:t>
      </w:r>
      <w:proofErr w:type="spellStart"/>
      <w:r w:rsidRPr="002E2661">
        <w:rPr>
          <w:b/>
          <w:i/>
        </w:rPr>
        <w:t>CheckSupply_ctor</w:t>
      </w:r>
      <w:proofErr w:type="spellEnd"/>
      <w:r w:rsidRPr="002E2661">
        <w:rPr>
          <w:b/>
          <w:i/>
        </w:rPr>
        <w:t>()</w:t>
      </w:r>
      <w:r w:rsidRPr="002E2661">
        <w:t xml:space="preserve">). Так, время включения для сигнала </w:t>
      </w:r>
      <w:r w:rsidR="00486A1B" w:rsidRPr="002E2661">
        <w:t xml:space="preserve">с </w:t>
      </w:r>
      <w:r w:rsidRPr="002E2661">
        <w:t>датчик</w:t>
      </w:r>
      <w:r w:rsidR="00486A1B" w:rsidRPr="002E2661">
        <w:t>а</w:t>
      </w:r>
      <w:r w:rsidRPr="002E2661">
        <w:t xml:space="preserve"> источника питания 24 В определено константой </w:t>
      </w:r>
      <w:r w:rsidRPr="002E2661">
        <w:rPr>
          <w:iCs/>
        </w:rPr>
        <w:t>SUPPLY_24V_EN</w:t>
      </w:r>
      <w:r w:rsidRPr="002E2661">
        <w:t xml:space="preserve">, равной 500 мс, время выключения определено константой </w:t>
      </w:r>
      <w:r w:rsidRPr="002E2661">
        <w:rPr>
          <w:iCs/>
        </w:rPr>
        <w:t>SUPPLY_24V_DIS</w:t>
      </w:r>
      <w:r w:rsidRPr="002E2661">
        <w:t>, равной 250 мс. Для сигнала</w:t>
      </w:r>
      <w:r w:rsidRPr="002E2661">
        <w:rPr>
          <w:iCs/>
        </w:rPr>
        <w:t xml:space="preserve"> </w:t>
      </w:r>
      <w:r w:rsidR="00486A1B" w:rsidRPr="002E2661">
        <w:rPr>
          <w:iCs/>
        </w:rPr>
        <w:t xml:space="preserve">с </w:t>
      </w:r>
      <w:r w:rsidRPr="002E2661">
        <w:t>датчик</w:t>
      </w:r>
      <w:r w:rsidR="00025F5F" w:rsidRPr="002E2661">
        <w:t>а</w:t>
      </w:r>
      <w:r w:rsidRPr="002E2661">
        <w:t xml:space="preserve"> источника питания 220</w:t>
      </w:r>
      <w:r w:rsidR="00025F5F" w:rsidRPr="002E2661">
        <w:t> В</w:t>
      </w:r>
      <w:r w:rsidR="00486A1B" w:rsidRPr="002E2661">
        <w:t> в</w:t>
      </w:r>
      <w:r w:rsidRPr="002E2661">
        <w:t xml:space="preserve">ремя включения определено константой </w:t>
      </w:r>
      <w:r w:rsidRPr="002E2661">
        <w:rPr>
          <w:iCs/>
        </w:rPr>
        <w:t>SUPPLY_220V_EN</w:t>
      </w:r>
      <w:r w:rsidRPr="002E2661">
        <w:t xml:space="preserve">, равной 900 мс, время выключения определено константой </w:t>
      </w:r>
      <w:r w:rsidRPr="002E2661">
        <w:rPr>
          <w:iCs/>
        </w:rPr>
        <w:t>SUPPLY_220V_DIS</w:t>
      </w:r>
      <w:r w:rsidRPr="002E2661">
        <w:t xml:space="preserve">, равной 10 мс. Алгоритм обработки сигнала </w:t>
      </w:r>
      <w:r w:rsidR="00486A1B" w:rsidRPr="002E2661">
        <w:t xml:space="preserve">питания 24 В </w:t>
      </w:r>
      <w:r w:rsidRPr="002E2661">
        <w:t>(см. рисунок </w:t>
      </w:r>
      <w:r w:rsidR="0019465E" w:rsidRPr="002E2661">
        <w:fldChar w:fldCharType="begin"/>
      </w:r>
      <w:r w:rsidRPr="002E2661">
        <w:instrText xml:space="preserve"> REF _Ref772454 \h </w:instrText>
      </w:r>
      <w:r w:rsidR="0019465E" w:rsidRPr="002E2661">
        <w:fldChar w:fldCharType="separate"/>
      </w:r>
      <w:r w:rsidR="001432BC">
        <w:rPr>
          <w:noProof/>
        </w:rPr>
        <w:t>14</w:t>
      </w:r>
      <w:r w:rsidR="0019465E" w:rsidRPr="002E2661">
        <w:fldChar w:fldCharType="end"/>
      </w:r>
      <w:r w:rsidRPr="002E2661">
        <w:t xml:space="preserve">). Аналогичным образом обрабатывается сигнал </w:t>
      </w:r>
      <w:r w:rsidR="00446E26" w:rsidRPr="002E2661">
        <w:t xml:space="preserve">с датчика напряжения </w:t>
      </w:r>
      <w:r w:rsidR="00486A1B" w:rsidRPr="002E2661">
        <w:t>питания 220 В</w:t>
      </w:r>
      <w:r w:rsidRPr="002E2661">
        <w:t>.</w:t>
      </w:r>
    </w:p>
    <w:commentRangeStart w:id="120"/>
    <w:commentRangeStart w:id="121"/>
    <w:commentRangeStart w:id="122"/>
    <w:p w14:paraId="6CAA759B" w14:textId="57719081" w:rsidR="00FE2E48" w:rsidRPr="002E2661" w:rsidRDefault="00190A8F" w:rsidP="001655D4">
      <w:pPr>
        <w:pStyle w:val="afff6"/>
        <w:keepNext w:val="0"/>
        <w:widowControl w:val="0"/>
      </w:pPr>
      <w:r w:rsidRPr="002E2661">
        <w:object w:dxaOrig="10125" w:dyaOrig="1845" w14:anchorId="6A7A3A93">
          <v:shape id="_x0000_i1036" type="#_x0000_t75" style="width:491.1pt;height:90.8pt" o:ole="">
            <v:imagedata r:id="rId55" o:title=""/>
          </v:shape>
          <o:OLEObject Type="Embed" ProgID="Visio.Drawing.15" ShapeID="_x0000_i1036" DrawAspect="Content" ObjectID="_1667114049" r:id="rId56"/>
        </w:object>
      </w:r>
      <w:commentRangeEnd w:id="120"/>
      <w:r w:rsidR="001655D4" w:rsidRPr="002E2661">
        <w:rPr>
          <w:rStyle w:val="aff9"/>
          <w:noProof/>
        </w:rPr>
        <w:commentReference w:id="120"/>
      </w:r>
      <w:commentRangeEnd w:id="121"/>
      <w:commentRangeEnd w:id="122"/>
      <w:r>
        <w:rPr>
          <w:rStyle w:val="aff9"/>
          <w:noProof/>
        </w:rPr>
        <w:commentReference w:id="121"/>
      </w:r>
      <w:r w:rsidR="00C50A31" w:rsidRPr="002E2661">
        <w:rPr>
          <w:rStyle w:val="aff9"/>
          <w:noProof/>
        </w:rPr>
        <w:commentReference w:id="122"/>
      </w:r>
    </w:p>
    <w:p w14:paraId="626EB823" w14:textId="1BFED4E3" w:rsidR="00FE2E48" w:rsidRPr="002E2661" w:rsidRDefault="00FE2E48" w:rsidP="001655D4">
      <w:pPr>
        <w:pStyle w:val="affff3"/>
        <w:keepNext w:val="0"/>
        <w:widowControl w:val="0"/>
        <w:rPr>
          <w:i/>
        </w:rPr>
      </w:pPr>
      <w:r w:rsidRPr="002E2661">
        <w:t xml:space="preserve">Рисунок </w:t>
      </w:r>
      <w:r w:rsidR="0019465E" w:rsidRPr="002E2661">
        <w:rPr>
          <w:noProof/>
        </w:rPr>
        <w:fldChar w:fldCharType="begin"/>
      </w:r>
      <w:r w:rsidR="00E429FD" w:rsidRPr="002E2661">
        <w:rPr>
          <w:noProof/>
        </w:rPr>
        <w:instrText xml:space="preserve"> SEQ Рисунок \* ARABIC </w:instrText>
      </w:r>
      <w:r w:rsidR="0019465E" w:rsidRPr="002E2661">
        <w:rPr>
          <w:noProof/>
        </w:rPr>
        <w:fldChar w:fldCharType="separate"/>
      </w:r>
      <w:bookmarkStart w:id="124" w:name="_Ref772454"/>
      <w:r w:rsidR="001432BC">
        <w:rPr>
          <w:noProof/>
        </w:rPr>
        <w:t>14</w:t>
      </w:r>
      <w:bookmarkEnd w:id="124"/>
      <w:r w:rsidR="0019465E" w:rsidRPr="002E2661">
        <w:rPr>
          <w:noProof/>
        </w:rPr>
        <w:fldChar w:fldCharType="end"/>
      </w:r>
      <w:r w:rsidRPr="002E2661">
        <w:t xml:space="preserve"> − Алгоритм обработки сигнал</w:t>
      </w:r>
      <w:r w:rsidR="004E4D78">
        <w:t>а</w:t>
      </w:r>
      <w:r w:rsidRPr="002E2661">
        <w:t xml:space="preserve"> </w:t>
      </w:r>
      <w:r w:rsidRPr="002E2661">
        <w:rPr>
          <w:iCs/>
        </w:rPr>
        <w:t>KPOW</w:t>
      </w:r>
      <w:r w:rsidR="00D52B35" w:rsidRPr="002E2661">
        <w:rPr>
          <w:iCs/>
        </w:rPr>
        <w:t>24</w:t>
      </w:r>
      <w:r w:rsidR="00D52B35" w:rsidRPr="002E2661">
        <w:rPr>
          <w:i/>
        </w:rPr>
        <w:t xml:space="preserve"> </w:t>
      </w:r>
    </w:p>
    <w:p w14:paraId="4C9B083B" w14:textId="0FCC5D1D" w:rsidR="00FE2E48" w:rsidRPr="002E2661" w:rsidRDefault="00FE2E48" w:rsidP="001655D4">
      <w:pPr>
        <w:pStyle w:val="a4"/>
        <w:spacing w:before="240"/>
      </w:pPr>
      <w:r w:rsidRPr="002E2661">
        <w:lastRenderedPageBreak/>
        <w:t xml:space="preserve">Функции </w:t>
      </w:r>
      <w:r w:rsidRPr="002E2661">
        <w:rPr>
          <w:b/>
          <w:i/>
        </w:rPr>
        <w:t>CheckSupply_is220</w:t>
      </w:r>
      <w:proofErr w:type="gramStart"/>
      <w:r w:rsidRPr="002E2661">
        <w:rPr>
          <w:b/>
          <w:i/>
        </w:rPr>
        <w:t>vOn(</w:t>
      </w:r>
      <w:proofErr w:type="gramEnd"/>
      <w:r w:rsidRPr="002E2661">
        <w:rPr>
          <w:b/>
          <w:i/>
        </w:rPr>
        <w:t>)</w:t>
      </w:r>
      <w:r w:rsidRPr="002E2661">
        <w:t xml:space="preserve"> и </w:t>
      </w:r>
      <w:r w:rsidRPr="002E2661">
        <w:rPr>
          <w:b/>
          <w:i/>
        </w:rPr>
        <w:t>CheckSupply_is24vOn()</w:t>
      </w:r>
      <w:r w:rsidR="00167434" w:rsidRPr="002E2661">
        <w:t xml:space="preserve"> </w:t>
      </w:r>
      <w:r w:rsidRPr="002E2661">
        <w:t xml:space="preserve">возвращают отфильтрованное значение сигналов с датчиков напряжений питаний. Возвращаемое значение </w:t>
      </w:r>
      <w:proofErr w:type="spellStart"/>
      <w:r w:rsidRPr="002E2661">
        <w:rPr>
          <w:i/>
        </w:rPr>
        <w:t>true</w:t>
      </w:r>
      <w:proofErr w:type="spellEnd"/>
      <w:r w:rsidRPr="002E2661">
        <w:t xml:space="preserve"> означает наличие питающего напряжения, </w:t>
      </w:r>
      <w:proofErr w:type="spellStart"/>
      <w:r w:rsidRPr="002E2661">
        <w:rPr>
          <w:i/>
        </w:rPr>
        <w:t>false</w:t>
      </w:r>
      <w:proofErr w:type="spellEnd"/>
      <w:r w:rsidRPr="002E2661">
        <w:t xml:space="preserve"> – его отсутствие. Эти значения используют все компоненты ПО для определения состояния источников питания прибора.</w:t>
      </w:r>
      <w:bookmarkEnd w:id="119"/>
    </w:p>
    <w:p w14:paraId="7297A063" w14:textId="77777777" w:rsidR="00DC610F" w:rsidRPr="002E2661" w:rsidRDefault="00767864" w:rsidP="007234B9">
      <w:pPr>
        <w:pStyle w:val="3"/>
        <w:tabs>
          <w:tab w:val="clear" w:pos="2410"/>
          <w:tab w:val="num" w:pos="1701"/>
        </w:tabs>
        <w:rPr>
          <w:lang w:val="ru-RU"/>
        </w:rPr>
      </w:pPr>
      <w:bookmarkStart w:id="125" w:name="_Toc50027343"/>
      <w:bookmarkStart w:id="126" w:name="_Hlk1574598"/>
      <w:bookmarkEnd w:id="111"/>
      <w:r w:rsidRPr="002E2661">
        <w:rPr>
          <w:lang w:val="ru-RU"/>
        </w:rPr>
        <w:t xml:space="preserve">Компонент </w:t>
      </w:r>
      <w:proofErr w:type="spellStart"/>
      <w:r w:rsidR="00DC610F" w:rsidRPr="002E2661">
        <w:rPr>
          <w:lang w:val="ru-RU"/>
        </w:rPr>
        <w:t>ConfigMK</w:t>
      </w:r>
      <w:bookmarkEnd w:id="125"/>
      <w:proofErr w:type="spellEnd"/>
    </w:p>
    <w:p w14:paraId="3DF0F7D1" w14:textId="77777777" w:rsidR="00DC610F" w:rsidRPr="002E2661" w:rsidRDefault="00DC610F" w:rsidP="007234B9">
      <w:pPr>
        <w:pStyle w:val="40"/>
        <w:tabs>
          <w:tab w:val="left" w:pos="1701"/>
        </w:tabs>
      </w:pPr>
      <w:r w:rsidRPr="002E2661">
        <w:t>Назначение</w:t>
      </w:r>
    </w:p>
    <w:p w14:paraId="605FDE85" w14:textId="77777777" w:rsidR="00513607" w:rsidRPr="002E2661" w:rsidRDefault="00DE2133" w:rsidP="00212FE7">
      <w:pPr>
        <w:pStyle w:val="a4"/>
      </w:pPr>
      <w:r w:rsidRPr="002E2661">
        <w:t xml:space="preserve">Прибор ОКПС-Е-К построен по двухпроцессорной схеме. Имеется два процессора – </w:t>
      </w:r>
      <w:proofErr w:type="spellStart"/>
      <w:r w:rsidRPr="002E2661">
        <w:t>Master</w:t>
      </w:r>
      <w:proofErr w:type="spellEnd"/>
      <w:r w:rsidRPr="002E2661">
        <w:t xml:space="preserve"> и </w:t>
      </w:r>
      <w:proofErr w:type="spellStart"/>
      <w:r w:rsidRPr="002E2661">
        <w:t>Slave</w:t>
      </w:r>
      <w:proofErr w:type="spellEnd"/>
      <w:r w:rsidRPr="002E2661">
        <w:t xml:space="preserve">. </w:t>
      </w:r>
      <w:r w:rsidR="0095192D" w:rsidRPr="002E2661">
        <w:t xml:space="preserve">ПО в МК </w:t>
      </w:r>
      <w:proofErr w:type="spellStart"/>
      <w:r w:rsidR="0095192D" w:rsidRPr="002E2661">
        <w:t>Master</w:t>
      </w:r>
      <w:proofErr w:type="spellEnd"/>
      <w:r w:rsidR="0095192D" w:rsidRPr="002E2661">
        <w:t xml:space="preserve"> и </w:t>
      </w:r>
      <w:proofErr w:type="spellStart"/>
      <w:r w:rsidR="0095192D" w:rsidRPr="002E2661">
        <w:t>Sla</w:t>
      </w:r>
      <w:r w:rsidR="00FA369E" w:rsidRPr="002E2661">
        <w:t>ve</w:t>
      </w:r>
      <w:proofErr w:type="spellEnd"/>
      <w:r w:rsidR="0095192D" w:rsidRPr="002E2661">
        <w:t xml:space="preserve"> одинаковое. Однако в некоторых алгоритмах необходимо иметь информацию, на каком месте находится процессор. </w:t>
      </w:r>
      <w:r w:rsidRPr="002E2661">
        <w:t>Компонент</w:t>
      </w:r>
      <w:r w:rsidR="00E75B01" w:rsidRPr="002E2661">
        <w:t xml:space="preserve"> </w:t>
      </w:r>
      <w:proofErr w:type="spellStart"/>
      <w:r w:rsidR="00E75B01" w:rsidRPr="002E2661">
        <w:t>ConfigMK</w:t>
      </w:r>
      <w:proofErr w:type="spellEnd"/>
      <w:r w:rsidRPr="002E2661">
        <w:t xml:space="preserve"> определяет на каком месте установлен процессор – на месте </w:t>
      </w:r>
      <w:proofErr w:type="spellStart"/>
      <w:r w:rsidRPr="002E2661">
        <w:t>Master</w:t>
      </w:r>
      <w:proofErr w:type="spellEnd"/>
      <w:r w:rsidRPr="002E2661">
        <w:t xml:space="preserve"> или на месте </w:t>
      </w:r>
      <w:proofErr w:type="spellStart"/>
      <w:r w:rsidRPr="002E2661">
        <w:t>Slave</w:t>
      </w:r>
      <w:proofErr w:type="spellEnd"/>
      <w:r w:rsidRPr="002E2661">
        <w:t>.</w:t>
      </w:r>
    </w:p>
    <w:p w14:paraId="58E88D1A" w14:textId="77777777" w:rsidR="00513607" w:rsidRPr="002E2661" w:rsidRDefault="00513607" w:rsidP="007234B9">
      <w:pPr>
        <w:pStyle w:val="40"/>
        <w:tabs>
          <w:tab w:val="left" w:pos="1701"/>
        </w:tabs>
      </w:pPr>
      <w:r w:rsidRPr="002E2661">
        <w:t>Состав</w:t>
      </w:r>
    </w:p>
    <w:p w14:paraId="6C79F0CA" w14:textId="77777777" w:rsidR="00513607" w:rsidRPr="002E2661" w:rsidRDefault="00513607" w:rsidP="00513607">
      <w:pPr>
        <w:pStyle w:val="a4"/>
      </w:pPr>
      <w:r w:rsidRPr="002E2661">
        <w:t>Компонент состоит из одноименного модуля.</w:t>
      </w:r>
    </w:p>
    <w:p w14:paraId="1D176720" w14:textId="77777777" w:rsidR="00212FE7" w:rsidRPr="002E2661" w:rsidRDefault="00212FE7" w:rsidP="007234B9">
      <w:pPr>
        <w:pStyle w:val="40"/>
        <w:tabs>
          <w:tab w:val="left" w:pos="1701"/>
        </w:tabs>
      </w:pPr>
      <w:r w:rsidRPr="002E2661">
        <w:t>Описание</w:t>
      </w:r>
    </w:p>
    <w:p w14:paraId="25DC0647" w14:textId="77777777" w:rsidR="00EE6726" w:rsidRPr="002E2661" w:rsidRDefault="00EE6726" w:rsidP="00EE6726">
      <w:pPr>
        <w:pStyle w:val="a4"/>
      </w:pPr>
      <w:r w:rsidRPr="002E2661">
        <w:t>Конфигурация процессора (</w:t>
      </w:r>
      <w:proofErr w:type="spellStart"/>
      <w:r w:rsidRPr="002E2661">
        <w:rPr>
          <w:i/>
        </w:rPr>
        <w:t>Master</w:t>
      </w:r>
      <w:proofErr w:type="spellEnd"/>
      <w:r w:rsidRPr="002E2661">
        <w:t xml:space="preserve"> или </w:t>
      </w:r>
      <w:proofErr w:type="spellStart"/>
      <w:r w:rsidRPr="002E2661">
        <w:rPr>
          <w:i/>
        </w:rPr>
        <w:t>Slave</w:t>
      </w:r>
      <w:proofErr w:type="spellEnd"/>
      <w:r w:rsidRPr="002E2661">
        <w:t>) определяется состоянием порта</w:t>
      </w:r>
      <w:r w:rsidR="00D233BE" w:rsidRPr="002E2661">
        <w:t> </w:t>
      </w:r>
      <w:r w:rsidRPr="002E2661">
        <w:t>R</w:t>
      </w:r>
      <w:r w:rsidR="006F1C4B" w:rsidRPr="002E2661">
        <w:t>G6</w:t>
      </w:r>
      <w:r w:rsidRPr="002E2661">
        <w:t>. Если на этом порту присутствует лог</w:t>
      </w:r>
      <w:r w:rsidR="008C69B9" w:rsidRPr="002E2661">
        <w:t>ическая </w:t>
      </w:r>
      <w:r w:rsidRPr="002E2661">
        <w:t xml:space="preserve">1 – процессор конфигурируется как </w:t>
      </w:r>
      <w:proofErr w:type="spellStart"/>
      <w:r w:rsidRPr="002E2661">
        <w:rPr>
          <w:i/>
        </w:rPr>
        <w:t>Master</w:t>
      </w:r>
      <w:proofErr w:type="spellEnd"/>
      <w:r w:rsidRPr="002E2661">
        <w:t>, если лог</w:t>
      </w:r>
      <w:r w:rsidR="008C69B9" w:rsidRPr="002E2661">
        <w:t>ический </w:t>
      </w:r>
      <w:r w:rsidRPr="002E2661">
        <w:t xml:space="preserve">0 – процессор конфигурируется как </w:t>
      </w:r>
      <w:proofErr w:type="spellStart"/>
      <w:r w:rsidRPr="002E2661">
        <w:rPr>
          <w:i/>
        </w:rPr>
        <w:t>Slave</w:t>
      </w:r>
      <w:proofErr w:type="spellEnd"/>
      <w:r w:rsidRPr="002E2661">
        <w:t>.</w:t>
      </w:r>
      <w:r w:rsidR="0095192D" w:rsidRPr="002E2661">
        <w:t xml:space="preserve"> Состояние порта определяется один раз при запуске программы.</w:t>
      </w:r>
    </w:p>
    <w:p w14:paraId="04E9887F" w14:textId="77777777" w:rsidR="00EE6726" w:rsidRPr="002E2661" w:rsidRDefault="00EE6726" w:rsidP="00EE6726">
      <w:pPr>
        <w:pStyle w:val="a4"/>
      </w:pPr>
      <w:r w:rsidRPr="002E2661">
        <w:t xml:space="preserve">Функция </w:t>
      </w:r>
      <w:proofErr w:type="spellStart"/>
      <w:r w:rsidRPr="002E2661">
        <w:rPr>
          <w:b/>
          <w:i/>
        </w:rPr>
        <w:t>ConfigMK_</w:t>
      </w:r>
      <w:proofErr w:type="gramStart"/>
      <w:r w:rsidRPr="002E2661">
        <w:rPr>
          <w:b/>
          <w:i/>
        </w:rPr>
        <w:t>ctor</w:t>
      </w:r>
      <w:proofErr w:type="spellEnd"/>
      <w:r w:rsidRPr="002E2661">
        <w:rPr>
          <w:b/>
          <w:i/>
        </w:rPr>
        <w:t>(</w:t>
      </w:r>
      <w:proofErr w:type="gramEnd"/>
      <w:r w:rsidRPr="002E2661">
        <w:rPr>
          <w:b/>
          <w:i/>
        </w:rPr>
        <w:t>)</w:t>
      </w:r>
      <w:r w:rsidRPr="002E2661">
        <w:t xml:space="preserve"> </w:t>
      </w:r>
      <w:r w:rsidR="008C69B9" w:rsidRPr="002E2661">
        <w:t xml:space="preserve">выполняет </w:t>
      </w:r>
      <w:r w:rsidRPr="002E2661">
        <w:t>настройку порта</w:t>
      </w:r>
      <w:r w:rsidR="00D233BE" w:rsidRPr="002E2661">
        <w:t> </w:t>
      </w:r>
      <w:r w:rsidRPr="002E2661">
        <w:t>R</w:t>
      </w:r>
      <w:r w:rsidR="006F1C4B" w:rsidRPr="002E2661">
        <w:t>G6</w:t>
      </w:r>
      <w:r w:rsidRPr="002E2661">
        <w:t xml:space="preserve"> и </w:t>
      </w:r>
      <w:r w:rsidR="005A794A" w:rsidRPr="002E2661">
        <w:t xml:space="preserve">при старте ПО </w:t>
      </w:r>
      <w:r w:rsidRPr="002E2661">
        <w:t>определяет состояние порта.</w:t>
      </w:r>
    </w:p>
    <w:p w14:paraId="0E26142E" w14:textId="77777777" w:rsidR="00212FE7" w:rsidRPr="002E2661" w:rsidRDefault="00B10D7F" w:rsidP="00EE6726">
      <w:pPr>
        <w:pStyle w:val="a4"/>
      </w:pPr>
      <w:r w:rsidRPr="002E2661">
        <w:t>Для определения типа процессора в</w:t>
      </w:r>
      <w:r w:rsidR="00EE6726" w:rsidRPr="002E2661">
        <w:t xml:space="preserve">се компоненты </w:t>
      </w:r>
      <w:r w:rsidR="0012755A" w:rsidRPr="002E2661">
        <w:t>ПО</w:t>
      </w:r>
      <w:r w:rsidR="00EE6726" w:rsidRPr="002E2661">
        <w:t xml:space="preserve"> пользуются функциями </w:t>
      </w:r>
      <w:proofErr w:type="spellStart"/>
      <w:r w:rsidR="00EE6726" w:rsidRPr="002E2661">
        <w:rPr>
          <w:b/>
          <w:i/>
        </w:rPr>
        <w:t>ConfigMK_</w:t>
      </w:r>
      <w:proofErr w:type="gramStart"/>
      <w:r w:rsidR="00EE6726" w:rsidRPr="002E2661">
        <w:rPr>
          <w:b/>
          <w:i/>
        </w:rPr>
        <w:t>isMaster</w:t>
      </w:r>
      <w:proofErr w:type="spellEnd"/>
      <w:r w:rsidR="00EE6726" w:rsidRPr="002E2661">
        <w:rPr>
          <w:b/>
          <w:i/>
        </w:rPr>
        <w:t>(</w:t>
      </w:r>
      <w:proofErr w:type="gramEnd"/>
      <w:r w:rsidR="00EE6726" w:rsidRPr="002E2661">
        <w:rPr>
          <w:b/>
          <w:i/>
        </w:rPr>
        <w:t>)</w:t>
      </w:r>
      <w:r w:rsidR="00EE6726" w:rsidRPr="002E2661">
        <w:t xml:space="preserve"> и </w:t>
      </w:r>
      <w:proofErr w:type="spellStart"/>
      <w:r w:rsidR="00EE6726" w:rsidRPr="002E2661">
        <w:rPr>
          <w:b/>
          <w:i/>
        </w:rPr>
        <w:t>ConfigMK_isSlave</w:t>
      </w:r>
      <w:proofErr w:type="spellEnd"/>
      <w:r w:rsidR="00EE6726" w:rsidRPr="002E2661">
        <w:rPr>
          <w:b/>
          <w:i/>
        </w:rPr>
        <w:t>()</w:t>
      </w:r>
      <w:r w:rsidR="00EE6726" w:rsidRPr="002E2661">
        <w:t xml:space="preserve">. Если процессор имеет тип </w:t>
      </w:r>
      <w:proofErr w:type="spellStart"/>
      <w:r w:rsidR="00EE6726" w:rsidRPr="002E2661">
        <w:rPr>
          <w:i/>
        </w:rPr>
        <w:t>Master</w:t>
      </w:r>
      <w:proofErr w:type="spellEnd"/>
      <w:r w:rsidR="00EE6726" w:rsidRPr="002E2661">
        <w:t xml:space="preserve">, то функция </w:t>
      </w:r>
      <w:proofErr w:type="spellStart"/>
      <w:r w:rsidR="00EE6726" w:rsidRPr="002E2661">
        <w:rPr>
          <w:b/>
          <w:i/>
        </w:rPr>
        <w:t>ConfigMK_</w:t>
      </w:r>
      <w:proofErr w:type="gramStart"/>
      <w:r w:rsidR="00EE6726" w:rsidRPr="002E2661">
        <w:rPr>
          <w:b/>
          <w:i/>
        </w:rPr>
        <w:t>isMaster</w:t>
      </w:r>
      <w:proofErr w:type="spellEnd"/>
      <w:r w:rsidR="00EE6726" w:rsidRPr="002E2661">
        <w:rPr>
          <w:b/>
          <w:i/>
        </w:rPr>
        <w:t>(</w:t>
      </w:r>
      <w:proofErr w:type="gramEnd"/>
      <w:r w:rsidR="00EE6726" w:rsidRPr="002E2661">
        <w:rPr>
          <w:b/>
          <w:i/>
        </w:rPr>
        <w:t>)</w:t>
      </w:r>
      <w:r w:rsidR="00EE6726" w:rsidRPr="002E2661">
        <w:t xml:space="preserve"> возвращает значение </w:t>
      </w:r>
      <w:proofErr w:type="spellStart"/>
      <w:r w:rsidR="00EE6726" w:rsidRPr="002E2661">
        <w:rPr>
          <w:i/>
        </w:rPr>
        <w:t>true</w:t>
      </w:r>
      <w:proofErr w:type="spellEnd"/>
      <w:r w:rsidR="00EE6726" w:rsidRPr="002E2661">
        <w:t xml:space="preserve">, а функция </w:t>
      </w:r>
      <w:proofErr w:type="spellStart"/>
      <w:r w:rsidR="00EE6726" w:rsidRPr="002E2661">
        <w:rPr>
          <w:b/>
          <w:i/>
        </w:rPr>
        <w:t>ConfigMK_isSlave</w:t>
      </w:r>
      <w:proofErr w:type="spellEnd"/>
      <w:r w:rsidR="00EE6726" w:rsidRPr="002E2661">
        <w:rPr>
          <w:b/>
          <w:i/>
        </w:rPr>
        <w:t>()</w:t>
      </w:r>
      <w:r w:rsidR="00EE6726" w:rsidRPr="002E2661">
        <w:t xml:space="preserve"> </w:t>
      </w:r>
      <w:r w:rsidRPr="002E2661">
        <w:t>–</w:t>
      </w:r>
      <w:r w:rsidRPr="002E2661">
        <w:rPr>
          <w:i/>
        </w:rPr>
        <w:t xml:space="preserve"> </w:t>
      </w:r>
      <w:proofErr w:type="spellStart"/>
      <w:r w:rsidR="00EE6726" w:rsidRPr="002E2661">
        <w:rPr>
          <w:i/>
        </w:rPr>
        <w:t>false</w:t>
      </w:r>
      <w:proofErr w:type="spellEnd"/>
      <w:r w:rsidR="00EE6726" w:rsidRPr="002E2661">
        <w:t xml:space="preserve">. Если процессор имеет тип </w:t>
      </w:r>
      <w:proofErr w:type="spellStart"/>
      <w:r w:rsidR="00EE6726" w:rsidRPr="002E2661">
        <w:rPr>
          <w:i/>
        </w:rPr>
        <w:t>Slave</w:t>
      </w:r>
      <w:proofErr w:type="spellEnd"/>
      <w:r w:rsidR="00EE6726" w:rsidRPr="002E2661">
        <w:t xml:space="preserve">, то функция </w:t>
      </w:r>
      <w:proofErr w:type="spellStart"/>
      <w:r w:rsidR="00EE6726" w:rsidRPr="002E2661">
        <w:rPr>
          <w:b/>
          <w:i/>
        </w:rPr>
        <w:t>ConfigMK_</w:t>
      </w:r>
      <w:proofErr w:type="gramStart"/>
      <w:r w:rsidR="00EE6726" w:rsidRPr="002E2661">
        <w:rPr>
          <w:b/>
          <w:i/>
        </w:rPr>
        <w:t>isMaster</w:t>
      </w:r>
      <w:proofErr w:type="spellEnd"/>
      <w:r w:rsidR="00EE6726" w:rsidRPr="002E2661">
        <w:rPr>
          <w:b/>
          <w:i/>
        </w:rPr>
        <w:t>(</w:t>
      </w:r>
      <w:proofErr w:type="gramEnd"/>
      <w:r w:rsidR="00EE6726" w:rsidRPr="002E2661">
        <w:rPr>
          <w:b/>
          <w:i/>
        </w:rPr>
        <w:t>)</w:t>
      </w:r>
      <w:r w:rsidR="00EE6726" w:rsidRPr="002E2661">
        <w:t xml:space="preserve"> возвращает значение </w:t>
      </w:r>
      <w:proofErr w:type="spellStart"/>
      <w:r w:rsidR="00EE6726" w:rsidRPr="002E2661">
        <w:rPr>
          <w:i/>
        </w:rPr>
        <w:t>false</w:t>
      </w:r>
      <w:proofErr w:type="spellEnd"/>
      <w:r w:rsidR="00EE6726" w:rsidRPr="002E2661">
        <w:t xml:space="preserve">, а функция </w:t>
      </w:r>
      <w:proofErr w:type="spellStart"/>
      <w:r w:rsidR="00EE6726" w:rsidRPr="002E2661">
        <w:rPr>
          <w:b/>
          <w:i/>
        </w:rPr>
        <w:t>ConfigMK_isSlave</w:t>
      </w:r>
      <w:proofErr w:type="spellEnd"/>
      <w:r w:rsidR="00EE6726" w:rsidRPr="002E2661">
        <w:rPr>
          <w:b/>
          <w:i/>
        </w:rPr>
        <w:t>()</w:t>
      </w:r>
      <w:r w:rsidRPr="002E2661">
        <w:t xml:space="preserve"> – </w:t>
      </w:r>
      <w:proofErr w:type="spellStart"/>
      <w:r w:rsidR="00EE6726" w:rsidRPr="002E2661">
        <w:rPr>
          <w:i/>
        </w:rPr>
        <w:t>true</w:t>
      </w:r>
      <w:proofErr w:type="spellEnd"/>
      <w:r w:rsidR="00EE6726" w:rsidRPr="002E2661">
        <w:t>.</w:t>
      </w:r>
    </w:p>
    <w:p w14:paraId="65E0EA59" w14:textId="1356724D" w:rsidR="00DC610F" w:rsidRPr="002E2661" w:rsidRDefault="00767864" w:rsidP="00747915">
      <w:pPr>
        <w:pStyle w:val="3"/>
        <w:rPr>
          <w:lang w:val="ru-RU"/>
        </w:rPr>
      </w:pPr>
      <w:bookmarkStart w:id="127" w:name="_Toc50027344"/>
      <w:bookmarkEnd w:id="126"/>
      <w:r w:rsidRPr="002E2661">
        <w:rPr>
          <w:lang w:val="ru-RU"/>
        </w:rPr>
        <w:lastRenderedPageBreak/>
        <w:t xml:space="preserve">Компонент </w:t>
      </w:r>
      <w:commentRangeStart w:id="128"/>
      <w:commentRangeStart w:id="129"/>
      <w:proofErr w:type="spellStart"/>
      <w:r w:rsidR="00DC610F" w:rsidRPr="002E2661">
        <w:rPr>
          <w:lang w:val="ru-RU"/>
        </w:rPr>
        <w:t>DebugTools</w:t>
      </w:r>
      <w:commentRangeEnd w:id="128"/>
      <w:proofErr w:type="spellEnd"/>
      <w:r w:rsidR="003A6ED7" w:rsidRPr="002E2661">
        <w:rPr>
          <w:rStyle w:val="aff9"/>
          <w:rFonts w:eastAsia="Times New Roman"/>
          <w:b w:val="0"/>
          <w:noProof/>
          <w:color w:val="auto"/>
          <w:lang w:val="ru-RU" w:eastAsia="ru-RU"/>
        </w:rPr>
        <w:commentReference w:id="128"/>
      </w:r>
      <w:commentRangeEnd w:id="129"/>
      <w:r w:rsidR="00A748C3" w:rsidRPr="002E2661">
        <w:rPr>
          <w:rStyle w:val="aff9"/>
          <w:rFonts w:eastAsia="Times New Roman"/>
          <w:b w:val="0"/>
          <w:noProof/>
          <w:color w:val="auto"/>
          <w:lang w:val="ru-RU" w:eastAsia="ru-RU"/>
        </w:rPr>
        <w:commentReference w:id="129"/>
      </w:r>
      <w:bookmarkEnd w:id="127"/>
    </w:p>
    <w:p w14:paraId="008B36AC" w14:textId="77777777" w:rsidR="00DC610F" w:rsidRPr="002E2661" w:rsidRDefault="00DC610F" w:rsidP="00747915">
      <w:pPr>
        <w:pStyle w:val="40"/>
      </w:pPr>
      <w:r w:rsidRPr="002E2661">
        <w:t>Назначение</w:t>
      </w:r>
    </w:p>
    <w:p w14:paraId="77BD0BE5" w14:textId="77777777" w:rsidR="00DC610F" w:rsidRPr="002E2661" w:rsidRDefault="00517902" w:rsidP="00D11D21">
      <w:pPr>
        <w:pStyle w:val="a4"/>
      </w:pPr>
      <w:r w:rsidRPr="002E2661">
        <w:t>Компонент содержит функции, позволяющие проводить отладку прибора, выдавать отладочную информацию по специальным интерфейсам, сохранять текущее состояние переменных («чёрный ящик») для анализа причин перехода прибора в ЗС.</w:t>
      </w:r>
    </w:p>
    <w:p w14:paraId="2A7E3EDD" w14:textId="77777777" w:rsidR="00604DAC" w:rsidRPr="002E2661" w:rsidRDefault="00604DAC" w:rsidP="00747915">
      <w:pPr>
        <w:pStyle w:val="40"/>
      </w:pPr>
      <w:r w:rsidRPr="002E2661">
        <w:t>Состав</w:t>
      </w:r>
    </w:p>
    <w:p w14:paraId="483E6E3D" w14:textId="77777777" w:rsidR="00604DAC" w:rsidRPr="002E2661" w:rsidRDefault="00604DAC" w:rsidP="00604DAC">
      <w:pPr>
        <w:pStyle w:val="affffa"/>
      </w:pPr>
      <w:r w:rsidRPr="002E2661">
        <w:t>В состав компонента входят следующие модули:</w:t>
      </w:r>
    </w:p>
    <w:p w14:paraId="1E17FEB7" w14:textId="77777777" w:rsidR="00604DAC" w:rsidRPr="002E2661" w:rsidRDefault="00604DAC" w:rsidP="007C1579">
      <w:pPr>
        <w:pStyle w:val="a"/>
        <w:ind w:hanging="502"/>
        <w:rPr>
          <w:lang w:val="ru-RU"/>
        </w:rPr>
      </w:pPr>
      <w:proofErr w:type="spellStart"/>
      <w:r w:rsidRPr="002E2661">
        <w:rPr>
          <w:i/>
          <w:lang w:val="ru-RU"/>
        </w:rPr>
        <w:t>DebugTools</w:t>
      </w:r>
      <w:proofErr w:type="spellEnd"/>
      <w:r w:rsidRPr="002E2661">
        <w:rPr>
          <w:lang w:val="ru-RU"/>
        </w:rPr>
        <w:t xml:space="preserve"> − средства отладки прибора;</w:t>
      </w:r>
    </w:p>
    <w:p w14:paraId="1993832E" w14:textId="77777777" w:rsidR="00604DAC" w:rsidRPr="002E2661" w:rsidRDefault="00604DAC" w:rsidP="007C1579">
      <w:pPr>
        <w:pStyle w:val="a"/>
        <w:ind w:hanging="502"/>
        <w:rPr>
          <w:lang w:val="ru-RU"/>
        </w:rPr>
      </w:pPr>
      <w:proofErr w:type="spellStart"/>
      <w:r w:rsidRPr="002E2661">
        <w:rPr>
          <w:i/>
          <w:lang w:val="ru-RU"/>
        </w:rPr>
        <w:t>Tracing</w:t>
      </w:r>
      <w:proofErr w:type="spellEnd"/>
      <w:r w:rsidRPr="002E2661">
        <w:rPr>
          <w:lang w:val="ru-RU"/>
        </w:rPr>
        <w:t xml:space="preserve"> − трассировка параметров.</w:t>
      </w:r>
    </w:p>
    <w:p w14:paraId="4B1C473D" w14:textId="77777777" w:rsidR="00907BC5" w:rsidRPr="002E2661" w:rsidRDefault="00907BC5" w:rsidP="00747915">
      <w:pPr>
        <w:pStyle w:val="40"/>
      </w:pPr>
      <w:r w:rsidRPr="002E2661">
        <w:t>Описание</w:t>
      </w:r>
    </w:p>
    <w:p w14:paraId="16E5CC99" w14:textId="77777777" w:rsidR="00907BC5" w:rsidRPr="002E2661" w:rsidRDefault="00907BC5" w:rsidP="00907BC5">
      <w:pPr>
        <w:pStyle w:val="a4"/>
      </w:pPr>
      <w:r w:rsidRPr="002E2661">
        <w:t xml:space="preserve">Модуль </w:t>
      </w:r>
      <w:proofErr w:type="spellStart"/>
      <w:r w:rsidR="000E5547" w:rsidRPr="002E2661">
        <w:rPr>
          <w:rStyle w:val="affffff7"/>
        </w:rPr>
        <w:t>DebugTools</w:t>
      </w:r>
      <w:proofErr w:type="spellEnd"/>
      <w:r w:rsidR="000E5547" w:rsidRPr="002E2661">
        <w:t xml:space="preserve"> </w:t>
      </w:r>
      <w:r w:rsidRPr="002E2661">
        <w:t>предназначен для выдачи диагностической информации по интерфейсу SPI</w:t>
      </w:r>
      <w:r w:rsidR="000E5547" w:rsidRPr="002E2661">
        <w:t xml:space="preserve"> и на тестовые </w:t>
      </w:r>
      <w:proofErr w:type="spellStart"/>
      <w:r w:rsidR="000E5547" w:rsidRPr="002E2661">
        <w:t>пины</w:t>
      </w:r>
      <w:proofErr w:type="spellEnd"/>
      <w:r w:rsidR="000E5547" w:rsidRPr="002E2661">
        <w:t xml:space="preserve"> процессора</w:t>
      </w:r>
      <w:r w:rsidRPr="002E2661">
        <w:t>.</w:t>
      </w:r>
      <w:r w:rsidR="007B28CF" w:rsidRPr="002E2661">
        <w:t xml:space="preserve"> Используется при отладке прибора. В рабочей версии ПО все выводы, которые задействованы в выдаче информации, отключены (макрос ENABLE_DEBUG_PINS) не определён.</w:t>
      </w:r>
    </w:p>
    <w:p w14:paraId="08E6D078" w14:textId="77777777" w:rsidR="00604DAC" w:rsidRPr="002E2661" w:rsidRDefault="00604DAC" w:rsidP="00747915">
      <w:pPr>
        <w:pStyle w:val="40"/>
      </w:pPr>
      <w:r w:rsidRPr="002E2661">
        <w:t xml:space="preserve">Модуль </w:t>
      </w:r>
      <w:proofErr w:type="spellStart"/>
      <w:r w:rsidRPr="002E2661">
        <w:t>Tracing</w:t>
      </w:r>
      <w:proofErr w:type="spellEnd"/>
    </w:p>
    <w:p w14:paraId="19D838A1" w14:textId="77777777" w:rsidR="00604DAC" w:rsidRPr="002E2661" w:rsidRDefault="00604DAC" w:rsidP="002F6B6A">
      <w:pPr>
        <w:pStyle w:val="5"/>
      </w:pPr>
      <w:r w:rsidRPr="002E2661">
        <w:t>Назначение</w:t>
      </w:r>
    </w:p>
    <w:p w14:paraId="17013256" w14:textId="77777777" w:rsidR="00604DAC" w:rsidRPr="002E2661" w:rsidRDefault="000451BE" w:rsidP="00604DAC">
      <w:pPr>
        <w:pStyle w:val="a4"/>
      </w:pPr>
      <w:r w:rsidRPr="002E2661">
        <w:t>Компонент содержит функции, позволяющие проводить отладку прибора, сохранять текущее состояние переменных для анализа при переходе прибора в ЗС.</w:t>
      </w:r>
    </w:p>
    <w:p w14:paraId="23F4C969" w14:textId="77777777" w:rsidR="0013105F" w:rsidRPr="002E2661" w:rsidRDefault="0013105F" w:rsidP="002F6B6A">
      <w:pPr>
        <w:pStyle w:val="5"/>
      </w:pPr>
      <w:r w:rsidRPr="002E2661">
        <w:t>Описание</w:t>
      </w:r>
    </w:p>
    <w:p w14:paraId="00DF9585" w14:textId="77777777" w:rsidR="00410EFC" w:rsidRPr="002E2661" w:rsidRDefault="00410EFC" w:rsidP="00410EFC">
      <w:pPr>
        <w:pStyle w:val="a4"/>
      </w:pPr>
      <w:r w:rsidRPr="002E2661">
        <w:t xml:space="preserve">В процессе работы некоторые компоненты программы записывают служебную информацию в массив данных, который хранится в ОЗУ процессора. При переходе прибора в ЗС по этой информации будет возможно установить цепочку событий, которые привели к </w:t>
      </w:r>
      <w:r w:rsidR="006E421B" w:rsidRPr="002E2661">
        <w:t xml:space="preserve">этому </w:t>
      </w:r>
      <w:r w:rsidRPr="002E2661">
        <w:t xml:space="preserve">переходу. При переходе в ЗС накопленные в ОЗУ данные копируются в EEPROM, чтобы их сохранить при </w:t>
      </w:r>
      <w:r w:rsidRPr="002E2661">
        <w:lastRenderedPageBreak/>
        <w:t xml:space="preserve">выключении питания. Всего сохраняется </w:t>
      </w:r>
      <w:r w:rsidR="001E5D19" w:rsidRPr="002E2661">
        <w:t>семь (определяется константой TRACING_BUF_QTY)</w:t>
      </w:r>
      <w:r w:rsidRPr="002E2661">
        <w:t xml:space="preserve"> буфер</w:t>
      </w:r>
      <w:r w:rsidR="001E5D19" w:rsidRPr="002E2661">
        <w:t>ов</w:t>
      </w:r>
      <w:r w:rsidRPr="002E2661">
        <w:t xml:space="preserve"> памяти, размер каждого буфера равен 256</w:t>
      </w:r>
      <w:r w:rsidR="00073E70" w:rsidRPr="002E2661">
        <w:t> </w:t>
      </w:r>
      <w:r w:rsidRPr="002E2661">
        <w:t>байт</w:t>
      </w:r>
      <w:r w:rsidR="001E5D19" w:rsidRPr="002E2661">
        <w:t xml:space="preserve"> (определяется константой TRACING_BUF_SIZE)</w:t>
      </w:r>
      <w:r w:rsidRPr="002E2661">
        <w:t>.</w:t>
      </w:r>
    </w:p>
    <w:p w14:paraId="1C77B0A9" w14:textId="77777777" w:rsidR="002F3180" w:rsidRPr="002E2661" w:rsidRDefault="00767864" w:rsidP="00747915">
      <w:pPr>
        <w:pStyle w:val="3"/>
        <w:rPr>
          <w:lang w:val="ru-RU"/>
        </w:rPr>
      </w:pPr>
      <w:bookmarkStart w:id="130" w:name="_Toc50027345"/>
      <w:r w:rsidRPr="002E2661">
        <w:rPr>
          <w:lang w:val="ru-RU"/>
        </w:rPr>
        <w:t xml:space="preserve">Компонент </w:t>
      </w:r>
      <w:proofErr w:type="spellStart"/>
      <w:r w:rsidR="009922C0" w:rsidRPr="002E2661">
        <w:rPr>
          <w:lang w:val="ru-RU"/>
        </w:rPr>
        <w:t>DeviceAddress</w:t>
      </w:r>
      <w:bookmarkEnd w:id="130"/>
      <w:proofErr w:type="spellEnd"/>
    </w:p>
    <w:p w14:paraId="36C116B8" w14:textId="77777777" w:rsidR="002F3180" w:rsidRPr="002E2661" w:rsidRDefault="002F3180" w:rsidP="00747915">
      <w:pPr>
        <w:pStyle w:val="40"/>
      </w:pPr>
      <w:r w:rsidRPr="002E2661">
        <w:t>Назначение</w:t>
      </w:r>
    </w:p>
    <w:p w14:paraId="28914F39" w14:textId="77777777" w:rsidR="0067568F" w:rsidRPr="002E2661" w:rsidRDefault="0067568F" w:rsidP="0067568F">
      <w:pPr>
        <w:pStyle w:val="a4"/>
      </w:pPr>
      <w:r w:rsidRPr="002E2661">
        <w:t>Компонент предназначен для чтения перемычек на кросс-плате и определения по ним адреса прибора и конфигурационных признаков, а также для периодической их проверки</w:t>
      </w:r>
      <w:r w:rsidR="009E4133" w:rsidRPr="002E2661">
        <w:t xml:space="preserve"> в процессе работы</w:t>
      </w:r>
      <w:r w:rsidRPr="002E2661">
        <w:t>.</w:t>
      </w:r>
    </w:p>
    <w:p w14:paraId="69990CAE" w14:textId="77777777" w:rsidR="00604DAC" w:rsidRPr="002E2661" w:rsidRDefault="00604DAC" w:rsidP="00747915">
      <w:pPr>
        <w:pStyle w:val="40"/>
      </w:pPr>
      <w:r w:rsidRPr="002E2661">
        <w:t xml:space="preserve">Состав </w:t>
      </w:r>
    </w:p>
    <w:p w14:paraId="2F885A49" w14:textId="77777777" w:rsidR="00604DAC" w:rsidRPr="002E2661" w:rsidRDefault="00604DAC" w:rsidP="00604DAC">
      <w:pPr>
        <w:pStyle w:val="a4"/>
      </w:pPr>
      <w:r w:rsidRPr="002E2661">
        <w:t>Компонент состоит из одноименного модуля.</w:t>
      </w:r>
    </w:p>
    <w:p w14:paraId="1CFC6BA7" w14:textId="77777777" w:rsidR="00E1650A" w:rsidRPr="002E2661" w:rsidRDefault="00E1650A" w:rsidP="00747915">
      <w:pPr>
        <w:pStyle w:val="40"/>
      </w:pPr>
      <w:r w:rsidRPr="002E2661">
        <w:t>Описание</w:t>
      </w:r>
    </w:p>
    <w:p w14:paraId="1ABAA3F0" w14:textId="093444E9" w:rsidR="0067568F" w:rsidRPr="002E2661" w:rsidRDefault="0067568F" w:rsidP="0067568F">
      <w:pPr>
        <w:pStyle w:val="affffa"/>
      </w:pPr>
      <w:r w:rsidRPr="002E2661">
        <w:t xml:space="preserve">На кросс-плате </w:t>
      </w:r>
      <w:r w:rsidR="0019465E" w:rsidRPr="002E2661">
        <w:t xml:space="preserve">АУКС-К </w:t>
      </w:r>
      <w:r w:rsidRPr="002E2661">
        <w:t>находятся перемычки, определяющие адрес (для связи по интерфейсу RS</w:t>
      </w:r>
      <w:r w:rsidR="002F1DDC" w:rsidRPr="002E2661">
        <w:t>-</w:t>
      </w:r>
      <w:r w:rsidRPr="002E2661">
        <w:t xml:space="preserve">422 с </w:t>
      </w:r>
      <w:r w:rsidR="002F1DDC" w:rsidRPr="002E2661">
        <w:t>УС</w:t>
      </w:r>
      <w:r w:rsidRPr="002E2661">
        <w:t xml:space="preserve"> согласно Протоколу</w:t>
      </w:r>
      <w:r w:rsidR="00D54DB1" w:rsidRPr="002E2661">
        <w:t xml:space="preserve"> обмена</w:t>
      </w:r>
      <w:r w:rsidRPr="002E2661">
        <w:t>) и конфигурацию прибора (всего 24</w:t>
      </w:r>
      <w:r w:rsidR="002F1DDC" w:rsidRPr="002E2661">
        <w:t> </w:t>
      </w:r>
      <w:r w:rsidRPr="002E2661">
        <w:t>перемычки и соответствующих им сигнала):</w:t>
      </w:r>
    </w:p>
    <w:p w14:paraId="052FDF7F" w14:textId="77777777" w:rsidR="0067568F" w:rsidRPr="002E2661" w:rsidRDefault="0067568F" w:rsidP="00643ABE">
      <w:pPr>
        <w:pStyle w:val="a4"/>
        <w:keepNext/>
        <w:numPr>
          <w:ilvl w:val="0"/>
          <w:numId w:val="48"/>
        </w:numPr>
        <w:tabs>
          <w:tab w:val="left" w:pos="1134"/>
        </w:tabs>
        <w:ind w:left="0" w:firstLine="709"/>
      </w:pPr>
      <w:r w:rsidRPr="002E2661">
        <w:t>сигналы 7</w:t>
      </w:r>
      <w:r w:rsidR="00686AE4" w:rsidRPr="002E2661">
        <w:t>-</w:t>
      </w:r>
      <w:r w:rsidRPr="002E2661">
        <w:t>0 (</w:t>
      </w:r>
      <w:r w:rsidRPr="002E2661">
        <w:rPr>
          <w:i/>
        </w:rPr>
        <w:t>A7…A0</w:t>
      </w:r>
      <w:r w:rsidRPr="002E2661">
        <w:t>):</w:t>
      </w:r>
    </w:p>
    <w:p w14:paraId="189DAC2F" w14:textId="77777777" w:rsidR="0067568F" w:rsidRPr="002E2661" w:rsidRDefault="0067568F" w:rsidP="00643ABE">
      <w:pPr>
        <w:pStyle w:val="22"/>
        <w:numPr>
          <w:ilvl w:val="0"/>
          <w:numId w:val="106"/>
        </w:numPr>
        <w:tabs>
          <w:tab w:val="clear" w:pos="1701"/>
        </w:tabs>
        <w:ind w:left="426" w:firstLine="708"/>
      </w:pPr>
      <w:r w:rsidRPr="002E2661">
        <w:t xml:space="preserve">сигнал </w:t>
      </w:r>
      <w:r w:rsidRPr="002E2661">
        <w:rPr>
          <w:i/>
        </w:rPr>
        <w:t xml:space="preserve">A0 </w:t>
      </w:r>
      <w:r w:rsidRPr="002E2661">
        <w:t>– признак статуса прибора:</w:t>
      </w:r>
    </w:p>
    <w:p w14:paraId="73E33E85" w14:textId="77777777" w:rsidR="0067568F" w:rsidRPr="002E2661" w:rsidRDefault="0067568F" w:rsidP="00697FEC">
      <w:pPr>
        <w:pStyle w:val="a"/>
        <w:tabs>
          <w:tab w:val="clear" w:pos="993"/>
          <w:tab w:val="left" w:pos="1985"/>
        </w:tabs>
        <w:ind w:left="851" w:firstLine="850"/>
        <w:rPr>
          <w:lang w:val="ru-RU"/>
        </w:rPr>
      </w:pPr>
      <w:r w:rsidRPr="002E2661">
        <w:rPr>
          <w:i/>
          <w:lang w:val="ru-RU"/>
        </w:rPr>
        <w:t>A0</w:t>
      </w:r>
      <w:r w:rsidRPr="002E2661">
        <w:rPr>
          <w:lang w:val="ru-RU"/>
        </w:rPr>
        <w:t xml:space="preserve"> = «1» </w:t>
      </w:r>
      <w:r w:rsidR="006F476A" w:rsidRPr="002E2661">
        <w:rPr>
          <w:lang w:val="ru-RU"/>
        </w:rPr>
        <w:t>–</w:t>
      </w:r>
      <w:r w:rsidRPr="002E2661">
        <w:rPr>
          <w:lang w:val="ru-RU"/>
        </w:rPr>
        <w:t xml:space="preserve"> прибор должен работать как </w:t>
      </w:r>
      <w:r w:rsidR="006F476A" w:rsidRPr="002E2661">
        <w:rPr>
          <w:lang w:val="ru-RU"/>
        </w:rPr>
        <w:t>резервный</w:t>
      </w:r>
      <w:r w:rsidRPr="002E2661">
        <w:rPr>
          <w:lang w:val="ru-RU"/>
        </w:rPr>
        <w:t>;</w:t>
      </w:r>
    </w:p>
    <w:p w14:paraId="6FE25E0A" w14:textId="77777777" w:rsidR="0067568F" w:rsidRPr="002E2661" w:rsidRDefault="0067568F" w:rsidP="00697FEC">
      <w:pPr>
        <w:pStyle w:val="a"/>
        <w:tabs>
          <w:tab w:val="clear" w:pos="993"/>
          <w:tab w:val="left" w:pos="1985"/>
        </w:tabs>
        <w:ind w:left="851" w:firstLine="850"/>
        <w:rPr>
          <w:lang w:val="ru-RU"/>
        </w:rPr>
      </w:pPr>
      <w:r w:rsidRPr="002E2661">
        <w:rPr>
          <w:i/>
          <w:lang w:val="ru-RU"/>
        </w:rPr>
        <w:t>A0</w:t>
      </w:r>
      <w:r w:rsidRPr="002E2661">
        <w:rPr>
          <w:lang w:val="ru-RU"/>
        </w:rPr>
        <w:t xml:space="preserve"> =</w:t>
      </w:r>
      <w:r w:rsidRPr="002E2661">
        <w:rPr>
          <w:lang w:val="ru-RU"/>
        </w:rPr>
        <w:tab/>
        <w:t xml:space="preserve">«0» </w:t>
      </w:r>
      <w:r w:rsidR="006F476A" w:rsidRPr="002E2661">
        <w:rPr>
          <w:lang w:val="ru-RU"/>
        </w:rPr>
        <w:t>–</w:t>
      </w:r>
      <w:r w:rsidRPr="002E2661">
        <w:rPr>
          <w:lang w:val="ru-RU"/>
        </w:rPr>
        <w:t xml:space="preserve"> прибор должен работать как </w:t>
      </w:r>
      <w:r w:rsidR="006F476A" w:rsidRPr="002E2661">
        <w:rPr>
          <w:lang w:val="ru-RU"/>
        </w:rPr>
        <w:t>основной</w:t>
      </w:r>
      <w:r w:rsidR="004D39B1" w:rsidRPr="002E2661">
        <w:rPr>
          <w:lang w:val="ru-RU"/>
        </w:rPr>
        <w:t>.</w:t>
      </w:r>
    </w:p>
    <w:p w14:paraId="5A3E8ADC" w14:textId="77777777" w:rsidR="0067568F" w:rsidRPr="002E2661" w:rsidRDefault="0067568F" w:rsidP="004D39B1">
      <w:pPr>
        <w:pStyle w:val="22"/>
      </w:pPr>
      <w:r w:rsidRPr="002E2661">
        <w:t xml:space="preserve">сигналы </w:t>
      </w:r>
      <w:r w:rsidRPr="002E2661">
        <w:rPr>
          <w:i/>
        </w:rPr>
        <w:t>A7…A1</w:t>
      </w:r>
      <w:r w:rsidRPr="002E2661">
        <w:t xml:space="preserve"> определяют биты 7…1 в поле адреса прибора</w:t>
      </w:r>
      <w:r w:rsidR="00D54DB1" w:rsidRPr="002E2661">
        <w:t>;</w:t>
      </w:r>
    </w:p>
    <w:p w14:paraId="2C62030C" w14:textId="77777777" w:rsidR="0067568F" w:rsidRPr="002E2661" w:rsidRDefault="0067568F" w:rsidP="00643ABE">
      <w:pPr>
        <w:pStyle w:val="a4"/>
        <w:keepNext/>
        <w:numPr>
          <w:ilvl w:val="0"/>
          <w:numId w:val="48"/>
        </w:numPr>
        <w:tabs>
          <w:tab w:val="left" w:pos="1134"/>
        </w:tabs>
        <w:ind w:left="0" w:firstLine="709"/>
      </w:pPr>
      <w:r w:rsidRPr="002E2661">
        <w:t>сигналы 15-8 (</w:t>
      </w:r>
      <w:r w:rsidRPr="002E2661">
        <w:rPr>
          <w:i/>
        </w:rPr>
        <w:t>A15…A8</w:t>
      </w:r>
      <w:r w:rsidRPr="002E2661">
        <w:t>):</w:t>
      </w:r>
    </w:p>
    <w:p w14:paraId="471BB721" w14:textId="77777777" w:rsidR="0067568F" w:rsidRPr="002E2661" w:rsidRDefault="0067568F" w:rsidP="00643ABE">
      <w:pPr>
        <w:pStyle w:val="22"/>
        <w:numPr>
          <w:ilvl w:val="0"/>
          <w:numId w:val="107"/>
        </w:numPr>
        <w:tabs>
          <w:tab w:val="clear" w:pos="1701"/>
        </w:tabs>
        <w:ind w:left="426" w:firstLine="708"/>
      </w:pPr>
      <w:r w:rsidRPr="002E2661">
        <w:t xml:space="preserve">сигнал </w:t>
      </w:r>
      <w:r w:rsidRPr="002E2661">
        <w:rPr>
          <w:i/>
        </w:rPr>
        <w:t>A8</w:t>
      </w:r>
      <w:r w:rsidRPr="002E2661">
        <w:t xml:space="preserve"> – тип </w:t>
      </w:r>
      <w:r w:rsidR="006F476A" w:rsidRPr="002E2661">
        <w:t>УС</w:t>
      </w:r>
      <w:r w:rsidRPr="002E2661">
        <w:t>:</w:t>
      </w:r>
    </w:p>
    <w:p w14:paraId="0D4D49AE" w14:textId="77777777" w:rsidR="0067568F" w:rsidRPr="002E2661" w:rsidRDefault="0067568F" w:rsidP="00697FEC">
      <w:pPr>
        <w:pStyle w:val="a"/>
        <w:tabs>
          <w:tab w:val="clear" w:pos="993"/>
          <w:tab w:val="left" w:pos="1843"/>
        </w:tabs>
        <w:ind w:left="851" w:firstLine="709"/>
        <w:rPr>
          <w:lang w:val="ru-RU"/>
        </w:rPr>
      </w:pPr>
      <w:r w:rsidRPr="002E2661">
        <w:rPr>
          <w:i/>
          <w:lang w:val="ru-RU"/>
        </w:rPr>
        <w:t>A8</w:t>
      </w:r>
      <w:r w:rsidRPr="002E2661">
        <w:rPr>
          <w:lang w:val="ru-RU"/>
        </w:rPr>
        <w:t xml:space="preserve"> = «1» </w:t>
      </w:r>
      <w:r w:rsidR="006F476A" w:rsidRPr="002E2661">
        <w:rPr>
          <w:lang w:val="ru-RU"/>
        </w:rPr>
        <w:t>–</w:t>
      </w:r>
      <w:r w:rsidRPr="002E2661">
        <w:rPr>
          <w:lang w:val="ru-RU"/>
        </w:rPr>
        <w:t xml:space="preserve"> УС типа «Ebilock950»;</w:t>
      </w:r>
    </w:p>
    <w:p w14:paraId="69103FC5" w14:textId="3D138C08" w:rsidR="0067568F" w:rsidRPr="002E2661" w:rsidRDefault="0067568F" w:rsidP="00697FEC">
      <w:pPr>
        <w:pStyle w:val="a"/>
        <w:tabs>
          <w:tab w:val="clear" w:pos="993"/>
          <w:tab w:val="left" w:pos="1843"/>
        </w:tabs>
        <w:ind w:left="851" w:firstLine="709"/>
        <w:rPr>
          <w:lang w:val="ru-RU"/>
        </w:rPr>
      </w:pPr>
      <w:r w:rsidRPr="002E2661">
        <w:rPr>
          <w:i/>
          <w:lang w:val="ru-RU"/>
        </w:rPr>
        <w:t>A8</w:t>
      </w:r>
      <w:r w:rsidRPr="002E2661">
        <w:rPr>
          <w:lang w:val="ru-RU"/>
        </w:rPr>
        <w:t xml:space="preserve"> =</w:t>
      </w:r>
      <w:r w:rsidR="0046022F" w:rsidRPr="002E2661">
        <w:rPr>
          <w:lang w:val="ru-RU"/>
        </w:rPr>
        <w:t> </w:t>
      </w:r>
      <w:r w:rsidRPr="002E2661">
        <w:rPr>
          <w:lang w:val="ru-RU"/>
        </w:rPr>
        <w:t xml:space="preserve">«0» </w:t>
      </w:r>
      <w:r w:rsidR="006F476A" w:rsidRPr="002E2661">
        <w:rPr>
          <w:lang w:val="ru-RU"/>
        </w:rPr>
        <w:t>–</w:t>
      </w:r>
      <w:r w:rsidRPr="002E2661">
        <w:rPr>
          <w:lang w:val="ru-RU"/>
        </w:rPr>
        <w:t xml:space="preserve"> УС</w:t>
      </w:r>
      <w:r w:rsidR="004E4BE9" w:rsidRPr="002E2661" w:rsidDel="004E4BE9">
        <w:rPr>
          <w:lang w:val="ru-RU"/>
        </w:rPr>
        <w:t xml:space="preserve"> </w:t>
      </w:r>
      <w:r w:rsidR="004E4BE9" w:rsidRPr="002E2661">
        <w:rPr>
          <w:lang w:val="ru-RU"/>
        </w:rPr>
        <w:t xml:space="preserve">типа </w:t>
      </w:r>
      <w:r w:rsidRPr="002E2661">
        <w:rPr>
          <w:lang w:val="ru-RU"/>
        </w:rPr>
        <w:t>«Стрела-10»</w:t>
      </w:r>
      <w:r w:rsidR="004D39B1" w:rsidRPr="002E2661">
        <w:rPr>
          <w:lang w:val="ru-RU"/>
        </w:rPr>
        <w:t>.</w:t>
      </w:r>
    </w:p>
    <w:p w14:paraId="2F6B652C" w14:textId="77777777" w:rsidR="0067568F" w:rsidRPr="002E2661" w:rsidRDefault="0067568F" w:rsidP="00643ABE">
      <w:pPr>
        <w:pStyle w:val="a4"/>
        <w:numPr>
          <w:ilvl w:val="0"/>
          <w:numId w:val="48"/>
        </w:numPr>
        <w:tabs>
          <w:tab w:val="left" w:pos="1134"/>
        </w:tabs>
        <w:ind w:left="0" w:firstLine="709"/>
      </w:pPr>
      <w:r w:rsidRPr="002E2661">
        <w:t>сигналы 23</w:t>
      </w:r>
      <w:r w:rsidR="006F476A" w:rsidRPr="002E2661">
        <w:t>-1</w:t>
      </w:r>
      <w:r w:rsidRPr="002E2661">
        <w:t>6 (</w:t>
      </w:r>
      <w:r w:rsidRPr="002E2661">
        <w:rPr>
          <w:iCs/>
        </w:rPr>
        <w:t>CRC7…CRC0</w:t>
      </w:r>
      <w:r w:rsidRPr="002E2661">
        <w:t>) – контрольная сумма CRC</w:t>
      </w:r>
      <w:r w:rsidR="00241DB3" w:rsidRPr="002E2661">
        <w:t>-</w:t>
      </w:r>
      <w:r w:rsidRPr="002E2661">
        <w:t>8 для сигналов 15</w:t>
      </w:r>
      <w:r w:rsidR="00B1452E" w:rsidRPr="002E2661">
        <w:t>-</w:t>
      </w:r>
      <w:r w:rsidRPr="002E2661">
        <w:t>0.</w:t>
      </w:r>
    </w:p>
    <w:p w14:paraId="46152572" w14:textId="09ADADD2" w:rsidR="0067568F" w:rsidRPr="002E2661" w:rsidRDefault="0067568F" w:rsidP="00B1452E">
      <w:pPr>
        <w:pStyle w:val="affffa"/>
      </w:pPr>
      <w:r w:rsidRPr="002E2661">
        <w:lastRenderedPageBreak/>
        <w:t xml:space="preserve">Чтение состояния перемычек </w:t>
      </w:r>
      <w:r w:rsidR="00A27D97" w:rsidRPr="002E2661">
        <w:t>выполняется</w:t>
      </w:r>
      <w:r w:rsidRPr="002E2661">
        <w:t xml:space="preserve"> с помощью интерфейсных функций компонента </w:t>
      </w:r>
      <w:proofErr w:type="spellStart"/>
      <w:r w:rsidRPr="002E2661">
        <w:t>BinIn</w:t>
      </w:r>
      <w:proofErr w:type="spellEnd"/>
      <w:r w:rsidRPr="002E2661">
        <w:t xml:space="preserve">, которые возвращают прошедшие </w:t>
      </w:r>
      <w:proofErr w:type="spellStart"/>
      <w:r w:rsidRPr="002E2661">
        <w:t>антидребезговую</w:t>
      </w:r>
      <w:proofErr w:type="spellEnd"/>
      <w:r w:rsidRPr="002E2661">
        <w:t xml:space="preserve"> обработку синхронизированные значения сигналов</w:t>
      </w:r>
      <w:r w:rsidR="000C5462" w:rsidRPr="002E2661">
        <w:t xml:space="preserve"> (см. </w:t>
      </w:r>
      <w:r w:rsidR="0019465E" w:rsidRPr="002E2661">
        <w:fldChar w:fldCharType="begin"/>
      </w:r>
      <w:r w:rsidR="000C5462" w:rsidRPr="002E2661">
        <w:instrText xml:space="preserve"> REF _Ref2073742 \r \h </w:instrText>
      </w:r>
      <w:r w:rsidR="0019465E" w:rsidRPr="002E2661">
        <w:fldChar w:fldCharType="separate"/>
      </w:r>
      <w:r w:rsidR="001432BC">
        <w:t>4.3.12</w:t>
      </w:r>
      <w:r w:rsidR="0019465E" w:rsidRPr="002E2661">
        <w:fldChar w:fldCharType="end"/>
      </w:r>
      <w:r w:rsidR="000C5462" w:rsidRPr="002E2661">
        <w:t>)</w:t>
      </w:r>
      <w:r w:rsidRPr="002E2661">
        <w:t>:</w:t>
      </w:r>
      <w:r w:rsidR="00D51EB2" w:rsidRPr="002E2661">
        <w:t xml:space="preserve"> </w:t>
      </w:r>
    </w:p>
    <w:p w14:paraId="344A65CC" w14:textId="77777777" w:rsidR="0067568F" w:rsidRPr="002E2661" w:rsidRDefault="0067568F" w:rsidP="0046022F">
      <w:pPr>
        <w:pStyle w:val="a"/>
        <w:ind w:left="0" w:firstLine="709"/>
        <w:rPr>
          <w:lang w:val="ru-RU"/>
        </w:rPr>
      </w:pPr>
      <w:proofErr w:type="spellStart"/>
      <w:r w:rsidRPr="002E2661">
        <w:rPr>
          <w:b/>
          <w:i/>
          <w:lang w:val="ru-RU"/>
        </w:rPr>
        <w:t>BinIn_</w:t>
      </w:r>
      <w:proofErr w:type="gramStart"/>
      <w:r w:rsidRPr="002E2661">
        <w:rPr>
          <w:b/>
          <w:i/>
          <w:lang w:val="ru-RU"/>
        </w:rPr>
        <w:t>getAddrJumpers</w:t>
      </w:r>
      <w:proofErr w:type="spellEnd"/>
      <w:r w:rsidRPr="002E2661">
        <w:rPr>
          <w:b/>
          <w:i/>
          <w:lang w:val="ru-RU"/>
        </w:rPr>
        <w:t>(</w:t>
      </w:r>
      <w:proofErr w:type="gramEnd"/>
      <w:r w:rsidRPr="002E2661">
        <w:rPr>
          <w:b/>
          <w:i/>
          <w:lang w:val="ru-RU"/>
        </w:rPr>
        <w:t>)</w:t>
      </w:r>
      <w:r w:rsidRPr="002E2661">
        <w:rPr>
          <w:lang w:val="ru-RU"/>
        </w:rPr>
        <w:t xml:space="preserve"> для чтения адресных перемычек (сигналы </w:t>
      </w:r>
      <w:r w:rsidRPr="002E2661">
        <w:rPr>
          <w:i/>
          <w:lang w:val="ru-RU"/>
        </w:rPr>
        <w:t>A15…A0</w:t>
      </w:r>
      <w:r w:rsidRPr="002E2661">
        <w:rPr>
          <w:lang w:val="ru-RU"/>
        </w:rPr>
        <w:t>)</w:t>
      </w:r>
      <w:r w:rsidR="000C5462" w:rsidRPr="002E2661">
        <w:rPr>
          <w:lang w:val="ru-RU"/>
        </w:rPr>
        <w:t>;</w:t>
      </w:r>
    </w:p>
    <w:p w14:paraId="253025B8" w14:textId="77777777" w:rsidR="0067568F" w:rsidRPr="002E2661" w:rsidRDefault="0067568F" w:rsidP="0046022F">
      <w:pPr>
        <w:pStyle w:val="a"/>
        <w:ind w:left="0" w:firstLine="709"/>
        <w:rPr>
          <w:lang w:val="ru-RU"/>
        </w:rPr>
      </w:pPr>
      <w:proofErr w:type="spellStart"/>
      <w:r w:rsidRPr="002E2661">
        <w:rPr>
          <w:b/>
          <w:i/>
          <w:lang w:val="ru-RU"/>
        </w:rPr>
        <w:t>BinIn_</w:t>
      </w:r>
      <w:proofErr w:type="gramStart"/>
      <w:r w:rsidRPr="002E2661">
        <w:rPr>
          <w:b/>
          <w:i/>
          <w:lang w:val="ru-RU"/>
        </w:rPr>
        <w:t>getCrcJumpers</w:t>
      </w:r>
      <w:proofErr w:type="spellEnd"/>
      <w:r w:rsidRPr="002E2661">
        <w:rPr>
          <w:b/>
          <w:i/>
          <w:lang w:val="ru-RU"/>
        </w:rPr>
        <w:t>(</w:t>
      </w:r>
      <w:proofErr w:type="gramEnd"/>
      <w:r w:rsidRPr="002E2661">
        <w:rPr>
          <w:b/>
          <w:i/>
          <w:lang w:val="ru-RU"/>
        </w:rPr>
        <w:t>)</w:t>
      </w:r>
      <w:r w:rsidRPr="002E2661">
        <w:rPr>
          <w:lang w:val="ru-RU"/>
        </w:rPr>
        <w:t xml:space="preserve"> для чтения перемычек контрольной суммы CRC</w:t>
      </w:r>
      <w:r w:rsidR="004A1875" w:rsidRPr="002E2661">
        <w:rPr>
          <w:lang w:val="ru-RU"/>
        </w:rPr>
        <w:noBreakHyphen/>
      </w:r>
      <w:r w:rsidRPr="002E2661">
        <w:rPr>
          <w:lang w:val="ru-RU"/>
        </w:rPr>
        <w:t xml:space="preserve">8 (сигналы </w:t>
      </w:r>
      <w:r w:rsidRPr="002E2661">
        <w:rPr>
          <w:iCs/>
          <w:lang w:val="ru-RU"/>
        </w:rPr>
        <w:t>CRC7…CRC0</w:t>
      </w:r>
      <w:r w:rsidRPr="002E2661">
        <w:rPr>
          <w:lang w:val="ru-RU"/>
        </w:rPr>
        <w:t>).</w:t>
      </w:r>
    </w:p>
    <w:p w14:paraId="4323B8D1" w14:textId="5818A0A4" w:rsidR="0067568F" w:rsidRPr="002E2661" w:rsidRDefault="0067568F" w:rsidP="00B1452E">
      <w:pPr>
        <w:pStyle w:val="a4"/>
      </w:pPr>
      <w:r w:rsidRPr="002E2661">
        <w:t xml:space="preserve">Функция </w:t>
      </w:r>
      <w:proofErr w:type="spellStart"/>
      <w:r w:rsidRPr="002E2661">
        <w:rPr>
          <w:b/>
          <w:i/>
        </w:rPr>
        <w:t>DeviceAddress_</w:t>
      </w:r>
      <w:proofErr w:type="gramStart"/>
      <w:r w:rsidRPr="002E2661">
        <w:rPr>
          <w:b/>
          <w:i/>
        </w:rPr>
        <w:t>run</w:t>
      </w:r>
      <w:proofErr w:type="spellEnd"/>
      <w:r w:rsidRPr="002E2661">
        <w:rPr>
          <w:b/>
          <w:i/>
        </w:rPr>
        <w:t>(</w:t>
      </w:r>
      <w:proofErr w:type="gramEnd"/>
      <w:r w:rsidRPr="002E2661">
        <w:rPr>
          <w:b/>
          <w:i/>
        </w:rPr>
        <w:t>)</w:t>
      </w:r>
      <w:r w:rsidRPr="002E2661">
        <w:t xml:space="preserve"> реализует основной алгоритм работы модуля и вызывается в режиме работы (состоянии) </w:t>
      </w:r>
      <w:proofErr w:type="spellStart"/>
      <w:r w:rsidRPr="002E2661">
        <w:rPr>
          <w:i/>
        </w:rPr>
        <w:t>StateTop</w:t>
      </w:r>
      <w:proofErr w:type="spellEnd"/>
      <w:r w:rsidRPr="002E2661">
        <w:t xml:space="preserve"> в главном потоке управления (</w:t>
      </w:r>
      <w:r w:rsidR="004E4BE9" w:rsidRPr="002E2661">
        <w:t xml:space="preserve">в </w:t>
      </w:r>
      <w:r w:rsidRPr="002E2661">
        <w:t xml:space="preserve">основном цикле </w:t>
      </w:r>
      <w:r w:rsidR="004E4BE9" w:rsidRPr="002E2661">
        <w:t>функци</w:t>
      </w:r>
      <w:r w:rsidR="004179B0">
        <w:t>я</w:t>
      </w:r>
      <w:r w:rsidR="004E4BE9" w:rsidRPr="002E2661">
        <w:t xml:space="preserve"> </w:t>
      </w:r>
      <w:proofErr w:type="spellStart"/>
      <w:r w:rsidRPr="002E2661">
        <w:rPr>
          <w:i/>
        </w:rPr>
        <w:t>main</w:t>
      </w:r>
      <w:proofErr w:type="spellEnd"/>
      <w:r w:rsidRPr="002E2661">
        <w:t>) с периодом 1</w:t>
      </w:r>
      <w:r w:rsidR="000C5462" w:rsidRPr="002E2661">
        <w:t> </w:t>
      </w:r>
      <w:r w:rsidRPr="002E2661">
        <w:t xml:space="preserve">мс. Функция выполняет основной алгоритм если </w:t>
      </w:r>
      <w:r w:rsidR="000C5462" w:rsidRPr="002E2661">
        <w:t xml:space="preserve">включен </w:t>
      </w:r>
      <w:r w:rsidRPr="002E2661">
        <w:t xml:space="preserve">модуль </w:t>
      </w:r>
      <w:proofErr w:type="spellStart"/>
      <w:r w:rsidR="004E4BE9" w:rsidRPr="002E2661">
        <w:t>DeviceAddress</w:t>
      </w:r>
      <w:proofErr w:type="spellEnd"/>
      <w:r w:rsidRPr="002E2661">
        <w:t xml:space="preserve"> (была вызвана функция </w:t>
      </w:r>
      <w:proofErr w:type="spellStart"/>
      <w:r w:rsidRPr="002E2661">
        <w:rPr>
          <w:b/>
          <w:i/>
        </w:rPr>
        <w:t>DeviceAddress_</w:t>
      </w:r>
      <w:proofErr w:type="gramStart"/>
      <w:r w:rsidRPr="002E2661">
        <w:rPr>
          <w:b/>
          <w:i/>
        </w:rPr>
        <w:t>ctor</w:t>
      </w:r>
      <w:proofErr w:type="spellEnd"/>
      <w:r w:rsidRPr="002E2661">
        <w:rPr>
          <w:b/>
          <w:i/>
        </w:rPr>
        <w:t>(</w:t>
      </w:r>
      <w:proofErr w:type="gramEnd"/>
      <w:r w:rsidRPr="002E2661">
        <w:rPr>
          <w:b/>
          <w:i/>
        </w:rPr>
        <w:t>)</w:t>
      </w:r>
      <w:r w:rsidRPr="002E2661">
        <w:t>).</w:t>
      </w:r>
    </w:p>
    <w:p w14:paraId="4C7613E0" w14:textId="77777777" w:rsidR="0067568F" w:rsidRPr="002E2661" w:rsidRDefault="0067568F" w:rsidP="00B1452E">
      <w:pPr>
        <w:pStyle w:val="affffa"/>
      </w:pPr>
      <w:r w:rsidRPr="002E2661">
        <w:t xml:space="preserve">Работа </w:t>
      </w:r>
      <w:proofErr w:type="spellStart"/>
      <w:r w:rsidRPr="002E2661">
        <w:rPr>
          <w:b/>
          <w:i/>
        </w:rPr>
        <w:t>DeviceAddress_</w:t>
      </w:r>
      <w:proofErr w:type="gramStart"/>
      <w:r w:rsidRPr="002E2661">
        <w:rPr>
          <w:b/>
          <w:i/>
        </w:rPr>
        <w:t>run</w:t>
      </w:r>
      <w:proofErr w:type="spellEnd"/>
      <w:r w:rsidRPr="002E2661">
        <w:rPr>
          <w:b/>
          <w:i/>
        </w:rPr>
        <w:t>(</w:t>
      </w:r>
      <w:proofErr w:type="gramEnd"/>
      <w:r w:rsidRPr="002E2661">
        <w:rPr>
          <w:b/>
          <w:i/>
        </w:rPr>
        <w:t>)</w:t>
      </w:r>
      <w:r w:rsidRPr="002E2661">
        <w:t xml:space="preserve"> состоит из двух фаз:</w:t>
      </w:r>
    </w:p>
    <w:p w14:paraId="68E54C11" w14:textId="77777777" w:rsidR="0067568F" w:rsidRPr="002E2661" w:rsidRDefault="0067568F" w:rsidP="00643ABE">
      <w:pPr>
        <w:pStyle w:val="a4"/>
        <w:numPr>
          <w:ilvl w:val="0"/>
          <w:numId w:val="49"/>
        </w:numPr>
        <w:tabs>
          <w:tab w:val="left" w:pos="1134"/>
        </w:tabs>
        <w:ind w:left="0" w:firstLine="709"/>
      </w:pPr>
      <w:proofErr w:type="spellStart"/>
      <w:r w:rsidRPr="002E2661">
        <w:rPr>
          <w:i/>
        </w:rPr>
        <w:t>eDeviceAddr_firstCheck</w:t>
      </w:r>
      <w:proofErr w:type="spellEnd"/>
      <w:r w:rsidRPr="002E2661">
        <w:t xml:space="preserve"> </w:t>
      </w:r>
      <w:r w:rsidR="000C5462" w:rsidRPr="002E2661">
        <w:t>–</w:t>
      </w:r>
      <w:r w:rsidRPr="002E2661">
        <w:t xml:space="preserve"> фаза первичной проверки, в которую функция переходит после инициализации модуля (вызова </w:t>
      </w:r>
      <w:proofErr w:type="spellStart"/>
      <w:r w:rsidRPr="002E2661">
        <w:rPr>
          <w:b/>
          <w:i/>
        </w:rPr>
        <w:t>DeviceAddress_</w:t>
      </w:r>
      <w:proofErr w:type="gramStart"/>
      <w:r w:rsidRPr="002E2661">
        <w:rPr>
          <w:b/>
          <w:i/>
        </w:rPr>
        <w:t>ctor</w:t>
      </w:r>
      <w:proofErr w:type="spellEnd"/>
      <w:r w:rsidRPr="002E2661">
        <w:rPr>
          <w:b/>
          <w:i/>
        </w:rPr>
        <w:t>(</w:t>
      </w:r>
      <w:proofErr w:type="gramEnd"/>
      <w:r w:rsidRPr="002E2661">
        <w:rPr>
          <w:b/>
          <w:i/>
        </w:rPr>
        <w:t>)</w:t>
      </w:r>
      <w:r w:rsidRPr="002E2661">
        <w:t>);</w:t>
      </w:r>
    </w:p>
    <w:p w14:paraId="3FA42442" w14:textId="77777777" w:rsidR="0067568F" w:rsidRPr="002E2661" w:rsidRDefault="0067568F" w:rsidP="00643ABE">
      <w:pPr>
        <w:pStyle w:val="a4"/>
        <w:numPr>
          <w:ilvl w:val="0"/>
          <w:numId w:val="49"/>
        </w:numPr>
        <w:tabs>
          <w:tab w:val="left" w:pos="1134"/>
        </w:tabs>
        <w:ind w:left="0" w:firstLine="709"/>
      </w:pPr>
      <w:proofErr w:type="spellStart"/>
      <w:r w:rsidRPr="002E2661">
        <w:rPr>
          <w:i/>
        </w:rPr>
        <w:t>eDeviceAddr_periodCheck</w:t>
      </w:r>
      <w:proofErr w:type="spellEnd"/>
      <w:r w:rsidRPr="002E2661">
        <w:t xml:space="preserve"> – фаза периодической проверки состояния перемычек, в которую функция переходит после успешного окончания фазы первичной проверки </w:t>
      </w:r>
      <w:proofErr w:type="spellStart"/>
      <w:r w:rsidRPr="002E2661">
        <w:rPr>
          <w:i/>
        </w:rPr>
        <w:t>eDeviceAddr_firstCheck</w:t>
      </w:r>
      <w:proofErr w:type="spellEnd"/>
      <w:r w:rsidRPr="002E2661">
        <w:t>.</w:t>
      </w:r>
    </w:p>
    <w:p w14:paraId="170FCA07" w14:textId="77777777" w:rsidR="0067568F" w:rsidRPr="002E2661" w:rsidRDefault="0067568F" w:rsidP="00B1452E">
      <w:pPr>
        <w:pStyle w:val="affffa"/>
      </w:pPr>
      <w:r w:rsidRPr="002E2661">
        <w:t>В работе модуля используются два счетчика (таймера) для отсчета временных интервалов:</w:t>
      </w:r>
    </w:p>
    <w:p w14:paraId="53C61E0C" w14:textId="77777777" w:rsidR="0067568F" w:rsidRPr="002E2661" w:rsidRDefault="0067568F" w:rsidP="00643ABE">
      <w:pPr>
        <w:pStyle w:val="a4"/>
        <w:numPr>
          <w:ilvl w:val="0"/>
          <w:numId w:val="50"/>
        </w:numPr>
        <w:tabs>
          <w:tab w:val="left" w:pos="1134"/>
        </w:tabs>
        <w:ind w:left="0" w:firstLine="709"/>
      </w:pPr>
      <w:proofErr w:type="spellStart"/>
      <w:r w:rsidRPr="002E2661">
        <w:rPr>
          <w:i/>
        </w:rPr>
        <w:t>failureTimeoutCnt</w:t>
      </w:r>
      <w:proofErr w:type="spellEnd"/>
      <w:r w:rsidRPr="002E2661">
        <w:t xml:space="preserve"> </w:t>
      </w:r>
      <w:r w:rsidR="003C38F4" w:rsidRPr="002E2661">
        <w:t xml:space="preserve">– </w:t>
      </w:r>
      <w:r w:rsidRPr="002E2661">
        <w:t>счетчик времени таймаута перехода в ЗС</w:t>
      </w:r>
      <w:r w:rsidR="003C38F4" w:rsidRPr="002E2661">
        <w:t>;</w:t>
      </w:r>
    </w:p>
    <w:p w14:paraId="727B9257" w14:textId="77777777" w:rsidR="0067568F" w:rsidRPr="002E2661" w:rsidRDefault="0067568F" w:rsidP="00643ABE">
      <w:pPr>
        <w:pStyle w:val="a4"/>
        <w:keepNext/>
        <w:numPr>
          <w:ilvl w:val="0"/>
          <w:numId w:val="50"/>
        </w:numPr>
        <w:tabs>
          <w:tab w:val="left" w:pos="1134"/>
        </w:tabs>
        <w:ind w:left="0" w:firstLine="709"/>
      </w:pPr>
      <w:proofErr w:type="spellStart"/>
      <w:r w:rsidRPr="002E2661">
        <w:rPr>
          <w:i/>
        </w:rPr>
        <w:t>timeoutCnt</w:t>
      </w:r>
      <w:proofErr w:type="spellEnd"/>
      <w:r w:rsidRPr="002E2661">
        <w:t>:</w:t>
      </w:r>
    </w:p>
    <w:p w14:paraId="09AA0799" w14:textId="77777777" w:rsidR="0067568F" w:rsidRPr="002E2661" w:rsidRDefault="0067568F" w:rsidP="00270109">
      <w:pPr>
        <w:pStyle w:val="a"/>
        <w:tabs>
          <w:tab w:val="clear" w:pos="993"/>
          <w:tab w:val="left" w:pos="1134"/>
        </w:tabs>
        <w:ind w:left="0" w:firstLine="709"/>
        <w:rPr>
          <w:lang w:val="ru-RU"/>
        </w:rPr>
      </w:pPr>
      <w:r w:rsidRPr="002E2661">
        <w:rPr>
          <w:lang w:val="ru-RU"/>
        </w:rPr>
        <w:t xml:space="preserve">счетчик времени для периодической проверки состояния перемычек в фазе </w:t>
      </w:r>
      <w:proofErr w:type="spellStart"/>
      <w:r w:rsidRPr="002E2661">
        <w:rPr>
          <w:i/>
          <w:lang w:val="ru-RU"/>
        </w:rPr>
        <w:t>eDeviceAddr_firstCheck</w:t>
      </w:r>
      <w:proofErr w:type="spellEnd"/>
      <w:r w:rsidRPr="002E2661">
        <w:rPr>
          <w:lang w:val="ru-RU"/>
        </w:rPr>
        <w:t>;</w:t>
      </w:r>
    </w:p>
    <w:p w14:paraId="5AF232F3" w14:textId="77777777" w:rsidR="0067568F" w:rsidRPr="002E2661" w:rsidRDefault="0067568F" w:rsidP="00270109">
      <w:pPr>
        <w:pStyle w:val="a"/>
        <w:tabs>
          <w:tab w:val="clear" w:pos="993"/>
          <w:tab w:val="left" w:pos="1134"/>
        </w:tabs>
        <w:ind w:left="0" w:firstLine="709"/>
        <w:rPr>
          <w:lang w:val="ru-RU"/>
        </w:rPr>
      </w:pPr>
      <w:r w:rsidRPr="002E2661">
        <w:rPr>
          <w:lang w:val="ru-RU"/>
        </w:rPr>
        <w:t xml:space="preserve">счетчик времени для периодической проверки изменения состояния перемычек в фазе </w:t>
      </w:r>
      <w:proofErr w:type="spellStart"/>
      <w:r w:rsidRPr="002E2661">
        <w:rPr>
          <w:i/>
          <w:lang w:val="ru-RU"/>
        </w:rPr>
        <w:t>eDeviceAddr_periodCheck</w:t>
      </w:r>
      <w:proofErr w:type="spellEnd"/>
      <w:r w:rsidRPr="002E2661">
        <w:rPr>
          <w:lang w:val="ru-RU"/>
        </w:rPr>
        <w:t>.</w:t>
      </w:r>
    </w:p>
    <w:p w14:paraId="1899813A" w14:textId="77777777" w:rsidR="0056017B" w:rsidRPr="002E2661" w:rsidRDefault="00EA2B73" w:rsidP="0056017B">
      <w:pPr>
        <w:pStyle w:val="affffa"/>
      </w:pPr>
      <w:r w:rsidRPr="002E2661">
        <w:t xml:space="preserve">В </w:t>
      </w:r>
      <w:proofErr w:type="spellStart"/>
      <w:r w:rsidRPr="002E2661">
        <w:rPr>
          <w:b/>
          <w:i/>
        </w:rPr>
        <w:t>DeviceAddress_</w:t>
      </w:r>
      <w:proofErr w:type="gramStart"/>
      <w:r w:rsidRPr="002E2661">
        <w:rPr>
          <w:b/>
          <w:i/>
        </w:rPr>
        <w:t>ctor</w:t>
      </w:r>
      <w:proofErr w:type="spellEnd"/>
      <w:r w:rsidRPr="002E2661">
        <w:rPr>
          <w:b/>
          <w:i/>
        </w:rPr>
        <w:t>(</w:t>
      </w:r>
      <w:proofErr w:type="gramEnd"/>
      <w:r w:rsidRPr="002E2661">
        <w:rPr>
          <w:b/>
          <w:i/>
        </w:rPr>
        <w:t>)</w:t>
      </w:r>
      <w:r w:rsidRPr="002E2661">
        <w:t xml:space="preserve"> инициализируются следующие с</w:t>
      </w:r>
      <w:r w:rsidR="0067568F" w:rsidRPr="002E2661">
        <w:t>четчики:</w:t>
      </w:r>
    </w:p>
    <w:p w14:paraId="53FF4597" w14:textId="77777777" w:rsidR="0056017B" w:rsidRPr="00636E7E" w:rsidRDefault="0067568F" w:rsidP="0097146E">
      <w:pPr>
        <w:pStyle w:val="a"/>
        <w:ind w:left="0" w:firstLine="709"/>
        <w:rPr>
          <w:spacing w:val="-6"/>
          <w:lang w:val="en-US"/>
        </w:rPr>
      </w:pPr>
      <w:proofErr w:type="spellStart"/>
      <w:r w:rsidRPr="00636E7E">
        <w:rPr>
          <w:i/>
          <w:spacing w:val="-6"/>
          <w:lang w:val="en-US"/>
        </w:rPr>
        <w:t>failureTimeoutCnt</w:t>
      </w:r>
      <w:proofErr w:type="spellEnd"/>
      <w:r w:rsidR="003F2ECD" w:rsidRPr="00636E7E">
        <w:rPr>
          <w:spacing w:val="-6"/>
          <w:lang w:val="en-US"/>
        </w:rPr>
        <w:t> </w:t>
      </w:r>
      <w:r w:rsidRPr="00636E7E">
        <w:rPr>
          <w:spacing w:val="-6"/>
          <w:lang w:val="en-US"/>
        </w:rPr>
        <w:t>–</w:t>
      </w:r>
      <w:r w:rsidR="003F2ECD" w:rsidRPr="00636E7E">
        <w:rPr>
          <w:spacing w:val="-6"/>
          <w:lang w:val="en-US"/>
        </w:rPr>
        <w:t> </w:t>
      </w:r>
      <w:r w:rsidRPr="002E2661">
        <w:rPr>
          <w:spacing w:val="-6"/>
          <w:lang w:val="ru-RU"/>
        </w:rPr>
        <w:t>значением</w:t>
      </w:r>
      <w:r w:rsidR="003F2ECD" w:rsidRPr="00636E7E">
        <w:rPr>
          <w:spacing w:val="-6"/>
          <w:lang w:val="en-US"/>
        </w:rPr>
        <w:t> </w:t>
      </w:r>
      <w:r w:rsidRPr="00636E7E">
        <w:rPr>
          <w:iCs/>
          <w:spacing w:val="-6"/>
          <w:lang w:val="en-US"/>
        </w:rPr>
        <w:t>FAILURE_TRANSITION_T_O</w:t>
      </w:r>
      <w:r w:rsidR="003F2ECD" w:rsidRPr="00636E7E">
        <w:rPr>
          <w:spacing w:val="-6"/>
          <w:lang w:val="en-US"/>
        </w:rPr>
        <w:t> </w:t>
      </w:r>
      <w:r w:rsidRPr="00636E7E">
        <w:rPr>
          <w:spacing w:val="-6"/>
          <w:lang w:val="en-US"/>
        </w:rPr>
        <w:t>=</w:t>
      </w:r>
      <w:r w:rsidR="003F2ECD" w:rsidRPr="00636E7E">
        <w:rPr>
          <w:spacing w:val="-6"/>
          <w:lang w:val="en-US"/>
        </w:rPr>
        <w:t> </w:t>
      </w:r>
      <w:r w:rsidRPr="00636E7E">
        <w:rPr>
          <w:spacing w:val="-6"/>
          <w:lang w:val="en-US"/>
        </w:rPr>
        <w:t>20000</w:t>
      </w:r>
      <w:r w:rsidR="00183903" w:rsidRPr="00636E7E">
        <w:rPr>
          <w:spacing w:val="-6"/>
          <w:lang w:val="en-US"/>
        </w:rPr>
        <w:t> </w:t>
      </w:r>
      <w:r w:rsidRPr="002E2661">
        <w:rPr>
          <w:spacing w:val="-6"/>
          <w:lang w:val="ru-RU"/>
        </w:rPr>
        <w:t>мс</w:t>
      </w:r>
      <w:r w:rsidR="0056017B" w:rsidRPr="00636E7E">
        <w:rPr>
          <w:spacing w:val="-6"/>
          <w:lang w:val="en-US"/>
        </w:rPr>
        <w:t>;</w:t>
      </w:r>
    </w:p>
    <w:p w14:paraId="031DA28D" w14:textId="77777777" w:rsidR="0056017B" w:rsidRPr="00636E7E" w:rsidRDefault="0067568F" w:rsidP="0097146E">
      <w:pPr>
        <w:pStyle w:val="a"/>
        <w:ind w:left="0" w:firstLine="709"/>
        <w:rPr>
          <w:lang w:val="en-US"/>
        </w:rPr>
      </w:pPr>
      <w:proofErr w:type="spellStart"/>
      <w:r w:rsidRPr="00636E7E">
        <w:rPr>
          <w:i/>
          <w:lang w:val="en-US"/>
        </w:rPr>
        <w:t>timeoutCnt</w:t>
      </w:r>
      <w:proofErr w:type="spellEnd"/>
      <w:r w:rsidR="0056017B" w:rsidRPr="00636E7E">
        <w:rPr>
          <w:lang w:val="en-US"/>
        </w:rPr>
        <w:t xml:space="preserve"> –</w:t>
      </w:r>
      <w:r w:rsidRPr="00636E7E">
        <w:rPr>
          <w:lang w:val="en-US"/>
        </w:rPr>
        <w:t xml:space="preserve"> </w:t>
      </w:r>
      <w:r w:rsidRPr="002E2661">
        <w:rPr>
          <w:lang w:val="ru-RU"/>
        </w:rPr>
        <w:t>значением</w:t>
      </w:r>
      <w:r w:rsidRPr="00636E7E">
        <w:rPr>
          <w:lang w:val="en-US"/>
        </w:rPr>
        <w:t xml:space="preserve"> </w:t>
      </w:r>
      <w:r w:rsidRPr="00636E7E">
        <w:rPr>
          <w:iCs/>
          <w:lang w:val="en-US"/>
        </w:rPr>
        <w:t>FIRST_CHECK_T_O</w:t>
      </w:r>
      <w:r w:rsidRPr="00636E7E">
        <w:rPr>
          <w:lang w:val="en-US"/>
        </w:rPr>
        <w:t xml:space="preserve"> = 300</w:t>
      </w:r>
      <w:r w:rsidR="00183903" w:rsidRPr="00636E7E">
        <w:rPr>
          <w:lang w:val="en-US"/>
        </w:rPr>
        <w:t> </w:t>
      </w:r>
      <w:r w:rsidRPr="002E2661">
        <w:rPr>
          <w:lang w:val="ru-RU"/>
        </w:rPr>
        <w:t>мс</w:t>
      </w:r>
      <w:r w:rsidRPr="00636E7E">
        <w:rPr>
          <w:lang w:val="en-US"/>
        </w:rPr>
        <w:t>.</w:t>
      </w:r>
    </w:p>
    <w:p w14:paraId="22F1B5E5" w14:textId="77777777" w:rsidR="0067568F" w:rsidRPr="002E2661" w:rsidRDefault="0067568F" w:rsidP="00183903">
      <w:pPr>
        <w:pStyle w:val="a4"/>
      </w:pPr>
      <w:r w:rsidRPr="002E2661">
        <w:lastRenderedPageBreak/>
        <w:t xml:space="preserve">Счетчики работают на уменьшение и декрементируются в </w:t>
      </w:r>
      <w:proofErr w:type="spellStart"/>
      <w:r w:rsidRPr="002E2661">
        <w:rPr>
          <w:b/>
          <w:i/>
        </w:rPr>
        <w:t>DeviceAddress_</w:t>
      </w:r>
      <w:proofErr w:type="gramStart"/>
      <w:r w:rsidRPr="002E2661">
        <w:rPr>
          <w:b/>
          <w:i/>
        </w:rPr>
        <w:t>run</w:t>
      </w:r>
      <w:proofErr w:type="spellEnd"/>
      <w:r w:rsidRPr="002E2661">
        <w:rPr>
          <w:b/>
          <w:i/>
        </w:rPr>
        <w:t>(</w:t>
      </w:r>
      <w:proofErr w:type="gramEnd"/>
      <w:r w:rsidRPr="002E2661">
        <w:rPr>
          <w:b/>
          <w:i/>
        </w:rPr>
        <w:t>)</w:t>
      </w:r>
      <w:r w:rsidRPr="002E2661">
        <w:t xml:space="preserve"> независимо от фазы работы.</w:t>
      </w:r>
    </w:p>
    <w:p w14:paraId="2DDBCE4A" w14:textId="77777777" w:rsidR="0067568F" w:rsidRPr="002E2661" w:rsidRDefault="0067568F" w:rsidP="00183903">
      <w:pPr>
        <w:pStyle w:val="affffa"/>
      </w:pPr>
      <w:r w:rsidRPr="002E2661">
        <w:t xml:space="preserve">В фазе </w:t>
      </w:r>
      <w:proofErr w:type="spellStart"/>
      <w:r w:rsidRPr="002E2661">
        <w:rPr>
          <w:i/>
        </w:rPr>
        <w:t>eDeviceAddr_firstCheck</w:t>
      </w:r>
      <w:proofErr w:type="spellEnd"/>
      <w:r w:rsidRPr="002E2661">
        <w:t xml:space="preserve"> выполняются следующие действия:</w:t>
      </w:r>
    </w:p>
    <w:p w14:paraId="6485AAEC" w14:textId="77777777" w:rsidR="0067568F" w:rsidRPr="002E2661" w:rsidRDefault="00183903" w:rsidP="00643ABE">
      <w:pPr>
        <w:pStyle w:val="a4"/>
        <w:numPr>
          <w:ilvl w:val="0"/>
          <w:numId w:val="51"/>
        </w:numPr>
        <w:tabs>
          <w:tab w:val="left" w:pos="1134"/>
        </w:tabs>
        <w:ind w:left="0" w:firstLine="709"/>
      </w:pPr>
      <w:r w:rsidRPr="002E2661">
        <w:t>о</w:t>
      </w:r>
      <w:r w:rsidR="0067568F" w:rsidRPr="002E2661">
        <w:t>жидание окончания таймаута для чтения перемычек и выполнения проверки их корректности (</w:t>
      </w:r>
      <w:proofErr w:type="spellStart"/>
      <w:r w:rsidR="0067568F" w:rsidRPr="002E2661">
        <w:rPr>
          <w:i/>
        </w:rPr>
        <w:t>timeoutCnt</w:t>
      </w:r>
      <w:proofErr w:type="spellEnd"/>
      <w:r w:rsidR="0067568F" w:rsidRPr="002E2661">
        <w:t>);</w:t>
      </w:r>
    </w:p>
    <w:p w14:paraId="76FB08DB" w14:textId="77777777" w:rsidR="0067568F" w:rsidRPr="002E2661" w:rsidRDefault="00183903" w:rsidP="00643ABE">
      <w:pPr>
        <w:pStyle w:val="a4"/>
        <w:numPr>
          <w:ilvl w:val="0"/>
          <w:numId w:val="51"/>
        </w:numPr>
        <w:tabs>
          <w:tab w:val="left" w:pos="1134"/>
        </w:tabs>
        <w:ind w:left="0" w:firstLine="709"/>
      </w:pPr>
      <w:bookmarkStart w:id="131" w:name="_Ref2586714"/>
      <w:r w:rsidRPr="002E2661">
        <w:t>п</w:t>
      </w:r>
      <w:r w:rsidR="0067568F" w:rsidRPr="002E2661">
        <w:t>о истечени</w:t>
      </w:r>
      <w:r w:rsidR="00C94E9B" w:rsidRPr="002E2661">
        <w:t>и</w:t>
      </w:r>
      <w:r w:rsidR="0067568F" w:rsidRPr="002E2661">
        <w:t xml:space="preserve"> времени </w:t>
      </w:r>
      <w:r w:rsidR="0067568F" w:rsidRPr="002E2661">
        <w:rPr>
          <w:iCs/>
        </w:rPr>
        <w:t>FIRST_CHECK_T_O</w:t>
      </w:r>
      <w:r w:rsidR="0067568F" w:rsidRPr="002E2661">
        <w:t xml:space="preserve"> </w:t>
      </w:r>
      <w:r w:rsidR="0056017B" w:rsidRPr="002E2661">
        <w:t>–</w:t>
      </w:r>
      <w:r w:rsidR="0067568F" w:rsidRPr="002E2661">
        <w:t xml:space="preserve"> считывание состояния перемычек, вычисление контрольной суммы CRC</w:t>
      </w:r>
      <w:r w:rsidR="00241DB3" w:rsidRPr="002E2661">
        <w:t>-</w:t>
      </w:r>
      <w:r w:rsidR="0067568F" w:rsidRPr="002E2661">
        <w:t xml:space="preserve">8 и </w:t>
      </w:r>
      <w:r w:rsidR="007F55A9" w:rsidRPr="002E2661">
        <w:t xml:space="preserve">ее </w:t>
      </w:r>
      <w:r w:rsidR="0067568F" w:rsidRPr="002E2661">
        <w:t>сравнение со считанной</w:t>
      </w:r>
      <w:r w:rsidR="0056017B" w:rsidRPr="002E2661">
        <w:t>.</w:t>
      </w:r>
      <w:r w:rsidR="0067568F" w:rsidRPr="002E2661">
        <w:t xml:space="preserve"> </w:t>
      </w:r>
      <w:r w:rsidR="0056017B" w:rsidRPr="002E2661">
        <w:t>В</w:t>
      </w:r>
      <w:r w:rsidR="0067568F" w:rsidRPr="002E2661">
        <w:t xml:space="preserve"> случае их несовпадения – перезапуск таймера </w:t>
      </w:r>
      <w:proofErr w:type="spellStart"/>
      <w:r w:rsidR="0067568F" w:rsidRPr="002E2661">
        <w:rPr>
          <w:i/>
        </w:rPr>
        <w:t>timeoutCnt</w:t>
      </w:r>
      <w:proofErr w:type="spellEnd"/>
      <w:r w:rsidR="0067568F" w:rsidRPr="002E2661">
        <w:t xml:space="preserve"> значением </w:t>
      </w:r>
      <w:r w:rsidR="0067568F" w:rsidRPr="002E2661">
        <w:rPr>
          <w:iCs/>
        </w:rPr>
        <w:t>FIRST_CHECK_T_O</w:t>
      </w:r>
      <w:r w:rsidR="0067568F" w:rsidRPr="002E2661">
        <w:t>;</w:t>
      </w:r>
      <w:bookmarkEnd w:id="131"/>
    </w:p>
    <w:p w14:paraId="178FB3B2" w14:textId="77777777" w:rsidR="0067568F" w:rsidRPr="002E2661" w:rsidRDefault="0067568F" w:rsidP="00643ABE">
      <w:pPr>
        <w:pStyle w:val="a4"/>
        <w:numPr>
          <w:ilvl w:val="0"/>
          <w:numId w:val="51"/>
        </w:numPr>
        <w:tabs>
          <w:tab w:val="left" w:pos="1134"/>
        </w:tabs>
        <w:ind w:left="0" w:firstLine="709"/>
      </w:pPr>
      <w:r w:rsidRPr="002E2661">
        <w:t xml:space="preserve">проверка счетчика </w:t>
      </w:r>
      <w:proofErr w:type="spellStart"/>
      <w:r w:rsidRPr="002E2661">
        <w:rPr>
          <w:i/>
        </w:rPr>
        <w:t>failureTimeoutCnt</w:t>
      </w:r>
      <w:proofErr w:type="spellEnd"/>
      <w:r w:rsidRPr="002E2661">
        <w:t xml:space="preserve">: если он досчитал, т.е. за время </w:t>
      </w:r>
      <w:r w:rsidRPr="002E2661">
        <w:rPr>
          <w:iCs/>
        </w:rPr>
        <w:t>FAILURE_TRANSITION_T_O</w:t>
      </w:r>
      <w:r w:rsidRPr="002E2661">
        <w:t xml:space="preserve"> не было считано корректное значение перемычек, происходит переход в ЗС с кодом </w:t>
      </w:r>
      <w:proofErr w:type="spellStart"/>
      <w:r w:rsidRPr="002E2661">
        <w:rPr>
          <w:i/>
        </w:rPr>
        <w:t>ePS_DeviceAddressFirstCheckError</w:t>
      </w:r>
      <w:proofErr w:type="spellEnd"/>
      <w:r w:rsidR="0056017B" w:rsidRPr="002E2661">
        <w:t>;</w:t>
      </w:r>
    </w:p>
    <w:p w14:paraId="7EED6A22" w14:textId="6BF5D8A9" w:rsidR="0067568F" w:rsidRPr="002E2661" w:rsidRDefault="0067568F" w:rsidP="00643ABE">
      <w:pPr>
        <w:pStyle w:val="a4"/>
        <w:keepNext/>
        <w:numPr>
          <w:ilvl w:val="0"/>
          <w:numId w:val="51"/>
        </w:numPr>
        <w:tabs>
          <w:tab w:val="left" w:pos="1134"/>
        </w:tabs>
        <w:ind w:left="0" w:firstLine="709"/>
      </w:pPr>
      <w:r w:rsidRPr="002E2661">
        <w:t xml:space="preserve">если в пункте </w:t>
      </w:r>
      <w:r w:rsidR="0019465E" w:rsidRPr="002E2661">
        <w:fldChar w:fldCharType="begin"/>
      </w:r>
      <w:r w:rsidR="0056017B" w:rsidRPr="002E2661">
        <w:instrText xml:space="preserve"> REF _Ref2586714 \r \h </w:instrText>
      </w:r>
      <w:r w:rsidR="0019465E" w:rsidRPr="002E2661">
        <w:fldChar w:fldCharType="separate"/>
      </w:r>
      <w:r w:rsidR="001432BC">
        <w:t>б)</w:t>
      </w:r>
      <w:r w:rsidR="0019465E" w:rsidRPr="002E2661">
        <w:fldChar w:fldCharType="end"/>
      </w:r>
      <w:r w:rsidRPr="002E2661">
        <w:t xml:space="preserve"> </w:t>
      </w:r>
      <w:r w:rsidR="00786E79" w:rsidRPr="002E2661">
        <w:t xml:space="preserve">данного перечисления </w:t>
      </w:r>
      <w:r w:rsidRPr="002E2661">
        <w:t>расчетная</w:t>
      </w:r>
      <w:r w:rsidR="00A12211" w:rsidRPr="002E2661">
        <w:t xml:space="preserve"> контрольная сумма</w:t>
      </w:r>
      <w:r w:rsidRPr="002E2661">
        <w:t xml:space="preserve"> CRC</w:t>
      </w:r>
      <w:r w:rsidR="00241DB3" w:rsidRPr="002E2661">
        <w:t>-</w:t>
      </w:r>
      <w:r w:rsidRPr="002E2661">
        <w:t>8 совпала со считанной:</w:t>
      </w:r>
    </w:p>
    <w:p w14:paraId="750D9C93" w14:textId="77777777" w:rsidR="0067568F" w:rsidRPr="002E2661" w:rsidRDefault="0067568F" w:rsidP="00643ABE">
      <w:pPr>
        <w:pStyle w:val="29"/>
        <w:numPr>
          <w:ilvl w:val="0"/>
          <w:numId w:val="53"/>
        </w:numPr>
        <w:tabs>
          <w:tab w:val="clear" w:pos="993"/>
          <w:tab w:val="clear" w:pos="1276"/>
          <w:tab w:val="left" w:pos="1560"/>
        </w:tabs>
        <w:ind w:left="0" w:firstLine="1134"/>
        <w:rPr>
          <w:lang w:val="ru-RU"/>
        </w:rPr>
      </w:pPr>
      <w:r w:rsidRPr="002E2661">
        <w:rPr>
          <w:lang w:val="ru-RU"/>
        </w:rPr>
        <w:tab/>
        <w:t xml:space="preserve">формирование на основе считанных данных признаков статуса прибора, типа </w:t>
      </w:r>
      <w:r w:rsidR="0056017B" w:rsidRPr="002E2661">
        <w:rPr>
          <w:lang w:val="ru-RU"/>
        </w:rPr>
        <w:t>УС</w:t>
      </w:r>
      <w:r w:rsidRPr="002E2661">
        <w:rPr>
          <w:lang w:val="ru-RU"/>
        </w:rPr>
        <w:t xml:space="preserve"> и адреса прибора для работы по интерфейсу RS</w:t>
      </w:r>
      <w:r w:rsidR="0056017B" w:rsidRPr="002E2661">
        <w:rPr>
          <w:lang w:val="ru-RU"/>
        </w:rPr>
        <w:t>-</w:t>
      </w:r>
      <w:r w:rsidRPr="002E2661">
        <w:rPr>
          <w:lang w:val="ru-RU"/>
        </w:rPr>
        <w:t>422 (установка бита 0 в «1» и бита 8 в «0»);</w:t>
      </w:r>
    </w:p>
    <w:p w14:paraId="263CA7EB" w14:textId="77777777" w:rsidR="0067568F" w:rsidRPr="002E2661" w:rsidRDefault="0067568F" w:rsidP="00643ABE">
      <w:pPr>
        <w:pStyle w:val="29"/>
        <w:numPr>
          <w:ilvl w:val="0"/>
          <w:numId w:val="53"/>
        </w:numPr>
        <w:tabs>
          <w:tab w:val="clear" w:pos="993"/>
          <w:tab w:val="clear" w:pos="1276"/>
          <w:tab w:val="left" w:pos="1560"/>
        </w:tabs>
        <w:ind w:left="0" w:firstLine="1134"/>
        <w:rPr>
          <w:lang w:val="ru-RU"/>
        </w:rPr>
      </w:pPr>
      <w:r w:rsidRPr="002E2661">
        <w:rPr>
          <w:lang w:val="ru-RU"/>
        </w:rPr>
        <w:tab/>
        <w:t>установка признака корректности считанных перемычек;</w:t>
      </w:r>
    </w:p>
    <w:p w14:paraId="0002A73C" w14:textId="77777777" w:rsidR="00015386" w:rsidRPr="002E2661" w:rsidRDefault="0067568F" w:rsidP="00643ABE">
      <w:pPr>
        <w:pStyle w:val="29"/>
        <w:keepNext/>
        <w:numPr>
          <w:ilvl w:val="0"/>
          <w:numId w:val="53"/>
        </w:numPr>
        <w:tabs>
          <w:tab w:val="clear" w:pos="993"/>
          <w:tab w:val="clear" w:pos="1276"/>
          <w:tab w:val="left" w:pos="1560"/>
        </w:tabs>
        <w:ind w:left="0" w:firstLine="1134"/>
        <w:rPr>
          <w:lang w:val="ru-RU"/>
        </w:rPr>
      </w:pPr>
      <w:r w:rsidRPr="002E2661">
        <w:rPr>
          <w:lang w:val="ru-RU"/>
        </w:rPr>
        <w:tab/>
        <w:t>перезапуск таймеров:</w:t>
      </w:r>
    </w:p>
    <w:p w14:paraId="00D65981" w14:textId="77777777" w:rsidR="00015386" w:rsidRPr="00636E7E" w:rsidRDefault="0067568F" w:rsidP="00DF7285">
      <w:pPr>
        <w:pStyle w:val="a"/>
        <w:tabs>
          <w:tab w:val="left" w:pos="1985"/>
        </w:tabs>
        <w:ind w:firstLine="490"/>
        <w:rPr>
          <w:lang w:val="en-US"/>
        </w:rPr>
      </w:pPr>
      <w:proofErr w:type="spellStart"/>
      <w:r w:rsidRPr="00636E7E">
        <w:rPr>
          <w:lang w:val="en-US"/>
        </w:rPr>
        <w:t>timeoutCnt</w:t>
      </w:r>
      <w:proofErr w:type="spellEnd"/>
      <w:r w:rsidRPr="00636E7E">
        <w:rPr>
          <w:lang w:val="en-US"/>
        </w:rPr>
        <w:t xml:space="preserve"> </w:t>
      </w:r>
      <w:r w:rsidR="00015386" w:rsidRPr="00636E7E">
        <w:rPr>
          <w:lang w:val="en-US"/>
        </w:rPr>
        <w:t>–</w:t>
      </w:r>
      <w:r w:rsidRPr="00636E7E">
        <w:rPr>
          <w:lang w:val="en-US"/>
        </w:rPr>
        <w:t xml:space="preserve"> </w:t>
      </w:r>
      <w:r w:rsidRPr="002E2661">
        <w:rPr>
          <w:lang w:val="ru-RU"/>
        </w:rPr>
        <w:t>значением</w:t>
      </w:r>
      <w:r w:rsidRPr="00636E7E">
        <w:rPr>
          <w:lang w:val="en-US"/>
        </w:rPr>
        <w:t xml:space="preserve"> PERIODIC_CHECK_T_O = 5000</w:t>
      </w:r>
      <w:r w:rsidR="00015386" w:rsidRPr="00636E7E">
        <w:rPr>
          <w:lang w:val="en-US"/>
        </w:rPr>
        <w:t> </w:t>
      </w:r>
      <w:r w:rsidRPr="002E2661">
        <w:rPr>
          <w:lang w:val="ru-RU"/>
        </w:rPr>
        <w:t>мс</w:t>
      </w:r>
      <w:r w:rsidR="00015386" w:rsidRPr="00636E7E">
        <w:rPr>
          <w:lang w:val="en-US"/>
        </w:rPr>
        <w:t>;</w:t>
      </w:r>
    </w:p>
    <w:p w14:paraId="3A345FE4" w14:textId="77777777" w:rsidR="0067568F" w:rsidRPr="00636E7E" w:rsidRDefault="0067568F" w:rsidP="00DF7285">
      <w:pPr>
        <w:pStyle w:val="a"/>
        <w:tabs>
          <w:tab w:val="left" w:pos="1985"/>
        </w:tabs>
        <w:ind w:firstLine="490"/>
        <w:rPr>
          <w:lang w:val="en-US"/>
        </w:rPr>
      </w:pPr>
      <w:proofErr w:type="spellStart"/>
      <w:r w:rsidRPr="00636E7E">
        <w:rPr>
          <w:lang w:val="en-US"/>
        </w:rPr>
        <w:t>failureTimeoutCnt</w:t>
      </w:r>
      <w:proofErr w:type="spellEnd"/>
      <w:r w:rsidRPr="00636E7E">
        <w:rPr>
          <w:lang w:val="en-US"/>
        </w:rPr>
        <w:t xml:space="preserve"> – </w:t>
      </w:r>
      <w:r w:rsidRPr="002E2661">
        <w:rPr>
          <w:lang w:val="ru-RU"/>
        </w:rPr>
        <w:t>значением</w:t>
      </w:r>
      <w:r w:rsidRPr="00636E7E">
        <w:rPr>
          <w:lang w:val="en-US"/>
        </w:rPr>
        <w:t xml:space="preserve"> FAILURE_TRANSITION_T_O;</w:t>
      </w:r>
    </w:p>
    <w:p w14:paraId="064F6DB8" w14:textId="77777777" w:rsidR="0067568F" w:rsidRPr="00636E7E" w:rsidRDefault="0067568F" w:rsidP="00643ABE">
      <w:pPr>
        <w:pStyle w:val="36"/>
        <w:numPr>
          <w:ilvl w:val="0"/>
          <w:numId w:val="53"/>
        </w:numPr>
        <w:tabs>
          <w:tab w:val="clear" w:pos="993"/>
          <w:tab w:val="left" w:pos="1843"/>
        </w:tabs>
        <w:ind w:left="0" w:firstLine="1134"/>
        <w:rPr>
          <w:lang w:val="en-US"/>
        </w:rPr>
      </w:pPr>
      <w:r w:rsidRPr="002E2661">
        <w:t>переход</w:t>
      </w:r>
      <w:r w:rsidRPr="00636E7E">
        <w:rPr>
          <w:lang w:val="en-US"/>
        </w:rPr>
        <w:t xml:space="preserve"> </w:t>
      </w:r>
      <w:r w:rsidRPr="002E2661">
        <w:t>к</w:t>
      </w:r>
      <w:r w:rsidRPr="00636E7E">
        <w:rPr>
          <w:lang w:val="en-US"/>
        </w:rPr>
        <w:t xml:space="preserve"> </w:t>
      </w:r>
      <w:r w:rsidRPr="002E2661">
        <w:t>фазе</w:t>
      </w:r>
      <w:r w:rsidRPr="00636E7E">
        <w:rPr>
          <w:lang w:val="en-US"/>
        </w:rPr>
        <w:t xml:space="preserve"> </w:t>
      </w:r>
      <w:proofErr w:type="spellStart"/>
      <w:r w:rsidRPr="00636E7E">
        <w:rPr>
          <w:i/>
          <w:lang w:val="en-US"/>
        </w:rPr>
        <w:t>eDeviceAddr_periodCheck</w:t>
      </w:r>
      <w:proofErr w:type="spellEnd"/>
      <w:r w:rsidRPr="00636E7E">
        <w:rPr>
          <w:lang w:val="en-US"/>
        </w:rPr>
        <w:t>.</w:t>
      </w:r>
    </w:p>
    <w:p w14:paraId="3030E11E" w14:textId="77777777" w:rsidR="0067568F" w:rsidRPr="002E2661" w:rsidRDefault="0067568F" w:rsidP="00183903">
      <w:pPr>
        <w:pStyle w:val="affffa"/>
      </w:pPr>
      <w:r w:rsidRPr="002E2661">
        <w:t xml:space="preserve">В фазе </w:t>
      </w:r>
      <w:proofErr w:type="spellStart"/>
      <w:r w:rsidRPr="002E2661">
        <w:rPr>
          <w:i/>
        </w:rPr>
        <w:t>eDeviceAddr_periodCheck</w:t>
      </w:r>
      <w:proofErr w:type="spellEnd"/>
      <w:r w:rsidRPr="002E2661">
        <w:t xml:space="preserve"> выполняются следующие действия:</w:t>
      </w:r>
    </w:p>
    <w:p w14:paraId="5E391B5B" w14:textId="77777777" w:rsidR="0067568F" w:rsidRPr="002E2661" w:rsidRDefault="0067568F" w:rsidP="00643ABE">
      <w:pPr>
        <w:pStyle w:val="a4"/>
        <w:numPr>
          <w:ilvl w:val="0"/>
          <w:numId w:val="52"/>
        </w:numPr>
        <w:tabs>
          <w:tab w:val="left" w:pos="1134"/>
        </w:tabs>
        <w:ind w:left="0" w:firstLine="709"/>
      </w:pPr>
      <w:r w:rsidRPr="002E2661">
        <w:t>считывание состояния адресных перемычек и перемычек CRC</w:t>
      </w:r>
      <w:r w:rsidR="00241DB3" w:rsidRPr="002E2661">
        <w:t>-</w:t>
      </w:r>
      <w:r w:rsidRPr="002E2661">
        <w:t>8;</w:t>
      </w:r>
    </w:p>
    <w:p w14:paraId="4FDB5BA2" w14:textId="77777777" w:rsidR="0067568F" w:rsidRPr="002E2661" w:rsidRDefault="0067568F" w:rsidP="00643ABE">
      <w:pPr>
        <w:pStyle w:val="a4"/>
        <w:keepNext/>
        <w:numPr>
          <w:ilvl w:val="0"/>
          <w:numId w:val="52"/>
        </w:numPr>
        <w:tabs>
          <w:tab w:val="left" w:pos="1134"/>
        </w:tabs>
        <w:ind w:left="0" w:firstLine="709"/>
      </w:pPr>
      <w:r w:rsidRPr="002E2661">
        <w:t xml:space="preserve">переход в ЗС с кодом </w:t>
      </w:r>
      <w:proofErr w:type="spellStart"/>
      <w:r w:rsidR="006F5FAF" w:rsidRPr="002E2661">
        <w:rPr>
          <w:i/>
        </w:rPr>
        <w:t>ePS_DeviceAddressCheckError</w:t>
      </w:r>
      <w:proofErr w:type="spellEnd"/>
      <w:r w:rsidR="006F5FAF" w:rsidRPr="002E2661">
        <w:rPr>
          <w:i/>
        </w:rPr>
        <w:t xml:space="preserve"> </w:t>
      </w:r>
      <w:r w:rsidRPr="002E2661">
        <w:t>при одновременном (по</w:t>
      </w:r>
      <w:r w:rsidR="00015386" w:rsidRPr="002E2661">
        <w:t> </w:t>
      </w:r>
      <w:r w:rsidRPr="002E2661">
        <w:t>И) выполнении следующих условий:</w:t>
      </w:r>
    </w:p>
    <w:p w14:paraId="2D572D12" w14:textId="77777777" w:rsidR="0067568F" w:rsidRPr="002E2661" w:rsidRDefault="0067568F" w:rsidP="00643ABE">
      <w:pPr>
        <w:pStyle w:val="22"/>
        <w:numPr>
          <w:ilvl w:val="0"/>
          <w:numId w:val="108"/>
        </w:numPr>
        <w:tabs>
          <w:tab w:val="clear" w:pos="1701"/>
        </w:tabs>
        <w:ind w:left="709" w:firstLine="425"/>
      </w:pPr>
      <w:r w:rsidRPr="002E2661">
        <w:tab/>
        <w:t xml:space="preserve">прибор </w:t>
      </w:r>
      <w:r w:rsidR="00015386" w:rsidRPr="002E2661">
        <w:t>основной</w:t>
      </w:r>
      <w:r w:rsidRPr="002E2661">
        <w:t>;</w:t>
      </w:r>
    </w:p>
    <w:p w14:paraId="0468CF81" w14:textId="77777777" w:rsidR="0067568F" w:rsidRPr="002E2661" w:rsidRDefault="0067568F" w:rsidP="00B706C9">
      <w:pPr>
        <w:pStyle w:val="22"/>
        <w:tabs>
          <w:tab w:val="clear" w:pos="1701"/>
        </w:tabs>
        <w:ind w:left="0" w:firstLine="1134"/>
        <w:rPr>
          <w:b/>
        </w:rPr>
      </w:pPr>
      <w:r w:rsidRPr="002E2661">
        <w:lastRenderedPageBreak/>
        <w:t xml:space="preserve">текущее считанное значение адресных перемычек </w:t>
      </w:r>
      <w:r w:rsidR="00ED326E" w:rsidRPr="002E2661">
        <w:t>или текущее считанное значение перемычек CRC</w:t>
      </w:r>
      <w:r w:rsidR="00241DB3" w:rsidRPr="002E2661">
        <w:t>-</w:t>
      </w:r>
      <w:r w:rsidR="00ED326E" w:rsidRPr="002E2661">
        <w:t xml:space="preserve">8 </w:t>
      </w:r>
      <w:r w:rsidRPr="002E2661">
        <w:t xml:space="preserve">не совпадает со значением, считанным в фазе </w:t>
      </w:r>
      <w:proofErr w:type="spellStart"/>
      <w:r w:rsidRPr="002E2661">
        <w:rPr>
          <w:i/>
        </w:rPr>
        <w:t>eDeviceAddr_firstCheck</w:t>
      </w:r>
      <w:proofErr w:type="spellEnd"/>
      <w:r w:rsidRPr="002E2661">
        <w:t>;</w:t>
      </w:r>
    </w:p>
    <w:p w14:paraId="43ED31AC" w14:textId="77777777" w:rsidR="0067568F" w:rsidRPr="002E2661" w:rsidRDefault="0067568F" w:rsidP="006959AE">
      <w:pPr>
        <w:pStyle w:val="22"/>
        <w:tabs>
          <w:tab w:val="clear" w:pos="1701"/>
        </w:tabs>
        <w:ind w:left="709" w:firstLine="425"/>
      </w:pPr>
      <w:r w:rsidRPr="002E2661">
        <w:tab/>
        <w:t>неисправно РПВ;</w:t>
      </w:r>
    </w:p>
    <w:p w14:paraId="7D977AF5" w14:textId="77777777" w:rsidR="0067568F" w:rsidRPr="002E2661" w:rsidRDefault="0067568F" w:rsidP="006959AE">
      <w:pPr>
        <w:pStyle w:val="22"/>
        <w:tabs>
          <w:tab w:val="clear" w:pos="1701"/>
        </w:tabs>
        <w:ind w:left="709" w:firstLine="425"/>
      </w:pPr>
      <w:r w:rsidRPr="002E2661">
        <w:tab/>
        <w:t>питание «24</w:t>
      </w:r>
      <w:r w:rsidR="00015386" w:rsidRPr="002E2661">
        <w:t> </w:t>
      </w:r>
      <w:r w:rsidRPr="002E2661">
        <w:t>В» в норме</w:t>
      </w:r>
      <w:r w:rsidR="00015386" w:rsidRPr="002E2661">
        <w:t>;</w:t>
      </w:r>
    </w:p>
    <w:p w14:paraId="3755034A" w14:textId="77777777" w:rsidR="0067568F" w:rsidRPr="002E2661" w:rsidRDefault="0067568F" w:rsidP="00643ABE">
      <w:pPr>
        <w:pStyle w:val="a4"/>
        <w:keepNext/>
        <w:numPr>
          <w:ilvl w:val="0"/>
          <w:numId w:val="52"/>
        </w:numPr>
        <w:tabs>
          <w:tab w:val="left" w:pos="1134"/>
        </w:tabs>
        <w:ind w:left="0" w:firstLine="709"/>
      </w:pPr>
      <w:r w:rsidRPr="002E2661">
        <w:t xml:space="preserve">переход в ЗС с кодом </w:t>
      </w:r>
      <w:proofErr w:type="spellStart"/>
      <w:r w:rsidR="006F5FAF" w:rsidRPr="002E2661">
        <w:rPr>
          <w:i/>
        </w:rPr>
        <w:t>ePS_DeviceAddressCheckError</w:t>
      </w:r>
      <w:proofErr w:type="spellEnd"/>
      <w:r w:rsidR="006F5FAF" w:rsidRPr="002E2661">
        <w:rPr>
          <w:i/>
        </w:rPr>
        <w:t xml:space="preserve"> </w:t>
      </w:r>
      <w:r w:rsidRPr="002E2661">
        <w:t>при одновременном (по</w:t>
      </w:r>
      <w:r w:rsidR="00015386" w:rsidRPr="002E2661">
        <w:t> </w:t>
      </w:r>
      <w:r w:rsidRPr="002E2661">
        <w:t>И) выполнении следующих условий:</w:t>
      </w:r>
    </w:p>
    <w:p w14:paraId="536BF224" w14:textId="77777777" w:rsidR="0067568F" w:rsidRPr="002E2661" w:rsidRDefault="0067568F" w:rsidP="00643ABE">
      <w:pPr>
        <w:pStyle w:val="22"/>
        <w:numPr>
          <w:ilvl w:val="0"/>
          <w:numId w:val="109"/>
        </w:numPr>
        <w:tabs>
          <w:tab w:val="clear" w:pos="1701"/>
        </w:tabs>
        <w:ind w:left="709" w:firstLine="425"/>
      </w:pPr>
      <w:r w:rsidRPr="002E2661">
        <w:t xml:space="preserve">прибор </w:t>
      </w:r>
      <w:r w:rsidR="00015386" w:rsidRPr="002E2661">
        <w:t>резервный</w:t>
      </w:r>
      <w:r w:rsidRPr="002E2661">
        <w:t>;</w:t>
      </w:r>
    </w:p>
    <w:p w14:paraId="6F353B1F" w14:textId="77777777" w:rsidR="0067568F" w:rsidRPr="002E2661" w:rsidRDefault="0067568F" w:rsidP="00B706C9">
      <w:pPr>
        <w:pStyle w:val="22"/>
        <w:tabs>
          <w:tab w:val="clear" w:pos="1701"/>
        </w:tabs>
        <w:ind w:left="0" w:firstLine="1134"/>
      </w:pPr>
      <w:r w:rsidRPr="002E2661">
        <w:t xml:space="preserve">текущее считанное значение адресных перемычек </w:t>
      </w:r>
      <w:r w:rsidR="00ED326E" w:rsidRPr="002E2661">
        <w:t>или текущее считанное значение перемычек CRC</w:t>
      </w:r>
      <w:r w:rsidR="00241DB3" w:rsidRPr="002E2661">
        <w:t>-</w:t>
      </w:r>
      <w:r w:rsidR="00ED326E" w:rsidRPr="002E2661">
        <w:t xml:space="preserve">8 </w:t>
      </w:r>
      <w:r w:rsidRPr="002E2661">
        <w:t xml:space="preserve">не совпадает со значением, считанным в фазе </w:t>
      </w:r>
      <w:proofErr w:type="spellStart"/>
      <w:r w:rsidRPr="002E2661">
        <w:rPr>
          <w:i/>
        </w:rPr>
        <w:t>eDeviceAddr_firstCheck</w:t>
      </w:r>
      <w:proofErr w:type="spellEnd"/>
      <w:r w:rsidRPr="002E2661">
        <w:t>;</w:t>
      </w:r>
    </w:p>
    <w:p w14:paraId="682A119D" w14:textId="77777777" w:rsidR="0067568F" w:rsidRPr="002E2661" w:rsidRDefault="0067568F" w:rsidP="00AA1687">
      <w:pPr>
        <w:pStyle w:val="22"/>
        <w:tabs>
          <w:tab w:val="clear" w:pos="1701"/>
        </w:tabs>
        <w:ind w:left="709" w:firstLine="425"/>
      </w:pPr>
      <w:r w:rsidRPr="002E2661">
        <w:t>питание «24</w:t>
      </w:r>
      <w:r w:rsidR="001378E5" w:rsidRPr="002E2661">
        <w:t> </w:t>
      </w:r>
      <w:r w:rsidRPr="002E2661">
        <w:t>В» в норме.</w:t>
      </w:r>
    </w:p>
    <w:p w14:paraId="30F2AFE5" w14:textId="77777777" w:rsidR="0067568F" w:rsidRPr="002E2661" w:rsidRDefault="0067568F" w:rsidP="00F50502">
      <w:pPr>
        <w:pStyle w:val="a4"/>
      </w:pPr>
      <w:r w:rsidRPr="002E2661">
        <w:t xml:space="preserve">Отказ с кодом </w:t>
      </w:r>
      <w:proofErr w:type="spellStart"/>
      <w:r w:rsidR="006F5FAF" w:rsidRPr="002E2661">
        <w:rPr>
          <w:i/>
        </w:rPr>
        <w:t>ePS_DeviceAddressCheckError</w:t>
      </w:r>
      <w:proofErr w:type="spellEnd"/>
      <w:r w:rsidR="006F5FAF" w:rsidRPr="002E2661">
        <w:rPr>
          <w:i/>
        </w:rPr>
        <w:t xml:space="preserve"> </w:t>
      </w:r>
      <w:r w:rsidRPr="002E2661">
        <w:t xml:space="preserve">является комплексным и вызывается отказом источника питания «7V_AD», </w:t>
      </w:r>
      <w:proofErr w:type="spellStart"/>
      <w:r w:rsidRPr="002E2661">
        <w:t>запитывающим</w:t>
      </w:r>
      <w:proofErr w:type="spellEnd"/>
      <w:r w:rsidRPr="002E2661">
        <w:t xml:space="preserve"> схему чтения перемычек и схему чтения состояния реле.</w:t>
      </w:r>
    </w:p>
    <w:p w14:paraId="6952A155" w14:textId="77777777" w:rsidR="0067568F" w:rsidRPr="002E2661" w:rsidRDefault="001378E5" w:rsidP="00643ABE">
      <w:pPr>
        <w:pStyle w:val="a4"/>
        <w:numPr>
          <w:ilvl w:val="0"/>
          <w:numId w:val="52"/>
        </w:numPr>
        <w:tabs>
          <w:tab w:val="left" w:pos="1134"/>
        </w:tabs>
        <w:ind w:left="0" w:firstLine="709"/>
      </w:pPr>
      <w:bookmarkStart w:id="132" w:name="_Ref2587109"/>
      <w:r w:rsidRPr="002E2661">
        <w:t>п</w:t>
      </w:r>
      <w:r w:rsidR="0067568F" w:rsidRPr="002E2661">
        <w:t xml:space="preserve">о истечении времени </w:t>
      </w:r>
      <w:r w:rsidR="0067568F" w:rsidRPr="002E2661">
        <w:rPr>
          <w:i/>
        </w:rPr>
        <w:t>PERIODIC_CHECK_T_O</w:t>
      </w:r>
      <w:r w:rsidR="0067568F" w:rsidRPr="002E2661">
        <w:t xml:space="preserve"> </w:t>
      </w:r>
      <w:r w:rsidRPr="002E2661">
        <w:t>–</w:t>
      </w:r>
      <w:r w:rsidR="0067568F" w:rsidRPr="002E2661">
        <w:t xml:space="preserve"> считывание состояния перемычек, сравнение их значения со считанным в фазе </w:t>
      </w:r>
      <w:proofErr w:type="spellStart"/>
      <w:r w:rsidR="0067568F" w:rsidRPr="002E2661">
        <w:rPr>
          <w:i/>
        </w:rPr>
        <w:t>eDeviceAddr_firstCheck</w:t>
      </w:r>
      <w:proofErr w:type="spellEnd"/>
      <w:r w:rsidR="0067568F" w:rsidRPr="002E2661">
        <w:t xml:space="preserve">, в случае несовпадения – перезапуск таймера </w:t>
      </w:r>
      <w:proofErr w:type="spellStart"/>
      <w:r w:rsidR="0067568F" w:rsidRPr="002E2661">
        <w:rPr>
          <w:i/>
        </w:rPr>
        <w:t>timeoutCnt</w:t>
      </w:r>
      <w:proofErr w:type="spellEnd"/>
      <w:r w:rsidR="0067568F" w:rsidRPr="002E2661">
        <w:t xml:space="preserve"> значением </w:t>
      </w:r>
      <w:r w:rsidR="0067568F" w:rsidRPr="002E2661">
        <w:rPr>
          <w:i/>
        </w:rPr>
        <w:t>PERIODIC_CHECK_T_O</w:t>
      </w:r>
      <w:r w:rsidR="0067568F" w:rsidRPr="002E2661">
        <w:t>;</w:t>
      </w:r>
      <w:bookmarkEnd w:id="132"/>
    </w:p>
    <w:p w14:paraId="22041C1D" w14:textId="77777777" w:rsidR="0067568F" w:rsidRPr="002E2661" w:rsidRDefault="0067568F" w:rsidP="00643ABE">
      <w:pPr>
        <w:pStyle w:val="a4"/>
        <w:numPr>
          <w:ilvl w:val="0"/>
          <w:numId w:val="52"/>
        </w:numPr>
        <w:tabs>
          <w:tab w:val="left" w:pos="1134"/>
        </w:tabs>
        <w:ind w:left="0" w:firstLine="709"/>
      </w:pPr>
      <w:r w:rsidRPr="002E2661">
        <w:t xml:space="preserve">проверка счетчика </w:t>
      </w:r>
      <w:proofErr w:type="spellStart"/>
      <w:r w:rsidRPr="002E2661">
        <w:rPr>
          <w:i/>
        </w:rPr>
        <w:t>failureTimeoutCnt</w:t>
      </w:r>
      <w:proofErr w:type="spellEnd"/>
      <w:r w:rsidRPr="002E2661">
        <w:t xml:space="preserve">: если он досчитал, т.е. за время </w:t>
      </w:r>
      <w:r w:rsidRPr="002E2661">
        <w:rPr>
          <w:i/>
        </w:rPr>
        <w:t>FAILURE_TRANSITION_T_O</w:t>
      </w:r>
      <w:r w:rsidRPr="002E2661">
        <w:t xml:space="preserve"> текущее считываемое значение перемычек не совпало со значением, считанным в фазе </w:t>
      </w:r>
      <w:proofErr w:type="spellStart"/>
      <w:r w:rsidRPr="002E2661">
        <w:rPr>
          <w:i/>
        </w:rPr>
        <w:t>eDeviceAddr_firstCheck</w:t>
      </w:r>
      <w:proofErr w:type="spellEnd"/>
      <w:r w:rsidRPr="002E2661">
        <w:t xml:space="preserve">, происходит переход в ЗС с кодом </w:t>
      </w:r>
      <w:proofErr w:type="spellStart"/>
      <w:r w:rsidRPr="002E2661">
        <w:rPr>
          <w:i/>
        </w:rPr>
        <w:t>ePS_DeviceAddressCheckError</w:t>
      </w:r>
      <w:proofErr w:type="spellEnd"/>
      <w:r w:rsidR="001378E5" w:rsidRPr="002E2661">
        <w:t>;</w:t>
      </w:r>
    </w:p>
    <w:p w14:paraId="12B73D09" w14:textId="11908468" w:rsidR="001378E5" w:rsidRPr="002E2661" w:rsidRDefault="0067568F" w:rsidP="00643ABE">
      <w:pPr>
        <w:pStyle w:val="a4"/>
        <w:keepNext/>
        <w:numPr>
          <w:ilvl w:val="0"/>
          <w:numId w:val="52"/>
        </w:numPr>
        <w:tabs>
          <w:tab w:val="left" w:pos="1134"/>
        </w:tabs>
        <w:ind w:left="0" w:firstLine="709"/>
      </w:pPr>
      <w:r w:rsidRPr="002E2661">
        <w:t xml:space="preserve">если в пункте </w:t>
      </w:r>
      <w:r w:rsidR="0019465E" w:rsidRPr="002E2661">
        <w:fldChar w:fldCharType="begin"/>
      </w:r>
      <w:r w:rsidR="001378E5" w:rsidRPr="002E2661">
        <w:instrText xml:space="preserve"> REF _Ref2587109 \r \h </w:instrText>
      </w:r>
      <w:r w:rsidR="0019465E" w:rsidRPr="002E2661">
        <w:fldChar w:fldCharType="separate"/>
      </w:r>
      <w:r w:rsidR="001432BC">
        <w:t>г)</w:t>
      </w:r>
      <w:r w:rsidR="0019465E" w:rsidRPr="002E2661">
        <w:fldChar w:fldCharType="end"/>
      </w:r>
      <w:r w:rsidR="00B706C9" w:rsidRPr="002E2661">
        <w:t xml:space="preserve"> данного перечисления</w:t>
      </w:r>
      <w:r w:rsidRPr="002E2661">
        <w:t xml:space="preserve"> значения перемычек совпали, происходит перезапуск таймеров:</w:t>
      </w:r>
    </w:p>
    <w:p w14:paraId="1AAD3419" w14:textId="77777777" w:rsidR="001378E5" w:rsidRPr="00636E7E" w:rsidRDefault="0067568F" w:rsidP="00AA1687">
      <w:pPr>
        <w:pStyle w:val="a"/>
        <w:tabs>
          <w:tab w:val="clear" w:pos="993"/>
          <w:tab w:val="left" w:pos="1560"/>
        </w:tabs>
        <w:ind w:left="426" w:firstLine="708"/>
        <w:rPr>
          <w:lang w:val="en-US"/>
        </w:rPr>
      </w:pPr>
      <w:proofErr w:type="spellStart"/>
      <w:r w:rsidRPr="00636E7E">
        <w:rPr>
          <w:lang w:val="en-US"/>
        </w:rPr>
        <w:t>timeoutCnt</w:t>
      </w:r>
      <w:proofErr w:type="spellEnd"/>
      <w:r w:rsidRPr="00636E7E">
        <w:rPr>
          <w:lang w:val="en-US"/>
        </w:rPr>
        <w:t xml:space="preserve"> – </w:t>
      </w:r>
      <w:r w:rsidRPr="002E2661">
        <w:rPr>
          <w:lang w:val="ru-RU"/>
        </w:rPr>
        <w:t>значением</w:t>
      </w:r>
      <w:r w:rsidRPr="00636E7E">
        <w:rPr>
          <w:lang w:val="en-US"/>
        </w:rPr>
        <w:t xml:space="preserve"> PERIODIC_CHECK_T_O</w:t>
      </w:r>
      <w:r w:rsidR="001378E5" w:rsidRPr="00636E7E">
        <w:rPr>
          <w:lang w:val="en-US"/>
        </w:rPr>
        <w:t>;</w:t>
      </w:r>
    </w:p>
    <w:p w14:paraId="01B474E8" w14:textId="77777777" w:rsidR="0067568F" w:rsidRPr="00636E7E" w:rsidRDefault="0067568F" w:rsidP="00AA1687">
      <w:pPr>
        <w:pStyle w:val="a"/>
        <w:tabs>
          <w:tab w:val="clear" w:pos="993"/>
          <w:tab w:val="left" w:pos="1560"/>
        </w:tabs>
        <w:ind w:left="426" w:firstLine="708"/>
        <w:rPr>
          <w:lang w:val="en-US"/>
        </w:rPr>
      </w:pPr>
      <w:proofErr w:type="spellStart"/>
      <w:r w:rsidRPr="00636E7E">
        <w:rPr>
          <w:lang w:val="en-US"/>
        </w:rPr>
        <w:t>failureTimeoutCnt</w:t>
      </w:r>
      <w:proofErr w:type="spellEnd"/>
      <w:r w:rsidRPr="00636E7E">
        <w:rPr>
          <w:lang w:val="en-US"/>
        </w:rPr>
        <w:t xml:space="preserve"> –</w:t>
      </w:r>
      <w:r w:rsidR="001378E5" w:rsidRPr="00636E7E">
        <w:rPr>
          <w:lang w:val="en-US"/>
        </w:rPr>
        <w:t xml:space="preserve"> </w:t>
      </w:r>
      <w:r w:rsidRPr="002E2661">
        <w:rPr>
          <w:lang w:val="ru-RU"/>
        </w:rPr>
        <w:t>значением</w:t>
      </w:r>
      <w:r w:rsidRPr="00636E7E">
        <w:rPr>
          <w:lang w:val="en-US"/>
        </w:rPr>
        <w:t xml:space="preserve"> FAILURE_TRANSITION_T_O.</w:t>
      </w:r>
    </w:p>
    <w:p w14:paraId="02F5A940" w14:textId="77777777" w:rsidR="0067568F" w:rsidRPr="00636E7E" w:rsidRDefault="0067568F" w:rsidP="00F50502">
      <w:pPr>
        <w:pStyle w:val="a4"/>
        <w:rPr>
          <w:lang w:val="en-US"/>
        </w:rPr>
      </w:pPr>
      <w:r w:rsidRPr="002E2661">
        <w:t>Если</w:t>
      </w:r>
      <w:r w:rsidRPr="00636E7E">
        <w:rPr>
          <w:lang w:val="en-US"/>
        </w:rPr>
        <w:t xml:space="preserve"> </w:t>
      </w:r>
      <w:r w:rsidRPr="002E2661">
        <w:t>при</w:t>
      </w:r>
      <w:r w:rsidRPr="00636E7E">
        <w:rPr>
          <w:lang w:val="en-US"/>
        </w:rPr>
        <w:t xml:space="preserve"> </w:t>
      </w:r>
      <w:r w:rsidRPr="002E2661">
        <w:t>входе</w:t>
      </w:r>
      <w:r w:rsidRPr="00636E7E">
        <w:rPr>
          <w:lang w:val="en-US"/>
        </w:rPr>
        <w:t xml:space="preserve"> </w:t>
      </w:r>
      <w:r w:rsidRPr="002E2661">
        <w:t>в</w:t>
      </w:r>
      <w:r w:rsidRPr="00636E7E">
        <w:rPr>
          <w:lang w:val="en-US"/>
        </w:rPr>
        <w:t xml:space="preserve"> </w:t>
      </w:r>
      <w:r w:rsidRPr="002E2661">
        <w:t>функцию</w:t>
      </w:r>
      <w:r w:rsidRPr="00636E7E">
        <w:rPr>
          <w:lang w:val="en-US"/>
        </w:rPr>
        <w:t xml:space="preserve"> </w:t>
      </w:r>
      <w:proofErr w:type="spellStart"/>
      <w:r w:rsidRPr="00636E7E">
        <w:rPr>
          <w:b/>
          <w:i/>
          <w:lang w:val="en-US"/>
        </w:rPr>
        <w:t>DeviceAddress_</w:t>
      </w:r>
      <w:proofErr w:type="gramStart"/>
      <w:r w:rsidRPr="00636E7E">
        <w:rPr>
          <w:b/>
          <w:i/>
          <w:lang w:val="en-US"/>
        </w:rPr>
        <w:t>run</w:t>
      </w:r>
      <w:proofErr w:type="spellEnd"/>
      <w:r w:rsidRPr="00636E7E">
        <w:rPr>
          <w:b/>
          <w:i/>
          <w:lang w:val="en-US"/>
        </w:rPr>
        <w:t>(</w:t>
      </w:r>
      <w:proofErr w:type="gramEnd"/>
      <w:r w:rsidRPr="00636E7E">
        <w:rPr>
          <w:b/>
          <w:i/>
          <w:lang w:val="en-US"/>
        </w:rPr>
        <w:t>)</w:t>
      </w:r>
      <w:r w:rsidRPr="00636E7E">
        <w:rPr>
          <w:lang w:val="en-US"/>
        </w:rPr>
        <w:t xml:space="preserve"> </w:t>
      </w:r>
      <w:r w:rsidRPr="002E2661">
        <w:t>переменная</w:t>
      </w:r>
      <w:r w:rsidRPr="00636E7E">
        <w:rPr>
          <w:lang w:val="en-US"/>
        </w:rPr>
        <w:t xml:space="preserve">, </w:t>
      </w:r>
      <w:r w:rsidRPr="002E2661">
        <w:t>содержащая</w:t>
      </w:r>
      <w:r w:rsidRPr="00636E7E">
        <w:rPr>
          <w:lang w:val="en-US"/>
        </w:rPr>
        <w:t xml:space="preserve"> </w:t>
      </w:r>
      <w:r w:rsidRPr="002E2661">
        <w:t>значение</w:t>
      </w:r>
      <w:r w:rsidRPr="00636E7E">
        <w:rPr>
          <w:lang w:val="en-US"/>
        </w:rPr>
        <w:t xml:space="preserve"> </w:t>
      </w:r>
      <w:r w:rsidRPr="002E2661">
        <w:t>фазы</w:t>
      </w:r>
      <w:r w:rsidRPr="00636E7E">
        <w:rPr>
          <w:lang w:val="en-US"/>
        </w:rPr>
        <w:t xml:space="preserve"> </w:t>
      </w:r>
      <w:r w:rsidRPr="002E2661">
        <w:t>работы</w:t>
      </w:r>
      <w:r w:rsidRPr="00636E7E">
        <w:rPr>
          <w:lang w:val="en-US"/>
        </w:rPr>
        <w:t xml:space="preserve"> </w:t>
      </w:r>
      <w:r w:rsidRPr="002E2661">
        <w:t>функции</w:t>
      </w:r>
      <w:r w:rsidRPr="00636E7E">
        <w:rPr>
          <w:lang w:val="en-US"/>
        </w:rPr>
        <w:t xml:space="preserve">, </w:t>
      </w:r>
      <w:r w:rsidRPr="002E2661">
        <w:t>отлична</w:t>
      </w:r>
      <w:r w:rsidRPr="00636E7E">
        <w:rPr>
          <w:lang w:val="en-US"/>
        </w:rPr>
        <w:t xml:space="preserve"> </w:t>
      </w:r>
      <w:r w:rsidRPr="002E2661">
        <w:t>от</w:t>
      </w:r>
      <w:r w:rsidRPr="00636E7E">
        <w:rPr>
          <w:lang w:val="en-US"/>
        </w:rPr>
        <w:t xml:space="preserve"> </w:t>
      </w:r>
      <w:proofErr w:type="spellStart"/>
      <w:r w:rsidRPr="00636E7E">
        <w:rPr>
          <w:i/>
          <w:lang w:val="en-US"/>
        </w:rPr>
        <w:t>eDeviceAddr_firstCheck</w:t>
      </w:r>
      <w:proofErr w:type="spellEnd"/>
      <w:r w:rsidRPr="00636E7E">
        <w:rPr>
          <w:lang w:val="en-US"/>
        </w:rPr>
        <w:t xml:space="preserve"> </w:t>
      </w:r>
      <w:r w:rsidRPr="002E2661">
        <w:t>или</w:t>
      </w:r>
      <w:r w:rsidRPr="00636E7E">
        <w:rPr>
          <w:lang w:val="en-US"/>
        </w:rPr>
        <w:t xml:space="preserve"> </w:t>
      </w:r>
      <w:proofErr w:type="spellStart"/>
      <w:r w:rsidRPr="00636E7E">
        <w:rPr>
          <w:i/>
          <w:lang w:val="en-US"/>
        </w:rPr>
        <w:lastRenderedPageBreak/>
        <w:t>eDeviceAddr_periodCheck</w:t>
      </w:r>
      <w:proofErr w:type="spellEnd"/>
      <w:r w:rsidRPr="00636E7E">
        <w:rPr>
          <w:lang w:val="en-US"/>
        </w:rPr>
        <w:t xml:space="preserve">, </w:t>
      </w:r>
      <w:r w:rsidRPr="002E2661">
        <w:t>происходит</w:t>
      </w:r>
      <w:r w:rsidRPr="00636E7E">
        <w:rPr>
          <w:lang w:val="en-US"/>
        </w:rPr>
        <w:t xml:space="preserve"> </w:t>
      </w:r>
      <w:r w:rsidRPr="002E2661">
        <w:t>переход</w:t>
      </w:r>
      <w:r w:rsidRPr="00636E7E">
        <w:rPr>
          <w:lang w:val="en-US"/>
        </w:rPr>
        <w:t xml:space="preserve"> </w:t>
      </w:r>
      <w:r w:rsidRPr="002E2661">
        <w:t>в</w:t>
      </w:r>
      <w:r w:rsidRPr="00636E7E">
        <w:rPr>
          <w:lang w:val="en-US"/>
        </w:rPr>
        <w:t xml:space="preserve"> </w:t>
      </w:r>
      <w:r w:rsidRPr="002E2661">
        <w:t>ЗС</w:t>
      </w:r>
      <w:r w:rsidRPr="00636E7E">
        <w:rPr>
          <w:lang w:val="en-US"/>
        </w:rPr>
        <w:t xml:space="preserve"> </w:t>
      </w:r>
      <w:r w:rsidRPr="002E2661">
        <w:t>с</w:t>
      </w:r>
      <w:r w:rsidRPr="00636E7E">
        <w:rPr>
          <w:lang w:val="en-US"/>
        </w:rPr>
        <w:t xml:space="preserve"> </w:t>
      </w:r>
      <w:r w:rsidRPr="002E2661">
        <w:t>кодом</w:t>
      </w:r>
      <w:r w:rsidRPr="00636E7E">
        <w:rPr>
          <w:lang w:val="en-US"/>
        </w:rPr>
        <w:t xml:space="preserve"> </w:t>
      </w:r>
      <w:proofErr w:type="spellStart"/>
      <w:r w:rsidRPr="00636E7E">
        <w:rPr>
          <w:i/>
          <w:lang w:val="en-US"/>
        </w:rPr>
        <w:t>ePS_DeviceAddressStepCntError</w:t>
      </w:r>
      <w:proofErr w:type="spellEnd"/>
      <w:r w:rsidRPr="00636E7E">
        <w:rPr>
          <w:lang w:val="en-US"/>
        </w:rPr>
        <w:t>.</w:t>
      </w:r>
    </w:p>
    <w:p w14:paraId="256A9BE0" w14:textId="77777777" w:rsidR="00D13CD6" w:rsidRPr="002E2661" w:rsidRDefault="00767864" w:rsidP="00747915">
      <w:pPr>
        <w:pStyle w:val="3"/>
        <w:rPr>
          <w:lang w:val="ru-RU"/>
        </w:rPr>
      </w:pPr>
      <w:bookmarkStart w:id="133" w:name="_Ref1114534"/>
      <w:bookmarkStart w:id="134" w:name="_Ref49957766"/>
      <w:bookmarkStart w:id="135" w:name="_Toc50027346"/>
      <w:r w:rsidRPr="002E2661">
        <w:rPr>
          <w:lang w:val="ru-RU"/>
        </w:rPr>
        <w:t xml:space="preserve">Компонент </w:t>
      </w:r>
      <w:bookmarkEnd w:id="133"/>
      <w:proofErr w:type="spellStart"/>
      <w:r w:rsidR="00D13CD6" w:rsidRPr="002E2661">
        <w:rPr>
          <w:lang w:val="ru-RU"/>
        </w:rPr>
        <w:t>Eeprom</w:t>
      </w:r>
      <w:bookmarkEnd w:id="134"/>
      <w:bookmarkEnd w:id="135"/>
      <w:proofErr w:type="spellEnd"/>
    </w:p>
    <w:p w14:paraId="05EA9D84" w14:textId="77777777" w:rsidR="00B30D71" w:rsidRPr="002E2661" w:rsidRDefault="00B30D71" w:rsidP="002F6B6A">
      <w:pPr>
        <w:pStyle w:val="5"/>
      </w:pPr>
      <w:r w:rsidRPr="002E2661">
        <w:t>Назначение</w:t>
      </w:r>
    </w:p>
    <w:p w14:paraId="14A9852E" w14:textId="77777777" w:rsidR="00B30D71" w:rsidRPr="002E2661" w:rsidRDefault="007E2761" w:rsidP="00B30D71">
      <w:pPr>
        <w:pStyle w:val="a4"/>
      </w:pPr>
      <w:bookmarkStart w:id="136" w:name="_Hlk26862978"/>
      <w:r w:rsidRPr="002E2661">
        <w:t>Компонент</w:t>
      </w:r>
      <w:r w:rsidR="00B30D71" w:rsidRPr="002E2661">
        <w:t xml:space="preserve"> </w:t>
      </w:r>
      <w:proofErr w:type="spellStart"/>
      <w:r w:rsidR="00B30D71" w:rsidRPr="002E2661">
        <w:t>Eeprom</w:t>
      </w:r>
      <w:proofErr w:type="spellEnd"/>
      <w:r w:rsidR="00B30D71" w:rsidRPr="002E2661">
        <w:t xml:space="preserve"> предназначен для обеспечения программного интерфейса доступа к </w:t>
      </w:r>
      <w:r w:rsidRPr="002E2661">
        <w:t xml:space="preserve">внешней </w:t>
      </w:r>
      <w:r w:rsidR="00B30D71" w:rsidRPr="002E2661">
        <w:t xml:space="preserve">EEPROM, который </w:t>
      </w:r>
      <w:r w:rsidRPr="002E2661">
        <w:t>подключен к</w:t>
      </w:r>
      <w:r w:rsidR="00B30D71" w:rsidRPr="002E2661">
        <w:t xml:space="preserve"> МК dsPIC33.</w:t>
      </w:r>
    </w:p>
    <w:bookmarkEnd w:id="136"/>
    <w:p w14:paraId="46670057" w14:textId="77777777" w:rsidR="00B30D71" w:rsidRPr="002E2661" w:rsidRDefault="00D54DB1" w:rsidP="002F6B6A">
      <w:pPr>
        <w:pStyle w:val="5"/>
      </w:pPr>
      <w:r w:rsidRPr="002E2661">
        <w:t>Состав</w:t>
      </w:r>
      <w:r w:rsidR="00164AC5" w:rsidRPr="002E2661">
        <w:t xml:space="preserve"> </w:t>
      </w:r>
    </w:p>
    <w:p w14:paraId="7884E025" w14:textId="77777777" w:rsidR="00D54DB1" w:rsidRPr="002E2661" w:rsidRDefault="00D54DB1" w:rsidP="00052AF0">
      <w:pPr>
        <w:pStyle w:val="35"/>
      </w:pPr>
      <w:r w:rsidRPr="002E2661">
        <w:t>Компонент состоит из одноимённого модуля.</w:t>
      </w:r>
    </w:p>
    <w:p w14:paraId="1C97E3C7" w14:textId="77777777" w:rsidR="00B30D71" w:rsidRPr="002E2661" w:rsidRDefault="00B30D71" w:rsidP="002F6B6A">
      <w:pPr>
        <w:pStyle w:val="5"/>
      </w:pPr>
      <w:r w:rsidRPr="002E2661">
        <w:t>Описание</w:t>
      </w:r>
      <w:r w:rsidR="008136EA" w:rsidRPr="002E2661">
        <w:t xml:space="preserve"> </w:t>
      </w:r>
    </w:p>
    <w:p w14:paraId="0A0A1859" w14:textId="77777777" w:rsidR="00B30D71" w:rsidRPr="002E2661" w:rsidRDefault="00164AC5" w:rsidP="00174F0A">
      <w:pPr>
        <w:pStyle w:val="6"/>
        <w:ind w:hanging="1866"/>
      </w:pPr>
      <w:r w:rsidRPr="002E2661">
        <w:t>Общие сведения</w:t>
      </w:r>
    </w:p>
    <w:p w14:paraId="4054B3A6" w14:textId="77777777" w:rsidR="00B30D71" w:rsidRPr="002E2661" w:rsidRDefault="00B30D71" w:rsidP="00B30D71">
      <w:pPr>
        <w:pStyle w:val="affffa"/>
      </w:pPr>
      <w:r w:rsidRPr="002E2661">
        <w:t xml:space="preserve">Модуль </w:t>
      </w:r>
      <w:r w:rsidR="00164AC5" w:rsidRPr="002E2661">
        <w:t>выполняет следующие операции</w:t>
      </w:r>
      <w:r w:rsidRPr="002E2661">
        <w:t>:</w:t>
      </w:r>
    </w:p>
    <w:p w14:paraId="0C7CAC51" w14:textId="77777777" w:rsidR="00B30D71" w:rsidRPr="002E2661" w:rsidRDefault="00BE5A65" w:rsidP="00174F0A">
      <w:pPr>
        <w:pStyle w:val="a"/>
        <w:ind w:left="0" w:firstLine="709"/>
        <w:rPr>
          <w:lang w:val="ru-RU"/>
        </w:rPr>
      </w:pPr>
      <w:r w:rsidRPr="002E2661">
        <w:rPr>
          <w:lang w:val="ru-RU"/>
        </w:rPr>
        <w:t>ч</w:t>
      </w:r>
      <w:r w:rsidR="00B30D71" w:rsidRPr="002E2661">
        <w:rPr>
          <w:lang w:val="ru-RU"/>
        </w:rPr>
        <w:t>тени</w:t>
      </w:r>
      <w:r w:rsidR="001F718A" w:rsidRPr="002E2661">
        <w:rPr>
          <w:lang w:val="ru-RU"/>
        </w:rPr>
        <w:t>е</w:t>
      </w:r>
      <w:r w:rsidR="00D54DB1" w:rsidRPr="002E2661">
        <w:rPr>
          <w:lang w:val="ru-RU"/>
        </w:rPr>
        <w:t xml:space="preserve"> данных из EEPROM</w:t>
      </w:r>
      <w:r w:rsidR="00B30D71" w:rsidRPr="002E2661">
        <w:rPr>
          <w:lang w:val="ru-RU"/>
        </w:rPr>
        <w:t>;</w:t>
      </w:r>
    </w:p>
    <w:p w14:paraId="25EB5E11" w14:textId="77777777" w:rsidR="00B30D71" w:rsidRPr="002E2661" w:rsidRDefault="00BE5A65" w:rsidP="00174F0A">
      <w:pPr>
        <w:pStyle w:val="a"/>
        <w:ind w:left="0" w:firstLine="709"/>
        <w:rPr>
          <w:lang w:val="ru-RU"/>
        </w:rPr>
      </w:pPr>
      <w:r w:rsidRPr="002E2661">
        <w:rPr>
          <w:lang w:val="ru-RU"/>
        </w:rPr>
        <w:t>з</w:t>
      </w:r>
      <w:r w:rsidR="00B30D71" w:rsidRPr="002E2661">
        <w:rPr>
          <w:lang w:val="ru-RU"/>
        </w:rPr>
        <w:t>апис</w:t>
      </w:r>
      <w:r w:rsidR="00D54DB1" w:rsidRPr="002E2661">
        <w:rPr>
          <w:lang w:val="ru-RU"/>
        </w:rPr>
        <w:t>ь данных в EEPROM</w:t>
      </w:r>
      <w:r w:rsidR="00B30D71" w:rsidRPr="002E2661">
        <w:rPr>
          <w:lang w:val="ru-RU"/>
        </w:rPr>
        <w:t>.</w:t>
      </w:r>
    </w:p>
    <w:p w14:paraId="51848652" w14:textId="77777777" w:rsidR="00B30D71" w:rsidRPr="002E2661" w:rsidRDefault="00B30D71" w:rsidP="00174F0A">
      <w:pPr>
        <w:pStyle w:val="6"/>
        <w:ind w:hanging="1866"/>
      </w:pPr>
      <w:r w:rsidRPr="002E2661">
        <w:t>Модель использования модуля</w:t>
      </w:r>
    </w:p>
    <w:p w14:paraId="6421D0F4" w14:textId="77777777" w:rsidR="00B30D71" w:rsidRPr="002E2661" w:rsidRDefault="00B30D71" w:rsidP="00B30D71">
      <w:pPr>
        <w:pStyle w:val="a4"/>
      </w:pPr>
      <w:r w:rsidRPr="002E2661">
        <w:t xml:space="preserve">Перед использованием любой функции модуля необходимо проинициализировать его работу, вызвав функцию </w:t>
      </w:r>
      <w:proofErr w:type="spellStart"/>
      <w:r w:rsidRPr="002E2661">
        <w:rPr>
          <w:b/>
          <w:i/>
        </w:rPr>
        <w:t>Eeprom_</w:t>
      </w:r>
      <w:proofErr w:type="gramStart"/>
      <w:r w:rsidRPr="002E2661">
        <w:rPr>
          <w:b/>
          <w:i/>
        </w:rPr>
        <w:t>ctor</w:t>
      </w:r>
      <w:proofErr w:type="spellEnd"/>
      <w:r w:rsidRPr="002E2661">
        <w:rPr>
          <w:b/>
          <w:i/>
        </w:rPr>
        <w:t>(</w:t>
      </w:r>
      <w:proofErr w:type="gramEnd"/>
      <w:r w:rsidRPr="002E2661">
        <w:rPr>
          <w:b/>
          <w:i/>
        </w:rPr>
        <w:t>)</w:t>
      </w:r>
      <w:r w:rsidRPr="002E2661">
        <w:t xml:space="preserve">. Поскольку модуль использует компонент </w:t>
      </w:r>
      <w:proofErr w:type="spellStart"/>
      <w:r w:rsidRPr="002E2661">
        <w:rPr>
          <w:rStyle w:val="affffff7"/>
        </w:rPr>
        <w:t>InterChannel</w:t>
      </w:r>
      <w:proofErr w:type="spellEnd"/>
      <w:r w:rsidRPr="002E2661">
        <w:t xml:space="preserve">, а при инициализации модуля EEPROM настраивается один из параметров синхронизации, данная функция должна вызываться после инициализации компонента </w:t>
      </w:r>
      <w:proofErr w:type="spellStart"/>
      <w:r w:rsidRPr="002E2661">
        <w:rPr>
          <w:rStyle w:val="affffff7"/>
        </w:rPr>
        <w:t>InterChannel</w:t>
      </w:r>
      <w:proofErr w:type="spellEnd"/>
      <w:r w:rsidRPr="002E2661">
        <w:t>.</w:t>
      </w:r>
    </w:p>
    <w:p w14:paraId="005A0054" w14:textId="77777777" w:rsidR="00B30D71" w:rsidRPr="002E2661" w:rsidRDefault="00B30D71" w:rsidP="00B30D71">
      <w:pPr>
        <w:pStyle w:val="a4"/>
      </w:pPr>
      <w:r w:rsidRPr="002E2661">
        <w:t xml:space="preserve">Для обеспечения работы асинхронных операций в главном потоке периодически должна вызываться функция </w:t>
      </w:r>
      <w:proofErr w:type="spellStart"/>
      <w:r w:rsidRPr="002E2661">
        <w:rPr>
          <w:b/>
          <w:i/>
        </w:rPr>
        <w:t>Eeprom_</w:t>
      </w:r>
      <w:proofErr w:type="gramStart"/>
      <w:r w:rsidRPr="002E2661">
        <w:rPr>
          <w:b/>
          <w:i/>
        </w:rPr>
        <w:t>run</w:t>
      </w:r>
      <w:proofErr w:type="spellEnd"/>
      <w:r w:rsidRPr="002E2661">
        <w:rPr>
          <w:b/>
          <w:i/>
        </w:rPr>
        <w:t>(</w:t>
      </w:r>
      <w:proofErr w:type="gramEnd"/>
      <w:r w:rsidRPr="002E2661">
        <w:rPr>
          <w:b/>
          <w:i/>
        </w:rPr>
        <w:t>)</w:t>
      </w:r>
      <w:r w:rsidRPr="002E2661">
        <w:t xml:space="preserve">. Данная функция реализует все операции с EEPROM. При каждом вызове функция выполняет один шаг любой операции. </w:t>
      </w:r>
    </w:p>
    <w:p w14:paraId="17CB4845" w14:textId="77777777" w:rsidR="00B30D71" w:rsidRPr="002E2661" w:rsidRDefault="00B30D71" w:rsidP="00B30D71">
      <w:pPr>
        <w:pStyle w:val="a4"/>
      </w:pPr>
      <w:r w:rsidRPr="002E2661">
        <w:t xml:space="preserve">Для обеспечения чтения данных из EEPROM необходимо использовать функцию </w:t>
      </w:r>
      <w:proofErr w:type="spellStart"/>
      <w:r w:rsidRPr="002E2661">
        <w:rPr>
          <w:b/>
          <w:i/>
        </w:rPr>
        <w:t>Eeprom_</w:t>
      </w:r>
      <w:proofErr w:type="gramStart"/>
      <w:r w:rsidRPr="002E2661">
        <w:rPr>
          <w:b/>
          <w:i/>
        </w:rPr>
        <w:t>read</w:t>
      </w:r>
      <w:proofErr w:type="spellEnd"/>
      <w:r w:rsidRPr="002E2661">
        <w:rPr>
          <w:b/>
          <w:i/>
        </w:rPr>
        <w:t>(</w:t>
      </w:r>
      <w:proofErr w:type="gramEnd"/>
      <w:r w:rsidRPr="002E2661">
        <w:rPr>
          <w:b/>
          <w:i/>
        </w:rPr>
        <w:t>)</w:t>
      </w:r>
      <w:r w:rsidRPr="002E2661">
        <w:t xml:space="preserve">, которая сразу же возвращает результат чтения. Операция чтения не такая затратная, с точки зрения использования процессорного времени, по сравнению с операцией записи, поэтому аналогичной </w:t>
      </w:r>
      <w:r w:rsidRPr="002E2661">
        <w:lastRenderedPageBreak/>
        <w:t xml:space="preserve">асинхронной операции не предусмотрено. При работе на частоте </w:t>
      </w:r>
      <w:r w:rsidR="00164AC5" w:rsidRPr="002E2661">
        <w:t>58</w:t>
      </w:r>
      <w:r w:rsidRPr="002E2661">
        <w:t> МГц операция чтения занимает около 2 мкс, а операция записи – около 4 мс</w:t>
      </w:r>
      <w:r w:rsidR="00164AC5" w:rsidRPr="002E2661">
        <w:t xml:space="preserve"> (ограничена быстродействием внешней EEPROM)</w:t>
      </w:r>
      <w:r w:rsidRPr="002E2661">
        <w:t>.</w:t>
      </w:r>
    </w:p>
    <w:p w14:paraId="6CA049EB" w14:textId="77777777" w:rsidR="00B30D71" w:rsidRPr="002E2661" w:rsidRDefault="00B30D71" w:rsidP="00B30D71">
      <w:pPr>
        <w:pStyle w:val="a4"/>
      </w:pPr>
      <w:r w:rsidRPr="002E2661">
        <w:t xml:space="preserve">Для обеспечения записи данных в EEPROM необходимо использовать функцию </w:t>
      </w:r>
      <w:proofErr w:type="spellStart"/>
      <w:r w:rsidRPr="002E2661">
        <w:rPr>
          <w:b/>
          <w:i/>
        </w:rPr>
        <w:t>Eeprom_</w:t>
      </w:r>
      <w:proofErr w:type="gramStart"/>
      <w:r w:rsidRPr="002E2661">
        <w:rPr>
          <w:b/>
          <w:i/>
        </w:rPr>
        <w:t>write</w:t>
      </w:r>
      <w:proofErr w:type="spellEnd"/>
      <w:r w:rsidRPr="002E2661">
        <w:rPr>
          <w:b/>
          <w:i/>
        </w:rPr>
        <w:t>(</w:t>
      </w:r>
      <w:proofErr w:type="gramEnd"/>
      <w:r w:rsidRPr="002E2661">
        <w:rPr>
          <w:b/>
          <w:i/>
        </w:rPr>
        <w:t>)</w:t>
      </w:r>
      <w:r w:rsidR="00164AC5" w:rsidRPr="002E2661">
        <w:rPr>
          <w:bCs/>
          <w:iCs/>
        </w:rPr>
        <w:t xml:space="preserve">. </w:t>
      </w:r>
      <w:r w:rsidRPr="002E2661">
        <w:t xml:space="preserve">Узнать об окончании операции можно при помощи функции </w:t>
      </w:r>
      <w:proofErr w:type="spellStart"/>
      <w:r w:rsidRPr="002E2661">
        <w:rPr>
          <w:b/>
          <w:i/>
        </w:rPr>
        <w:t>Eeprom_</w:t>
      </w:r>
      <w:proofErr w:type="gramStart"/>
      <w:r w:rsidRPr="002E2661">
        <w:rPr>
          <w:b/>
          <w:i/>
        </w:rPr>
        <w:t>isReady</w:t>
      </w:r>
      <w:proofErr w:type="spellEnd"/>
      <w:r w:rsidRPr="002E2661">
        <w:rPr>
          <w:b/>
          <w:i/>
        </w:rPr>
        <w:t>(</w:t>
      </w:r>
      <w:proofErr w:type="gramEnd"/>
      <w:r w:rsidRPr="002E2661">
        <w:rPr>
          <w:b/>
          <w:i/>
        </w:rPr>
        <w:t>)</w:t>
      </w:r>
      <w:r w:rsidRPr="002E2661">
        <w:t>.</w:t>
      </w:r>
    </w:p>
    <w:p w14:paraId="5C40B62F" w14:textId="77777777" w:rsidR="00D13CD6" w:rsidRPr="002E2661" w:rsidRDefault="00D13CD6" w:rsidP="00747915">
      <w:pPr>
        <w:pStyle w:val="3"/>
        <w:rPr>
          <w:lang w:val="ru-RU"/>
        </w:rPr>
      </w:pPr>
      <w:bookmarkStart w:id="137" w:name="_Toc50027347"/>
      <w:r w:rsidRPr="002E2661">
        <w:rPr>
          <w:lang w:val="ru-RU"/>
        </w:rPr>
        <w:t xml:space="preserve">Компонент </w:t>
      </w:r>
      <w:proofErr w:type="spellStart"/>
      <w:r w:rsidRPr="002E2661">
        <w:rPr>
          <w:lang w:val="ru-RU"/>
        </w:rPr>
        <w:t>HysteresisFilter</w:t>
      </w:r>
      <w:bookmarkEnd w:id="137"/>
      <w:proofErr w:type="spellEnd"/>
    </w:p>
    <w:p w14:paraId="399A1832" w14:textId="77777777" w:rsidR="004C7B07" w:rsidRPr="002E2661" w:rsidRDefault="004C7B07" w:rsidP="00747915">
      <w:pPr>
        <w:pStyle w:val="40"/>
      </w:pPr>
      <w:r w:rsidRPr="002E2661">
        <w:t>Назначение</w:t>
      </w:r>
    </w:p>
    <w:p w14:paraId="679EF7F3" w14:textId="77777777" w:rsidR="004C7B07" w:rsidRPr="002E2661" w:rsidRDefault="005F23F3" w:rsidP="004C7B07">
      <w:pPr>
        <w:pStyle w:val="a4"/>
      </w:pPr>
      <w:r w:rsidRPr="002E2661">
        <w:t xml:space="preserve">Фильтрация </w:t>
      </w:r>
      <w:r w:rsidR="001A0E2F" w:rsidRPr="002E2661">
        <w:t xml:space="preserve">сигналов с </w:t>
      </w:r>
      <w:r w:rsidRPr="002E2661">
        <w:t>цифровых (</w:t>
      </w:r>
      <w:r w:rsidR="001A0E2F" w:rsidRPr="002E2661">
        <w:t>дискретных) входах с гистерезисом</w:t>
      </w:r>
      <w:r w:rsidRPr="002E2661">
        <w:t>.</w:t>
      </w:r>
    </w:p>
    <w:p w14:paraId="589B118C" w14:textId="77777777" w:rsidR="00ED606B" w:rsidRPr="002E2661" w:rsidRDefault="00ED606B" w:rsidP="00747915">
      <w:pPr>
        <w:pStyle w:val="40"/>
      </w:pPr>
      <w:r w:rsidRPr="002E2661">
        <w:t>Состав</w:t>
      </w:r>
      <w:r w:rsidR="009022F0" w:rsidRPr="002E2661">
        <w:t xml:space="preserve"> </w:t>
      </w:r>
    </w:p>
    <w:p w14:paraId="4FFD13C1" w14:textId="77777777" w:rsidR="00ED606B" w:rsidRPr="002E2661" w:rsidRDefault="00ED606B" w:rsidP="00ED606B">
      <w:pPr>
        <w:pStyle w:val="a4"/>
      </w:pPr>
      <w:r w:rsidRPr="002E2661">
        <w:t>Компонент состоит из модуля</w:t>
      </w:r>
      <w:r w:rsidR="00444DC5" w:rsidRPr="002E2661">
        <w:t xml:space="preserve"> </w:t>
      </w:r>
      <w:proofErr w:type="spellStart"/>
      <w:r w:rsidR="00444DC5" w:rsidRPr="002E2661">
        <w:rPr>
          <w:rStyle w:val="affffffa"/>
        </w:rPr>
        <w:t>HystFlt</w:t>
      </w:r>
      <w:r w:rsidR="009343AD" w:rsidRPr="002E2661">
        <w:rPr>
          <w:rStyle w:val="affffffa"/>
        </w:rPr>
        <w:t>r</w:t>
      </w:r>
      <w:proofErr w:type="spellEnd"/>
      <w:r w:rsidRPr="002E2661">
        <w:t>.</w:t>
      </w:r>
    </w:p>
    <w:p w14:paraId="3AEBC288" w14:textId="77777777" w:rsidR="00CA63E2" w:rsidRPr="002E2661" w:rsidRDefault="00CA63E2" w:rsidP="00747915">
      <w:pPr>
        <w:pStyle w:val="40"/>
      </w:pPr>
      <w:r w:rsidRPr="002E2661">
        <w:t>Описание</w:t>
      </w:r>
    </w:p>
    <w:p w14:paraId="0192B912" w14:textId="77C1E7D3" w:rsidR="003F3F89" w:rsidRPr="002E2661" w:rsidRDefault="003F3F89" w:rsidP="003F3F89">
      <w:pPr>
        <w:pStyle w:val="a4"/>
      </w:pPr>
      <w:r w:rsidRPr="002E2661">
        <w:t xml:space="preserve">Под </w:t>
      </w:r>
      <w:r w:rsidRPr="002E2661">
        <w:rPr>
          <w:bCs/>
        </w:rPr>
        <w:t xml:space="preserve">гистерезисом здесь понимается </w:t>
      </w:r>
      <w:r w:rsidRPr="002E2661">
        <w:t>разница (задержка) во времени между реальным изменением сигнала на входе МК и принятием решения о его новом значении для дальнейшего использования</w:t>
      </w:r>
      <w:r w:rsidR="00444DC5" w:rsidRPr="002E2661">
        <w:t xml:space="preserve"> в ПО</w:t>
      </w:r>
      <w:r w:rsidRPr="002E2661">
        <w:t>. В общем случае, сигнал имеет разные гистерезисы по включению (при изменении сигнала с «0» на «1») и по выключению (при изменении сигнала с «1» на «0»). Под фильтрацией здесь понимается отсутствие реакции на изменени</w:t>
      </w:r>
      <w:r w:rsidR="00C07E94" w:rsidRPr="002E2661">
        <w:t>е</w:t>
      </w:r>
      <w:r w:rsidRPr="002E2661">
        <w:t xml:space="preserve"> сигнала, длящееся меньше времени гистерезиса (см.</w:t>
      </w:r>
      <w:r w:rsidR="00CA5FCD" w:rsidRPr="002E2661">
        <w:t> </w:t>
      </w:r>
      <w:r w:rsidRPr="002E2661">
        <w:t>рисунок</w:t>
      </w:r>
      <w:r w:rsidR="00CA5FCD" w:rsidRPr="002E2661">
        <w:t> </w:t>
      </w:r>
      <w:r w:rsidR="0019465E" w:rsidRPr="002E2661">
        <w:fldChar w:fldCharType="begin"/>
      </w:r>
      <w:r w:rsidR="00485EBD" w:rsidRPr="002E2661">
        <w:instrText xml:space="preserve"> REF _Ref2150709 \h </w:instrText>
      </w:r>
      <w:r w:rsidR="0019465E" w:rsidRPr="002E2661">
        <w:fldChar w:fldCharType="separate"/>
      </w:r>
      <w:r w:rsidR="001432BC">
        <w:rPr>
          <w:noProof/>
        </w:rPr>
        <w:t>15</w:t>
      </w:r>
      <w:r w:rsidR="0019465E" w:rsidRPr="002E2661">
        <w:fldChar w:fldCharType="end"/>
      </w:r>
      <w:r w:rsidRPr="002E2661">
        <w:t>).</w:t>
      </w:r>
    </w:p>
    <w:p w14:paraId="74D29CF6" w14:textId="77777777" w:rsidR="00F72D9D" w:rsidRPr="002E2661" w:rsidRDefault="008C5CD2" w:rsidP="00F72D9D">
      <w:pPr>
        <w:pStyle w:val="afff6"/>
      </w:pPr>
      <w:r w:rsidRPr="002E2661">
        <w:object w:dxaOrig="9226" w:dyaOrig="2010" w14:anchorId="6E25F689">
          <v:shape id="_x0000_i1037" type="#_x0000_t75" style="width:460.5pt;height:123.05pt" o:ole="">
            <v:imagedata r:id="rId57" o:title=""/>
          </v:shape>
          <o:OLEObject Type="Embed" ProgID="Visio.Drawing.11" ShapeID="_x0000_i1037" DrawAspect="Content" ObjectID="_1667114050" r:id="rId58"/>
        </w:object>
      </w:r>
    </w:p>
    <w:p w14:paraId="4EDC76C3" w14:textId="59BDF0A8" w:rsidR="00F72D9D" w:rsidRPr="002E2661" w:rsidRDefault="00F72D9D"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138" w:name="_Ref2150709"/>
      <w:r w:rsidR="001432BC">
        <w:rPr>
          <w:noProof/>
        </w:rPr>
        <w:t>15</w:t>
      </w:r>
      <w:bookmarkEnd w:id="138"/>
      <w:r w:rsidR="0019465E" w:rsidRPr="002E2661">
        <w:rPr>
          <w:noProof/>
        </w:rPr>
        <w:fldChar w:fldCharType="end"/>
      </w:r>
      <w:r w:rsidRPr="002E2661">
        <w:t xml:space="preserve"> – Диаграмма обработки дискретного сигнала с помощью модуля </w:t>
      </w:r>
      <w:proofErr w:type="spellStart"/>
      <w:r w:rsidRPr="002E2661">
        <w:t>HystFltr</w:t>
      </w:r>
      <w:proofErr w:type="spellEnd"/>
    </w:p>
    <w:p w14:paraId="7AC503B5" w14:textId="77777777" w:rsidR="003F3F89" w:rsidRPr="002E2661" w:rsidRDefault="003F3F89" w:rsidP="003F3F89">
      <w:pPr>
        <w:pStyle w:val="a4"/>
      </w:pPr>
      <w:r w:rsidRPr="002E2661">
        <w:t xml:space="preserve">Модуль </w:t>
      </w:r>
      <w:proofErr w:type="spellStart"/>
      <w:r w:rsidRPr="002E2661">
        <w:t>HystFltr</w:t>
      </w:r>
      <w:proofErr w:type="spellEnd"/>
      <w:r w:rsidRPr="002E2661">
        <w:t xml:space="preserve"> определяет тип – структуру данных объекта для фильтрации с гистерезисом </w:t>
      </w:r>
      <w:r w:rsidR="00CA5FCD" w:rsidRPr="002E2661">
        <w:t>–</w:t>
      </w:r>
      <w:r w:rsidRPr="002E2661">
        <w:t xml:space="preserve"> </w:t>
      </w:r>
      <w:proofErr w:type="spellStart"/>
      <w:r w:rsidRPr="002E2661">
        <w:rPr>
          <w:i/>
        </w:rPr>
        <w:t>digInpHystFilt_type</w:t>
      </w:r>
      <w:proofErr w:type="spellEnd"/>
      <w:r w:rsidRPr="002E2661">
        <w:rPr>
          <w:i/>
        </w:rPr>
        <w:t>.</w:t>
      </w:r>
    </w:p>
    <w:p w14:paraId="732C3408" w14:textId="77777777" w:rsidR="003F3F89" w:rsidRPr="002E2661" w:rsidRDefault="003F3F89" w:rsidP="003F3F89">
      <w:pPr>
        <w:pStyle w:val="a4"/>
      </w:pPr>
      <w:r w:rsidRPr="002E2661">
        <w:t>Для каждого сигнала, который предполагается обрабатывать</w:t>
      </w:r>
      <w:r w:rsidR="00B538B9" w:rsidRPr="002E2661">
        <w:t>ся</w:t>
      </w:r>
      <w:r w:rsidRPr="002E2661">
        <w:t xml:space="preserve"> путем фильтрации с гистерезисом, </w:t>
      </w:r>
      <w:r w:rsidR="00C549E4" w:rsidRPr="002E2661">
        <w:t xml:space="preserve">с помощью функции </w:t>
      </w:r>
      <w:proofErr w:type="spellStart"/>
      <w:r w:rsidR="00C549E4" w:rsidRPr="002E2661">
        <w:rPr>
          <w:b/>
          <w:i/>
        </w:rPr>
        <w:t>HystFltr_ctor</w:t>
      </w:r>
      <w:proofErr w:type="spellEnd"/>
      <w:r w:rsidR="00C549E4" w:rsidRPr="002E2661">
        <w:rPr>
          <w:b/>
          <w:i/>
        </w:rPr>
        <w:t>()</w:t>
      </w:r>
      <w:r w:rsidR="00C549E4" w:rsidRPr="002E2661">
        <w:t xml:space="preserve"> </w:t>
      </w:r>
      <w:r w:rsidRPr="002E2661">
        <w:t xml:space="preserve">необходимо создать объект типа </w:t>
      </w:r>
      <w:proofErr w:type="spellStart"/>
      <w:r w:rsidRPr="002E2661">
        <w:rPr>
          <w:i/>
        </w:rPr>
        <w:t>digInpHystFilt_type</w:t>
      </w:r>
      <w:proofErr w:type="spellEnd"/>
      <w:r w:rsidRPr="002E2661">
        <w:t xml:space="preserve"> и инициализировать его</w:t>
      </w:r>
      <w:r w:rsidR="00C549E4" w:rsidRPr="002E2661">
        <w:t>,</w:t>
      </w:r>
      <w:r w:rsidRPr="002E2661">
        <w:t xml:space="preserve"> передав в качестве параметров указатель на объект и значения (времена) гистерезисов по включению (</w:t>
      </w:r>
      <w:proofErr w:type="spellStart"/>
      <w:r w:rsidRPr="002E2661">
        <w:rPr>
          <w:i/>
        </w:rPr>
        <w:t>enHyst</w:t>
      </w:r>
      <w:proofErr w:type="spellEnd"/>
      <w:r w:rsidRPr="002E2661">
        <w:t>) и выключению (</w:t>
      </w:r>
      <w:proofErr w:type="spellStart"/>
      <w:r w:rsidRPr="002E2661">
        <w:rPr>
          <w:i/>
        </w:rPr>
        <w:t>disHyst</w:t>
      </w:r>
      <w:proofErr w:type="spellEnd"/>
      <w:r w:rsidRPr="002E2661">
        <w:t>). В исходном состоянии считается, что сигнал находится в состоянии «0».</w:t>
      </w:r>
    </w:p>
    <w:p w14:paraId="01D50BB9" w14:textId="77777777" w:rsidR="003F3F89" w:rsidRPr="002E2661" w:rsidRDefault="003F3F89" w:rsidP="003F3F89">
      <w:pPr>
        <w:pStyle w:val="a4"/>
      </w:pPr>
      <w:r w:rsidRPr="002E2661">
        <w:t xml:space="preserve">Непосредственная обработка сигнала выполняется основной рабочей функцией модуля </w:t>
      </w:r>
      <w:proofErr w:type="spellStart"/>
      <w:r w:rsidRPr="002E2661">
        <w:rPr>
          <w:b/>
          <w:i/>
        </w:rPr>
        <w:t>HystFltr_</w:t>
      </w:r>
      <w:proofErr w:type="gramStart"/>
      <w:r w:rsidRPr="002E2661">
        <w:rPr>
          <w:b/>
          <w:i/>
        </w:rPr>
        <w:t>run</w:t>
      </w:r>
      <w:proofErr w:type="spellEnd"/>
      <w:r w:rsidRPr="002E2661">
        <w:rPr>
          <w:b/>
          <w:i/>
        </w:rPr>
        <w:t>(</w:t>
      </w:r>
      <w:proofErr w:type="gramEnd"/>
      <w:r w:rsidRPr="002E2661">
        <w:rPr>
          <w:b/>
          <w:i/>
        </w:rPr>
        <w:t>)</w:t>
      </w:r>
      <w:r w:rsidRPr="002E2661">
        <w:t>, которая вызывается для каждого инициализированного объекта с периодом 1</w:t>
      </w:r>
      <w:r w:rsidR="002C340C" w:rsidRPr="002E2661">
        <w:t> </w:t>
      </w:r>
      <w:r w:rsidRPr="002E2661">
        <w:t>мс в главном потоке управления (в общем случае</w:t>
      </w:r>
      <w:r w:rsidR="00485EBD" w:rsidRPr="002E2661">
        <w:t>,</w:t>
      </w:r>
      <w:r w:rsidRPr="002E2661">
        <w:t xml:space="preserve"> для каждого сигнала период вызова может быть свой).</w:t>
      </w:r>
    </w:p>
    <w:p w14:paraId="652F7293" w14:textId="6C66F71C" w:rsidR="003F3F89" w:rsidRPr="002E2661" w:rsidRDefault="00C2134F" w:rsidP="00485EBD">
      <w:pPr>
        <w:pStyle w:val="a4"/>
      </w:pPr>
      <w:r w:rsidRPr="002E2661">
        <w:t>Компонентом</w:t>
      </w:r>
      <w:r w:rsidR="003F3F89" w:rsidRPr="002E2661">
        <w:t xml:space="preserve"> </w:t>
      </w:r>
      <w:proofErr w:type="spellStart"/>
      <w:r w:rsidR="003F3F89" w:rsidRPr="002E2661">
        <w:rPr>
          <w:rStyle w:val="affffff7"/>
        </w:rPr>
        <w:t>HysteresisFilter</w:t>
      </w:r>
      <w:proofErr w:type="spellEnd"/>
      <w:r w:rsidR="003F3F89" w:rsidRPr="002E2661">
        <w:t xml:space="preserve"> по обработке дискретных сигналов пользуются компоненты </w:t>
      </w:r>
      <w:proofErr w:type="spellStart"/>
      <w:r w:rsidR="003F3F89" w:rsidRPr="002E2661">
        <w:rPr>
          <w:rStyle w:val="affffff7"/>
        </w:rPr>
        <w:t>CheckSupply</w:t>
      </w:r>
      <w:proofErr w:type="spellEnd"/>
      <w:r w:rsidR="003F3F89" w:rsidRPr="002E2661">
        <w:t xml:space="preserve"> и</w:t>
      </w:r>
      <w:r w:rsidR="00E06E39" w:rsidRPr="002E2661">
        <w:t xml:space="preserve"> </w:t>
      </w:r>
      <w:proofErr w:type="spellStart"/>
      <w:r w:rsidR="004E4BE9" w:rsidRPr="002E2661">
        <w:rPr>
          <w:rStyle w:val="affffff7"/>
        </w:rPr>
        <w:t>OverloadDet</w:t>
      </w:r>
      <w:proofErr w:type="spellEnd"/>
      <w:r w:rsidR="003F3F89" w:rsidRPr="002E2661">
        <w:t>.</w:t>
      </w:r>
    </w:p>
    <w:p w14:paraId="684B5E59" w14:textId="77777777" w:rsidR="00D62581" w:rsidRPr="002E2661" w:rsidRDefault="00767864" w:rsidP="00747915">
      <w:pPr>
        <w:pStyle w:val="3"/>
        <w:rPr>
          <w:lang w:val="ru-RU"/>
        </w:rPr>
      </w:pPr>
      <w:bookmarkStart w:id="139" w:name="_Ref2863818"/>
      <w:bookmarkStart w:id="140" w:name="_Ref2864450"/>
      <w:bookmarkStart w:id="141" w:name="_Toc50027348"/>
      <w:r w:rsidRPr="002E2661">
        <w:rPr>
          <w:lang w:val="ru-RU"/>
        </w:rPr>
        <w:t xml:space="preserve">Компонент </w:t>
      </w:r>
      <w:proofErr w:type="spellStart"/>
      <w:r w:rsidR="00D62581" w:rsidRPr="002E2661">
        <w:rPr>
          <w:lang w:val="ru-RU"/>
        </w:rPr>
        <w:t>Indication</w:t>
      </w:r>
      <w:bookmarkEnd w:id="139"/>
      <w:bookmarkEnd w:id="140"/>
      <w:bookmarkEnd w:id="141"/>
      <w:proofErr w:type="spellEnd"/>
    </w:p>
    <w:p w14:paraId="2E6F7139" w14:textId="77777777" w:rsidR="00D62581" w:rsidRPr="002E2661" w:rsidRDefault="00D62581" w:rsidP="00747915">
      <w:pPr>
        <w:pStyle w:val="40"/>
      </w:pPr>
      <w:r w:rsidRPr="002E2661">
        <w:t>Назначение</w:t>
      </w:r>
    </w:p>
    <w:p w14:paraId="045758F9" w14:textId="77777777" w:rsidR="00D62581" w:rsidRPr="002E2661" w:rsidRDefault="007B1015" w:rsidP="00D62581">
      <w:pPr>
        <w:pStyle w:val="a4"/>
      </w:pPr>
      <w:r w:rsidRPr="002E2661">
        <w:rPr>
          <w:rFonts w:eastAsia="Times New Roman"/>
          <w:noProof/>
          <w:szCs w:val="20"/>
          <w:lang w:eastAsia="ru-RU"/>
        </w:rPr>
        <w:t>Компонент</w:t>
      </w:r>
      <w:r w:rsidR="003166D9" w:rsidRPr="002E2661">
        <w:rPr>
          <w:rFonts w:eastAsia="Times New Roman"/>
          <w:noProof/>
          <w:szCs w:val="20"/>
          <w:lang w:eastAsia="ru-RU"/>
        </w:rPr>
        <w:t xml:space="preserve"> Indication предназначен для управления </w:t>
      </w:r>
      <w:r w:rsidR="00C2134F" w:rsidRPr="002E2661">
        <w:rPr>
          <w:rFonts w:eastAsia="Times New Roman"/>
          <w:noProof/>
          <w:szCs w:val="20"/>
          <w:lang w:eastAsia="ru-RU"/>
        </w:rPr>
        <w:t>светодиодными индикаторами</w:t>
      </w:r>
      <w:r w:rsidR="003166D9" w:rsidRPr="002E2661">
        <w:rPr>
          <w:rFonts w:eastAsia="Times New Roman"/>
          <w:noProof/>
          <w:szCs w:val="20"/>
          <w:lang w:eastAsia="ru-RU"/>
        </w:rPr>
        <w:t xml:space="preserve"> </w:t>
      </w:r>
      <w:r w:rsidR="00CF7C85" w:rsidRPr="002E2661">
        <w:rPr>
          <w:rFonts w:eastAsia="Times New Roman"/>
          <w:noProof/>
          <w:szCs w:val="20"/>
          <w:lang w:eastAsia="ru-RU"/>
        </w:rPr>
        <w:t>на передней панел</w:t>
      </w:r>
      <w:r w:rsidR="00970051" w:rsidRPr="002E2661">
        <w:rPr>
          <w:rFonts w:eastAsia="Times New Roman"/>
          <w:noProof/>
          <w:szCs w:val="20"/>
          <w:lang w:eastAsia="ru-RU"/>
        </w:rPr>
        <w:t>и</w:t>
      </w:r>
      <w:r w:rsidR="00CF7C85" w:rsidRPr="002E2661">
        <w:rPr>
          <w:rFonts w:eastAsia="Times New Roman"/>
          <w:noProof/>
          <w:szCs w:val="20"/>
          <w:lang w:eastAsia="ru-RU"/>
        </w:rPr>
        <w:t xml:space="preserve"> </w:t>
      </w:r>
      <w:r w:rsidR="003166D9" w:rsidRPr="002E2661">
        <w:rPr>
          <w:rFonts w:eastAsia="Times New Roman"/>
          <w:noProof/>
          <w:szCs w:val="20"/>
          <w:lang w:eastAsia="ru-RU"/>
        </w:rPr>
        <w:t xml:space="preserve">прибора. </w:t>
      </w:r>
    </w:p>
    <w:p w14:paraId="25FD03F4" w14:textId="77777777" w:rsidR="00ED606B" w:rsidRPr="002E2661" w:rsidRDefault="00ED606B" w:rsidP="00747915">
      <w:pPr>
        <w:pStyle w:val="40"/>
      </w:pPr>
      <w:r w:rsidRPr="002E2661">
        <w:lastRenderedPageBreak/>
        <w:t>Состав</w:t>
      </w:r>
      <w:r w:rsidR="009022F0" w:rsidRPr="002E2661">
        <w:t xml:space="preserve"> </w:t>
      </w:r>
    </w:p>
    <w:p w14:paraId="768D63A8" w14:textId="77777777" w:rsidR="00ED606B" w:rsidRPr="002E2661" w:rsidRDefault="00ED606B" w:rsidP="00ED606B">
      <w:pPr>
        <w:pStyle w:val="affffa"/>
      </w:pPr>
      <w:r w:rsidRPr="002E2661">
        <w:t>В состав компонента входят следующие модули:</w:t>
      </w:r>
    </w:p>
    <w:p w14:paraId="293510D4" w14:textId="77777777" w:rsidR="00ED606B" w:rsidRPr="002E2661" w:rsidRDefault="00ED606B" w:rsidP="00635865">
      <w:pPr>
        <w:pStyle w:val="a"/>
        <w:ind w:left="0" w:firstLine="709"/>
        <w:rPr>
          <w:lang w:val="ru-RU"/>
        </w:rPr>
      </w:pPr>
      <w:proofErr w:type="spellStart"/>
      <w:r w:rsidRPr="002E2661">
        <w:rPr>
          <w:i/>
          <w:lang w:val="ru-RU"/>
        </w:rPr>
        <w:t>Indication</w:t>
      </w:r>
      <w:proofErr w:type="spellEnd"/>
      <w:r w:rsidRPr="002E2661">
        <w:rPr>
          <w:lang w:val="ru-RU"/>
        </w:rPr>
        <w:t xml:space="preserve"> − управление </w:t>
      </w:r>
      <w:r w:rsidR="00483B88" w:rsidRPr="002E2661">
        <w:rPr>
          <w:lang w:val="ru-RU"/>
        </w:rPr>
        <w:t>светодиодными индикаторами «RS1», «RS2», «ПОЛОЖЕНИЕ +», «ПОЛОЖЕНИЕ –» и «ПОТЕРЯ КОНТРОЛЯ» расположенными на передней панели прибора</w:t>
      </w:r>
      <w:r w:rsidR="009A6E41" w:rsidRPr="002E2661">
        <w:rPr>
          <w:lang w:val="ru-RU"/>
        </w:rPr>
        <w:t>;</w:t>
      </w:r>
    </w:p>
    <w:p w14:paraId="73D364F6" w14:textId="77777777" w:rsidR="00ED606B" w:rsidRPr="002E2661" w:rsidRDefault="00CF7C85" w:rsidP="00635865">
      <w:pPr>
        <w:pStyle w:val="a"/>
        <w:ind w:left="0" w:firstLine="709"/>
        <w:rPr>
          <w:lang w:val="ru-RU"/>
        </w:rPr>
      </w:pPr>
      <w:proofErr w:type="spellStart"/>
      <w:r w:rsidRPr="002E2661">
        <w:rPr>
          <w:i/>
          <w:lang w:val="ru-RU"/>
        </w:rPr>
        <w:t>LedFailure</w:t>
      </w:r>
      <w:proofErr w:type="spellEnd"/>
      <w:r w:rsidR="00ED606B" w:rsidRPr="002E2661">
        <w:rPr>
          <w:lang w:val="ru-RU"/>
        </w:rPr>
        <w:t xml:space="preserve"> − управление </w:t>
      </w:r>
      <w:bookmarkStart w:id="142" w:name="_Hlk46324775"/>
      <w:r w:rsidRPr="002E2661">
        <w:rPr>
          <w:lang w:val="ru-RU"/>
        </w:rPr>
        <w:t>светодиод</w:t>
      </w:r>
      <w:r w:rsidR="00483B88" w:rsidRPr="002E2661">
        <w:rPr>
          <w:lang w:val="ru-RU"/>
        </w:rPr>
        <w:t>ным индикатором</w:t>
      </w:r>
      <w:r w:rsidRPr="002E2661">
        <w:rPr>
          <w:lang w:val="ru-RU"/>
        </w:rPr>
        <w:t xml:space="preserve"> </w:t>
      </w:r>
      <w:r w:rsidR="00483B88" w:rsidRPr="002E2661">
        <w:rPr>
          <w:lang w:val="ru-RU"/>
        </w:rPr>
        <w:t>«ОТКАЗ», расположенным на передней панели прибора.</w:t>
      </w:r>
    </w:p>
    <w:bookmarkEnd w:id="142"/>
    <w:p w14:paraId="0FD52A4E" w14:textId="77777777" w:rsidR="00CA63E2" w:rsidRPr="002E2661" w:rsidRDefault="00CA63E2" w:rsidP="00747915">
      <w:pPr>
        <w:pStyle w:val="40"/>
      </w:pPr>
      <w:r w:rsidRPr="002E2661">
        <w:t>Описание</w:t>
      </w:r>
    </w:p>
    <w:p w14:paraId="7FC4AC67" w14:textId="77777777" w:rsidR="00483B88" w:rsidRPr="002E2661" w:rsidRDefault="00483B88" w:rsidP="002F6B6A">
      <w:pPr>
        <w:pStyle w:val="5"/>
      </w:pPr>
      <w:r w:rsidRPr="002E2661">
        <w:t>Общие сведения</w:t>
      </w:r>
    </w:p>
    <w:p w14:paraId="3716E2DB" w14:textId="1CC120EA" w:rsidR="00483B88" w:rsidRPr="002E2661" w:rsidRDefault="006C75B8" w:rsidP="005B2BE2">
      <w:pPr>
        <w:pStyle w:val="affffa"/>
      </w:pPr>
      <w:r w:rsidRPr="002E2661">
        <w:t xml:space="preserve">Модуль </w:t>
      </w:r>
      <w:proofErr w:type="spellStart"/>
      <w:r w:rsidRPr="002E2661">
        <w:rPr>
          <w:rStyle w:val="affffff7"/>
        </w:rPr>
        <w:t>Indication</w:t>
      </w:r>
      <w:proofErr w:type="spellEnd"/>
      <w:r w:rsidR="00483B88" w:rsidRPr="002E2661">
        <w:t xml:space="preserve"> обеспечивает </w:t>
      </w:r>
      <w:r w:rsidRPr="002E2661">
        <w:t xml:space="preserve">управление </w:t>
      </w:r>
      <w:r w:rsidR="00C2134F" w:rsidRPr="002E2661">
        <w:t>всеми светодиодными индикаторами,</w:t>
      </w:r>
      <w:r w:rsidR="00534ADB" w:rsidRPr="002E2661">
        <w:t xml:space="preserve"> находящимися на передней панели прибора</w:t>
      </w:r>
      <w:r w:rsidR="00483B88" w:rsidRPr="002E2661">
        <w:t xml:space="preserve">, </w:t>
      </w:r>
      <w:r w:rsidR="00534ADB" w:rsidRPr="002E2661">
        <w:t>кроме светодиодного индикатора «</w:t>
      </w:r>
      <w:r w:rsidR="005453BF" w:rsidRPr="002E2661">
        <w:t>ПИТАНИЕ</w:t>
      </w:r>
      <w:r w:rsidR="00534ADB" w:rsidRPr="002E2661">
        <w:t>»</w:t>
      </w:r>
      <w:r w:rsidR="00483B88" w:rsidRPr="002E2661">
        <w:t>.</w:t>
      </w:r>
    </w:p>
    <w:p w14:paraId="0409B3B8" w14:textId="77777777" w:rsidR="006C75B8" w:rsidRPr="002E2661" w:rsidRDefault="00EE4E26" w:rsidP="005B2BE2">
      <w:pPr>
        <w:pStyle w:val="affffa"/>
      </w:pPr>
      <w:r w:rsidRPr="002E2661">
        <w:t>М</w:t>
      </w:r>
      <w:r w:rsidR="005B2BE2" w:rsidRPr="002E2661">
        <w:t xml:space="preserve">одуль </w:t>
      </w:r>
      <w:r w:rsidR="00483B88" w:rsidRPr="002E2661">
        <w:t>обеспечивает</w:t>
      </w:r>
      <w:r w:rsidR="006C75B8" w:rsidRPr="002E2661">
        <w:t xml:space="preserve"> выполнение следующих функций:</w:t>
      </w:r>
    </w:p>
    <w:p w14:paraId="03404A40" w14:textId="77777777" w:rsidR="006C75B8" w:rsidRPr="002E2661" w:rsidRDefault="006C75B8" w:rsidP="00635865">
      <w:pPr>
        <w:pStyle w:val="a"/>
        <w:ind w:left="0" w:firstLine="709"/>
        <w:rPr>
          <w:lang w:val="ru-RU"/>
        </w:rPr>
      </w:pPr>
      <w:r w:rsidRPr="002E2661">
        <w:rPr>
          <w:lang w:val="ru-RU"/>
        </w:rPr>
        <w:t>включение и выключени</w:t>
      </w:r>
      <w:r w:rsidR="005B2BE2" w:rsidRPr="002E2661">
        <w:rPr>
          <w:lang w:val="ru-RU"/>
        </w:rPr>
        <w:t>е</w:t>
      </w:r>
      <w:r w:rsidRPr="002E2661">
        <w:rPr>
          <w:lang w:val="ru-RU"/>
        </w:rPr>
        <w:t xml:space="preserve"> индикатора;</w:t>
      </w:r>
    </w:p>
    <w:p w14:paraId="546D39C3" w14:textId="77777777" w:rsidR="006C75B8" w:rsidRPr="002E2661" w:rsidRDefault="006C75B8" w:rsidP="00635865">
      <w:pPr>
        <w:pStyle w:val="a"/>
        <w:ind w:left="0" w:firstLine="709"/>
        <w:rPr>
          <w:lang w:val="ru-RU"/>
        </w:rPr>
      </w:pPr>
      <w:r w:rsidRPr="002E2661">
        <w:rPr>
          <w:lang w:val="ru-RU"/>
        </w:rPr>
        <w:t>включение или выключение индикатора на заданный промежуток времени с возвратом в начальное состояние;</w:t>
      </w:r>
    </w:p>
    <w:p w14:paraId="7D4DD6BD" w14:textId="77777777" w:rsidR="006C75B8" w:rsidRPr="002E2661" w:rsidRDefault="006C75B8" w:rsidP="00635865">
      <w:pPr>
        <w:pStyle w:val="a"/>
        <w:ind w:left="0" w:firstLine="709"/>
        <w:rPr>
          <w:lang w:val="ru-RU"/>
        </w:rPr>
      </w:pPr>
      <w:r w:rsidRPr="002E2661">
        <w:rPr>
          <w:lang w:val="ru-RU"/>
        </w:rPr>
        <w:t>циклическое включение и выключение индикатора с заданной длиной импульса и паузы</w:t>
      </w:r>
      <w:r w:rsidR="006E6287" w:rsidRPr="002E2661">
        <w:rPr>
          <w:lang w:val="ru-RU"/>
        </w:rPr>
        <w:t xml:space="preserve"> (ф</w:t>
      </w:r>
      <w:r w:rsidRPr="002E2661">
        <w:rPr>
          <w:lang w:val="ru-RU"/>
        </w:rPr>
        <w:t>ункция должна поддерживать задание логического уровня импульса</w:t>
      </w:r>
      <w:r w:rsidR="006E6287" w:rsidRPr="002E2661">
        <w:rPr>
          <w:lang w:val="ru-RU"/>
        </w:rPr>
        <w:t>)</w:t>
      </w:r>
      <w:r w:rsidRPr="002E2661">
        <w:rPr>
          <w:lang w:val="ru-RU"/>
        </w:rPr>
        <w:t>;</w:t>
      </w:r>
    </w:p>
    <w:p w14:paraId="2E340CE5" w14:textId="77777777" w:rsidR="006C75B8" w:rsidRPr="002E2661" w:rsidRDefault="006C75B8" w:rsidP="00635865">
      <w:pPr>
        <w:pStyle w:val="a"/>
        <w:ind w:left="0" w:firstLine="709"/>
        <w:rPr>
          <w:lang w:val="ru-RU"/>
        </w:rPr>
      </w:pPr>
      <w:r w:rsidRPr="002E2661">
        <w:rPr>
          <w:lang w:val="ru-RU"/>
        </w:rPr>
        <w:t>циклическое включение и выключение индикатора с двойным периодом, отдельно заданной длительност</w:t>
      </w:r>
      <w:r w:rsidR="00605C83" w:rsidRPr="002E2661">
        <w:rPr>
          <w:lang w:val="ru-RU"/>
        </w:rPr>
        <w:t>ью</w:t>
      </w:r>
      <w:r w:rsidRPr="002E2661">
        <w:rPr>
          <w:lang w:val="ru-RU"/>
        </w:rPr>
        <w:t xml:space="preserve"> импульса и паузы для первого и для второго</w:t>
      </w:r>
      <w:r w:rsidR="006E6287" w:rsidRPr="002E2661">
        <w:rPr>
          <w:lang w:val="ru-RU"/>
        </w:rPr>
        <w:t xml:space="preserve"> </w:t>
      </w:r>
      <w:r w:rsidR="00605C83" w:rsidRPr="002E2661">
        <w:rPr>
          <w:lang w:val="ru-RU"/>
        </w:rPr>
        <w:t xml:space="preserve">импульса </w:t>
      </w:r>
      <w:r w:rsidR="006E6287" w:rsidRPr="002E2661">
        <w:rPr>
          <w:lang w:val="ru-RU"/>
        </w:rPr>
        <w:t>(ф</w:t>
      </w:r>
      <w:r w:rsidRPr="002E2661">
        <w:rPr>
          <w:lang w:val="ru-RU"/>
        </w:rPr>
        <w:t>ункция должна поддерживать задание логического уровня импульса</w:t>
      </w:r>
      <w:r w:rsidR="006E6287" w:rsidRPr="002E2661">
        <w:rPr>
          <w:lang w:val="ru-RU"/>
        </w:rPr>
        <w:t>)</w:t>
      </w:r>
      <w:r w:rsidRPr="002E2661">
        <w:rPr>
          <w:lang w:val="ru-RU"/>
        </w:rPr>
        <w:t>.</w:t>
      </w:r>
    </w:p>
    <w:p w14:paraId="1DDF66F7" w14:textId="77777777" w:rsidR="00B2411C" w:rsidRPr="002E2661" w:rsidRDefault="00B2411C" w:rsidP="00B2411C">
      <w:pPr>
        <w:pStyle w:val="a4"/>
      </w:pPr>
      <w:r w:rsidRPr="002E2661">
        <w:t xml:space="preserve">Для использования модуля </w:t>
      </w:r>
      <w:proofErr w:type="spellStart"/>
      <w:r w:rsidRPr="002E2661">
        <w:rPr>
          <w:rStyle w:val="affffff7"/>
        </w:rPr>
        <w:t>Indication</w:t>
      </w:r>
      <w:proofErr w:type="spellEnd"/>
      <w:r w:rsidRPr="002E2661">
        <w:t xml:space="preserve"> </w:t>
      </w:r>
      <w:r w:rsidR="00F6318C" w:rsidRPr="002E2661">
        <w:t xml:space="preserve">для каждого индикатора </w:t>
      </w:r>
      <w:r w:rsidRPr="002E2661">
        <w:t xml:space="preserve">необходимо </w:t>
      </w:r>
      <w:r w:rsidR="00E56CB9" w:rsidRPr="002E2661">
        <w:t>объявить</w:t>
      </w:r>
      <w:r w:rsidRPr="002E2661">
        <w:t xml:space="preserve"> переменную типа </w:t>
      </w:r>
      <w:proofErr w:type="spellStart"/>
      <w:r w:rsidRPr="002E2661">
        <w:rPr>
          <w:i/>
        </w:rPr>
        <w:t>indOutput_type</w:t>
      </w:r>
      <w:proofErr w:type="spellEnd"/>
      <w:r w:rsidRPr="002E2661">
        <w:t>. Затем п</w:t>
      </w:r>
      <w:r w:rsidR="00F6318C" w:rsidRPr="002E2661">
        <w:t>р</w:t>
      </w:r>
      <w:r w:rsidRPr="002E2661">
        <w:t>оинициализировать ее вызва</w:t>
      </w:r>
      <w:r w:rsidR="00E56CB9" w:rsidRPr="002E2661">
        <w:t>в</w:t>
      </w:r>
      <w:r w:rsidRPr="002E2661">
        <w:t xml:space="preserve"> одну из функций </w:t>
      </w:r>
      <w:proofErr w:type="spellStart"/>
      <w:r w:rsidRPr="002E2661">
        <w:rPr>
          <w:b/>
          <w:i/>
        </w:rPr>
        <w:t>Indication_</w:t>
      </w:r>
      <w:proofErr w:type="gramStart"/>
      <w:r w:rsidRPr="002E2661">
        <w:rPr>
          <w:b/>
          <w:i/>
        </w:rPr>
        <w:t>ctorLed</w:t>
      </w:r>
      <w:proofErr w:type="spellEnd"/>
      <w:r w:rsidR="00E56CB9" w:rsidRPr="002E2661">
        <w:rPr>
          <w:b/>
          <w:i/>
        </w:rPr>
        <w:t>(</w:t>
      </w:r>
      <w:proofErr w:type="gramEnd"/>
      <w:r w:rsidR="00E56CB9" w:rsidRPr="002E2661">
        <w:rPr>
          <w:b/>
          <w:i/>
        </w:rPr>
        <w:t>)</w:t>
      </w:r>
      <w:r w:rsidRPr="002E2661">
        <w:t xml:space="preserve"> или </w:t>
      </w:r>
      <w:proofErr w:type="spellStart"/>
      <w:r w:rsidRPr="002E2661">
        <w:rPr>
          <w:b/>
          <w:i/>
        </w:rPr>
        <w:t>Indication_ctorDummy</w:t>
      </w:r>
      <w:proofErr w:type="spellEnd"/>
      <w:r w:rsidR="00E56CB9" w:rsidRPr="002E2661">
        <w:rPr>
          <w:b/>
          <w:i/>
        </w:rPr>
        <w:t>()</w:t>
      </w:r>
      <w:r w:rsidRPr="002E2661">
        <w:t xml:space="preserve">. Каждая из этих функций </w:t>
      </w:r>
      <w:r w:rsidR="00F6318C" w:rsidRPr="002E2661">
        <w:t xml:space="preserve">соответственно </w:t>
      </w:r>
      <w:r w:rsidRPr="002E2661">
        <w:t>проинициализирует переданную ей структуру</w:t>
      </w:r>
      <w:r w:rsidR="0081207C" w:rsidRPr="002E2661">
        <w:t>.</w:t>
      </w:r>
    </w:p>
    <w:p w14:paraId="1E7DC6EF" w14:textId="2AE0EF3D" w:rsidR="00EC7769" w:rsidRPr="002E2661" w:rsidRDefault="00EE4E26" w:rsidP="00EC7769">
      <w:pPr>
        <w:pStyle w:val="a4"/>
      </w:pPr>
      <w:r w:rsidRPr="002E2661">
        <w:lastRenderedPageBreak/>
        <w:t xml:space="preserve">Для использования модуля </w:t>
      </w:r>
      <w:proofErr w:type="spellStart"/>
      <w:r w:rsidRPr="002E2661">
        <w:t>Indication</w:t>
      </w:r>
      <w:proofErr w:type="spellEnd"/>
      <w:r w:rsidRPr="002E2661">
        <w:t xml:space="preserve"> для каждого </w:t>
      </w:r>
      <w:r w:rsidR="00EC7769" w:rsidRPr="002E2661">
        <w:t xml:space="preserve">светодиодного </w:t>
      </w:r>
      <w:r w:rsidRPr="002E2661">
        <w:t xml:space="preserve">индикатора необходимо при помощи </w:t>
      </w:r>
      <w:r w:rsidR="00636F58" w:rsidRPr="002E2661">
        <w:t xml:space="preserve">функций </w:t>
      </w:r>
      <w:proofErr w:type="spellStart"/>
      <w:r w:rsidRPr="002E2661">
        <w:rPr>
          <w:b/>
          <w:i/>
        </w:rPr>
        <w:t>Indication_</w:t>
      </w:r>
      <w:proofErr w:type="gramStart"/>
      <w:r w:rsidRPr="002E2661">
        <w:rPr>
          <w:b/>
          <w:i/>
        </w:rPr>
        <w:t>ctorLed</w:t>
      </w:r>
      <w:proofErr w:type="spellEnd"/>
      <w:r w:rsidRPr="002E2661">
        <w:rPr>
          <w:b/>
          <w:i/>
        </w:rPr>
        <w:t>(</w:t>
      </w:r>
      <w:proofErr w:type="gramEnd"/>
      <w:r w:rsidRPr="002E2661">
        <w:rPr>
          <w:b/>
          <w:i/>
        </w:rPr>
        <w:t>)</w:t>
      </w:r>
      <w:r w:rsidRPr="002E2661">
        <w:t xml:space="preserve"> или </w:t>
      </w:r>
      <w:proofErr w:type="spellStart"/>
      <w:r w:rsidRPr="002E2661">
        <w:rPr>
          <w:b/>
          <w:i/>
        </w:rPr>
        <w:t>Indication_ctorDummy</w:t>
      </w:r>
      <w:proofErr w:type="spellEnd"/>
      <w:r w:rsidRPr="002E2661">
        <w:rPr>
          <w:b/>
          <w:i/>
        </w:rPr>
        <w:t>()</w:t>
      </w:r>
      <w:r w:rsidRPr="002E2661">
        <w:t xml:space="preserve"> проинициализировать переменную типа </w:t>
      </w:r>
      <w:proofErr w:type="spellStart"/>
      <w:r w:rsidRPr="002E2661">
        <w:rPr>
          <w:i/>
        </w:rPr>
        <w:t>indOutput_type</w:t>
      </w:r>
      <w:proofErr w:type="spellEnd"/>
      <w:r w:rsidRPr="002E2661">
        <w:t>.</w:t>
      </w:r>
      <w:r w:rsidR="00EC7769" w:rsidRPr="002E2661">
        <w:t xml:space="preserve"> Светодиодный индикатор подключен к выводу </w:t>
      </w:r>
      <w:r w:rsidR="00C95535" w:rsidRPr="002E2661">
        <w:t>одного</w:t>
      </w:r>
      <w:r w:rsidR="00EC7769" w:rsidRPr="002E2661">
        <w:t xml:space="preserve"> из </w:t>
      </w:r>
      <w:r w:rsidR="00C2134F" w:rsidRPr="002E2661">
        <w:t>МК</w:t>
      </w:r>
      <w:r w:rsidR="00EC7769" w:rsidRPr="002E2661">
        <w:t xml:space="preserve"> (</w:t>
      </w:r>
      <w:proofErr w:type="spellStart"/>
      <w:r w:rsidR="00EC7769" w:rsidRPr="002E2661">
        <w:rPr>
          <w:i/>
          <w:iCs/>
        </w:rPr>
        <w:t>Master</w:t>
      </w:r>
      <w:proofErr w:type="spellEnd"/>
      <w:r w:rsidR="00EC7769" w:rsidRPr="002E2661">
        <w:t xml:space="preserve"> или </w:t>
      </w:r>
      <w:proofErr w:type="spellStart"/>
      <w:r w:rsidR="00EC7769" w:rsidRPr="002E2661">
        <w:rPr>
          <w:i/>
          <w:iCs/>
        </w:rPr>
        <w:t>Slave</w:t>
      </w:r>
      <w:proofErr w:type="spellEnd"/>
      <w:r w:rsidR="00EC7769" w:rsidRPr="002E2661">
        <w:t xml:space="preserve">) и им управляется. </w:t>
      </w:r>
      <w:r w:rsidR="00C95535" w:rsidRPr="002E2661">
        <w:t>Второй процессор участия в управлени</w:t>
      </w:r>
      <w:r w:rsidR="00FF17B9" w:rsidRPr="002E2661">
        <w:t>и</w:t>
      </w:r>
      <w:r w:rsidR="00C95535" w:rsidRPr="002E2661">
        <w:t xml:space="preserve"> индикатором не принимает. Для удобства написания модулей, использующих в своей работе функции компонента </w:t>
      </w:r>
      <w:proofErr w:type="spellStart"/>
      <w:r w:rsidR="00C95535" w:rsidRPr="002E2661">
        <w:rPr>
          <w:rStyle w:val="affffff7"/>
        </w:rPr>
        <w:t>Indication</w:t>
      </w:r>
      <w:proofErr w:type="spellEnd"/>
      <w:r w:rsidR="00C95535" w:rsidRPr="002E2661">
        <w:t xml:space="preserve">, различия в управлении скрыты внутри модуля </w:t>
      </w:r>
      <w:proofErr w:type="spellStart"/>
      <w:r w:rsidR="00C95535" w:rsidRPr="002E2661">
        <w:rPr>
          <w:rStyle w:val="affffff7"/>
        </w:rPr>
        <w:t>Indication</w:t>
      </w:r>
      <w:proofErr w:type="spellEnd"/>
      <w:r w:rsidR="00C95535" w:rsidRPr="002E2661">
        <w:t xml:space="preserve">. ПО, работающее в МК </w:t>
      </w:r>
      <w:proofErr w:type="spellStart"/>
      <w:r w:rsidR="00C95535" w:rsidRPr="002E2661">
        <w:rPr>
          <w:i/>
          <w:iCs/>
        </w:rPr>
        <w:t>Master</w:t>
      </w:r>
      <w:proofErr w:type="spellEnd"/>
      <w:r w:rsidR="00C95535" w:rsidRPr="002E2661">
        <w:t xml:space="preserve"> и </w:t>
      </w:r>
      <w:proofErr w:type="spellStart"/>
      <w:proofErr w:type="gramStart"/>
      <w:r w:rsidR="00C95535" w:rsidRPr="002E2661">
        <w:rPr>
          <w:i/>
          <w:iCs/>
        </w:rPr>
        <w:t>Slave</w:t>
      </w:r>
      <w:proofErr w:type="spellEnd"/>
      <w:proofErr w:type="gramEnd"/>
      <w:r w:rsidR="00C95535" w:rsidRPr="002E2661">
        <w:t xml:space="preserve"> пользу</w:t>
      </w:r>
      <w:r w:rsidR="00953988" w:rsidRPr="002E2661">
        <w:t>е</w:t>
      </w:r>
      <w:r w:rsidR="00C95535" w:rsidRPr="002E2661">
        <w:t xml:space="preserve">тся функциями </w:t>
      </w:r>
      <w:proofErr w:type="spellStart"/>
      <w:r w:rsidR="00C95535" w:rsidRPr="002E2661">
        <w:t>Indication</w:t>
      </w:r>
      <w:proofErr w:type="spellEnd"/>
      <w:r w:rsidR="00C95535" w:rsidRPr="002E2661">
        <w:t xml:space="preserve"> независимо от того, подключен индикатор к нему или нет.  </w:t>
      </w:r>
      <w:r w:rsidRPr="002E2661">
        <w:t xml:space="preserve">Функция </w:t>
      </w:r>
      <w:proofErr w:type="spellStart"/>
      <w:r w:rsidRPr="002E2661">
        <w:rPr>
          <w:b/>
          <w:i/>
        </w:rPr>
        <w:t>Indication_</w:t>
      </w:r>
      <w:proofErr w:type="gramStart"/>
      <w:r w:rsidRPr="002E2661">
        <w:rPr>
          <w:b/>
          <w:i/>
        </w:rPr>
        <w:t>ctorLed</w:t>
      </w:r>
      <w:proofErr w:type="spellEnd"/>
      <w:r w:rsidRPr="002E2661">
        <w:rPr>
          <w:b/>
          <w:i/>
        </w:rPr>
        <w:t>(</w:t>
      </w:r>
      <w:proofErr w:type="gramEnd"/>
      <w:r w:rsidRPr="002E2661">
        <w:rPr>
          <w:b/>
          <w:i/>
        </w:rPr>
        <w:t>)</w:t>
      </w:r>
      <w:r w:rsidRPr="002E2661">
        <w:t xml:space="preserve"> должна р</w:t>
      </w:r>
      <w:r w:rsidR="00EC7769" w:rsidRPr="002E2661">
        <w:t>а</w:t>
      </w:r>
      <w:r w:rsidRPr="002E2661">
        <w:t>ботать в МК</w:t>
      </w:r>
      <w:r w:rsidR="00EC7769" w:rsidRPr="002E2661">
        <w:t xml:space="preserve"> (</w:t>
      </w:r>
      <w:proofErr w:type="spellStart"/>
      <w:r w:rsidR="00EC7769" w:rsidRPr="002E2661">
        <w:rPr>
          <w:i/>
          <w:iCs/>
        </w:rPr>
        <w:t>Master</w:t>
      </w:r>
      <w:proofErr w:type="spellEnd"/>
      <w:r w:rsidR="00EC7769" w:rsidRPr="002E2661">
        <w:t xml:space="preserve"> или </w:t>
      </w:r>
      <w:proofErr w:type="spellStart"/>
      <w:r w:rsidR="00EC7769" w:rsidRPr="002E2661">
        <w:rPr>
          <w:i/>
          <w:iCs/>
        </w:rPr>
        <w:t>Slave</w:t>
      </w:r>
      <w:proofErr w:type="spellEnd"/>
      <w:r w:rsidR="00EC7769" w:rsidRPr="002E2661">
        <w:t>)</w:t>
      </w:r>
      <w:r w:rsidRPr="002E2661">
        <w:t xml:space="preserve">, вывод которого непосредственно подключен к светодиоду. </w:t>
      </w:r>
      <w:r w:rsidR="00EC7769" w:rsidRPr="002E2661">
        <w:t xml:space="preserve">Функция </w:t>
      </w:r>
      <w:proofErr w:type="spellStart"/>
      <w:r w:rsidR="00EC7769" w:rsidRPr="002E2661">
        <w:rPr>
          <w:b/>
          <w:i/>
        </w:rPr>
        <w:t>Indication_</w:t>
      </w:r>
      <w:proofErr w:type="gramStart"/>
      <w:r w:rsidR="00EC7769" w:rsidRPr="002E2661">
        <w:rPr>
          <w:b/>
          <w:i/>
        </w:rPr>
        <w:t>ctorLed</w:t>
      </w:r>
      <w:proofErr w:type="spellEnd"/>
      <w:r w:rsidR="00EC7769" w:rsidRPr="002E2661">
        <w:rPr>
          <w:b/>
          <w:i/>
        </w:rPr>
        <w:t>(</w:t>
      </w:r>
      <w:proofErr w:type="gramEnd"/>
      <w:r w:rsidR="00EC7769" w:rsidRPr="002E2661">
        <w:rPr>
          <w:b/>
          <w:i/>
        </w:rPr>
        <w:t>)</w:t>
      </w:r>
      <w:r w:rsidR="00EC7769" w:rsidRPr="002E2661">
        <w:t xml:space="preserve"> должна работать в МК (</w:t>
      </w:r>
      <w:proofErr w:type="spellStart"/>
      <w:r w:rsidR="00EC7769" w:rsidRPr="002E2661">
        <w:rPr>
          <w:i/>
          <w:iCs/>
        </w:rPr>
        <w:t>Master</w:t>
      </w:r>
      <w:proofErr w:type="spellEnd"/>
      <w:r w:rsidR="00EC7769" w:rsidRPr="002E2661">
        <w:t xml:space="preserve"> или </w:t>
      </w:r>
      <w:proofErr w:type="spellStart"/>
      <w:r w:rsidR="00EC7769" w:rsidRPr="002E2661">
        <w:rPr>
          <w:i/>
          <w:iCs/>
        </w:rPr>
        <w:t>Slave</w:t>
      </w:r>
      <w:proofErr w:type="spellEnd"/>
      <w:r w:rsidR="00EC7769" w:rsidRPr="002E2661">
        <w:t xml:space="preserve">), вывод которого непосредственно подключен к светодиоду. Функция </w:t>
      </w:r>
      <w:proofErr w:type="spellStart"/>
      <w:r w:rsidR="00EC7769" w:rsidRPr="002E2661">
        <w:rPr>
          <w:b/>
          <w:i/>
        </w:rPr>
        <w:t>Indication_</w:t>
      </w:r>
      <w:proofErr w:type="gramStart"/>
      <w:r w:rsidR="00EC7769" w:rsidRPr="002E2661">
        <w:rPr>
          <w:b/>
          <w:i/>
        </w:rPr>
        <w:t>ctorDummy</w:t>
      </w:r>
      <w:proofErr w:type="spellEnd"/>
      <w:r w:rsidR="00EC7769" w:rsidRPr="002E2661">
        <w:rPr>
          <w:b/>
          <w:i/>
        </w:rPr>
        <w:t>(</w:t>
      </w:r>
      <w:proofErr w:type="gramEnd"/>
      <w:r w:rsidR="00EC7769" w:rsidRPr="002E2661">
        <w:rPr>
          <w:b/>
          <w:i/>
        </w:rPr>
        <w:t>)</w:t>
      </w:r>
      <w:r w:rsidR="00EC7769" w:rsidRPr="002E2661">
        <w:t xml:space="preserve"> должна работать в МК (</w:t>
      </w:r>
      <w:proofErr w:type="spellStart"/>
      <w:r w:rsidR="00EC7769" w:rsidRPr="002E2661">
        <w:rPr>
          <w:i/>
          <w:iCs/>
        </w:rPr>
        <w:t>Master</w:t>
      </w:r>
      <w:proofErr w:type="spellEnd"/>
      <w:r w:rsidR="00EC7769" w:rsidRPr="002E2661">
        <w:t xml:space="preserve"> или </w:t>
      </w:r>
      <w:proofErr w:type="spellStart"/>
      <w:r w:rsidR="00EC7769" w:rsidRPr="002E2661">
        <w:rPr>
          <w:i/>
          <w:iCs/>
        </w:rPr>
        <w:t>Slave</w:t>
      </w:r>
      <w:proofErr w:type="spellEnd"/>
      <w:r w:rsidR="00EC7769" w:rsidRPr="002E2661">
        <w:t xml:space="preserve">), который не управляет светодиодом. </w:t>
      </w:r>
    </w:p>
    <w:p w14:paraId="5A4570F3" w14:textId="77777777" w:rsidR="00B2411C" w:rsidRPr="002E2661" w:rsidRDefault="00B2411C" w:rsidP="00B2411C">
      <w:pPr>
        <w:pStyle w:val="a4"/>
      </w:pPr>
      <w:r w:rsidRPr="002E2661">
        <w:t>Для обеспечения функционирования индикаторов необходимо</w:t>
      </w:r>
      <w:r w:rsidR="00842BD7" w:rsidRPr="002E2661">
        <w:t xml:space="preserve"> </w:t>
      </w:r>
      <w:r w:rsidRPr="002E2661">
        <w:t xml:space="preserve">вызывать функцию </w:t>
      </w:r>
      <w:proofErr w:type="spellStart"/>
      <w:r w:rsidRPr="002E2661">
        <w:rPr>
          <w:b/>
          <w:i/>
        </w:rPr>
        <w:t>Indication_</w:t>
      </w:r>
      <w:proofErr w:type="gramStart"/>
      <w:r w:rsidRPr="002E2661">
        <w:rPr>
          <w:b/>
          <w:i/>
        </w:rPr>
        <w:t>run</w:t>
      </w:r>
      <w:proofErr w:type="spellEnd"/>
      <w:r w:rsidR="00842BD7" w:rsidRPr="002E2661">
        <w:rPr>
          <w:b/>
          <w:i/>
        </w:rPr>
        <w:t>(</w:t>
      </w:r>
      <w:proofErr w:type="gramEnd"/>
      <w:r w:rsidR="00842BD7" w:rsidRPr="002E2661">
        <w:rPr>
          <w:b/>
          <w:i/>
        </w:rPr>
        <w:t>)</w:t>
      </w:r>
      <w:r w:rsidR="00842BD7" w:rsidRPr="002E2661">
        <w:t xml:space="preserve"> </w:t>
      </w:r>
      <w:r w:rsidR="00710536" w:rsidRPr="002E2661">
        <w:t xml:space="preserve">для каждого созданного объекта </w:t>
      </w:r>
      <w:r w:rsidR="00842BD7" w:rsidRPr="002E2661">
        <w:t xml:space="preserve">с периодичностью </w:t>
      </w:r>
      <w:r w:rsidR="00710536" w:rsidRPr="002E2661">
        <w:t xml:space="preserve">один </w:t>
      </w:r>
      <w:r w:rsidR="00842BD7" w:rsidRPr="002E2661">
        <w:t>раз в миллисекунду</w:t>
      </w:r>
      <w:r w:rsidRPr="002E2661">
        <w:t xml:space="preserve">. В качестве параметра этой функции необходимо передать структуру </w:t>
      </w:r>
      <w:r w:rsidR="00710536" w:rsidRPr="002E2661">
        <w:t xml:space="preserve">типа </w:t>
      </w:r>
      <w:proofErr w:type="spellStart"/>
      <w:r w:rsidRPr="002E2661">
        <w:rPr>
          <w:i/>
        </w:rPr>
        <w:t>indOutput_type</w:t>
      </w:r>
      <w:proofErr w:type="spellEnd"/>
      <w:r w:rsidR="00DD34DF" w:rsidRPr="002E2661">
        <w:t>,</w:t>
      </w:r>
      <w:r w:rsidRPr="002E2661">
        <w:t xml:space="preserve"> соответствующую конкретному индикатору.</w:t>
      </w:r>
    </w:p>
    <w:p w14:paraId="033DB24E" w14:textId="6816F204" w:rsidR="00B2411C" w:rsidRPr="002E2661" w:rsidRDefault="00B2411C" w:rsidP="00B2411C">
      <w:pPr>
        <w:pStyle w:val="a4"/>
      </w:pPr>
      <w:r w:rsidRPr="002E2661">
        <w:t xml:space="preserve">Для включения и выключения индикатора необходимо использовать функции </w:t>
      </w:r>
      <w:proofErr w:type="spellStart"/>
      <w:r w:rsidRPr="002E2661">
        <w:rPr>
          <w:b/>
          <w:i/>
        </w:rPr>
        <w:t>Indication_</w:t>
      </w:r>
      <w:proofErr w:type="gramStart"/>
      <w:r w:rsidRPr="002E2661">
        <w:rPr>
          <w:b/>
          <w:i/>
        </w:rPr>
        <w:t>on</w:t>
      </w:r>
      <w:proofErr w:type="spellEnd"/>
      <w:r w:rsidR="00EA30C8" w:rsidRPr="002E2661">
        <w:rPr>
          <w:b/>
          <w:i/>
        </w:rPr>
        <w:t>(</w:t>
      </w:r>
      <w:proofErr w:type="gramEnd"/>
      <w:r w:rsidR="00EA30C8" w:rsidRPr="002E2661">
        <w:t>)</w:t>
      </w:r>
      <w:r w:rsidRPr="002E2661">
        <w:t xml:space="preserve"> и </w:t>
      </w:r>
      <w:proofErr w:type="spellStart"/>
      <w:r w:rsidRPr="002E2661">
        <w:rPr>
          <w:b/>
          <w:i/>
        </w:rPr>
        <w:t>Indication_off</w:t>
      </w:r>
      <w:proofErr w:type="spellEnd"/>
      <w:r w:rsidR="00EA30C8" w:rsidRPr="002E2661">
        <w:rPr>
          <w:b/>
          <w:i/>
        </w:rPr>
        <w:t>()</w:t>
      </w:r>
      <w:r w:rsidRPr="002E2661">
        <w:t xml:space="preserve">. Для включения индикатора на заданный промежуток времени необходимо использовать </w:t>
      </w:r>
      <w:r w:rsidR="00545117" w:rsidRPr="002E2661">
        <w:t xml:space="preserve">функцию </w:t>
      </w:r>
      <w:proofErr w:type="spellStart"/>
      <w:r w:rsidRPr="002E2661">
        <w:rPr>
          <w:b/>
          <w:i/>
        </w:rPr>
        <w:t>Indication_</w:t>
      </w:r>
      <w:proofErr w:type="gramStart"/>
      <w:r w:rsidRPr="002E2661">
        <w:rPr>
          <w:b/>
          <w:i/>
        </w:rPr>
        <w:t>pulseOn</w:t>
      </w:r>
      <w:proofErr w:type="spellEnd"/>
      <w:r w:rsidR="005F44D7" w:rsidRPr="002E2661">
        <w:rPr>
          <w:b/>
          <w:i/>
        </w:rPr>
        <w:t>(</w:t>
      </w:r>
      <w:proofErr w:type="gramEnd"/>
      <w:r w:rsidR="005F44D7" w:rsidRPr="002E2661">
        <w:rPr>
          <w:b/>
          <w:i/>
        </w:rPr>
        <w:t>)</w:t>
      </w:r>
      <w:r w:rsidR="00953988" w:rsidRPr="002E2661">
        <w:rPr>
          <w:b/>
          <w:i/>
        </w:rPr>
        <w:t xml:space="preserve"> </w:t>
      </w:r>
      <w:r w:rsidRPr="002E2661">
        <w:t xml:space="preserve">задав </w:t>
      </w:r>
      <w:r w:rsidR="00953988" w:rsidRPr="002E2661">
        <w:t>время,</w:t>
      </w:r>
      <w:r w:rsidRPr="002E2661">
        <w:t xml:space="preserve"> на которое индикатор сменит свое состояние. Для запуска циклического включения и выключения индикатора </w:t>
      </w:r>
      <w:r w:rsidR="00710536" w:rsidRPr="002E2661">
        <w:t xml:space="preserve">(мигания) </w:t>
      </w:r>
      <w:r w:rsidRPr="002E2661">
        <w:t>с заданной длиной импульса и паузы</w:t>
      </w:r>
      <w:r w:rsidR="00710536" w:rsidRPr="002E2661">
        <w:t xml:space="preserve"> необходимо использовать функци</w:t>
      </w:r>
      <w:r w:rsidR="00D7391E" w:rsidRPr="002E2661">
        <w:t>ю</w:t>
      </w:r>
      <w:r w:rsidR="00710536" w:rsidRPr="002E2661">
        <w:t xml:space="preserve"> </w:t>
      </w:r>
      <w:proofErr w:type="spellStart"/>
      <w:r w:rsidR="00710536" w:rsidRPr="002E2661">
        <w:rPr>
          <w:b/>
          <w:i/>
        </w:rPr>
        <w:t>Indication_</w:t>
      </w:r>
      <w:proofErr w:type="gramStart"/>
      <w:r w:rsidR="00710536" w:rsidRPr="002E2661">
        <w:rPr>
          <w:b/>
          <w:i/>
        </w:rPr>
        <w:t>blink</w:t>
      </w:r>
      <w:proofErr w:type="spellEnd"/>
      <w:r w:rsidR="00710536" w:rsidRPr="002E2661">
        <w:rPr>
          <w:b/>
          <w:i/>
        </w:rPr>
        <w:t>(</w:t>
      </w:r>
      <w:proofErr w:type="gramEnd"/>
      <w:r w:rsidR="00710536" w:rsidRPr="002E2661">
        <w:rPr>
          <w:b/>
          <w:i/>
        </w:rPr>
        <w:t>)</w:t>
      </w:r>
      <w:r w:rsidR="00710536" w:rsidRPr="002E2661">
        <w:t>. Д</w:t>
      </w:r>
      <w:r w:rsidR="007D7958" w:rsidRPr="002E2661">
        <w:t xml:space="preserve">ля задания двойного периода </w:t>
      </w:r>
      <w:r w:rsidR="00710536" w:rsidRPr="002E2661">
        <w:t xml:space="preserve">циклического включения и выключения индикатора (двойного мигания) </w:t>
      </w:r>
      <w:r w:rsidRPr="002E2661">
        <w:t>необходимо и</w:t>
      </w:r>
      <w:r w:rsidR="00D7391E" w:rsidRPr="002E2661">
        <w:t xml:space="preserve">спользовать функцию </w:t>
      </w:r>
      <w:r w:rsidRPr="002E2661">
        <w:rPr>
          <w:b/>
          <w:i/>
        </w:rPr>
        <w:t>Indication_blink2</w:t>
      </w:r>
      <w:r w:rsidR="00EA30C8" w:rsidRPr="002E2661">
        <w:rPr>
          <w:b/>
          <w:i/>
        </w:rPr>
        <w:t>()</w:t>
      </w:r>
      <w:r w:rsidRPr="002E2661">
        <w:t>.</w:t>
      </w:r>
    </w:p>
    <w:p w14:paraId="70EDFB74" w14:textId="77777777" w:rsidR="00016487" w:rsidRPr="002E2661" w:rsidRDefault="00016487" w:rsidP="00016487">
      <w:pPr>
        <w:pStyle w:val="40"/>
      </w:pPr>
      <w:r w:rsidRPr="002E2661">
        <w:lastRenderedPageBreak/>
        <w:t xml:space="preserve">Модуль </w:t>
      </w:r>
      <w:proofErr w:type="spellStart"/>
      <w:r w:rsidRPr="002E2661">
        <w:t>LedFailure</w:t>
      </w:r>
      <w:proofErr w:type="spellEnd"/>
    </w:p>
    <w:p w14:paraId="74D475EB" w14:textId="77777777" w:rsidR="00016487" w:rsidRPr="002E2661" w:rsidRDefault="00016487" w:rsidP="00016487">
      <w:pPr>
        <w:pStyle w:val="5"/>
      </w:pPr>
      <w:r w:rsidRPr="002E2661">
        <w:t>Назначение</w:t>
      </w:r>
    </w:p>
    <w:p w14:paraId="15BCB4FB" w14:textId="77777777" w:rsidR="00016487" w:rsidRPr="002E2661" w:rsidRDefault="00016487" w:rsidP="00016487">
      <w:pPr>
        <w:pStyle w:val="a4"/>
      </w:pPr>
      <w:r w:rsidRPr="002E2661">
        <w:t>Управление светодиодным индикатором «ОТКАЗ», расположенным на передней панели прибора.</w:t>
      </w:r>
    </w:p>
    <w:p w14:paraId="0377B75C" w14:textId="77777777" w:rsidR="00016487" w:rsidRPr="002E2661" w:rsidRDefault="00016487" w:rsidP="00016487">
      <w:pPr>
        <w:pStyle w:val="5"/>
      </w:pPr>
      <w:r w:rsidRPr="002E2661">
        <w:t>Описание</w:t>
      </w:r>
    </w:p>
    <w:p w14:paraId="22C2046A" w14:textId="77777777" w:rsidR="00534ADB" w:rsidRPr="002E2661" w:rsidRDefault="00534ADB" w:rsidP="00FE686A">
      <w:pPr>
        <w:pStyle w:val="affffa"/>
        <w:spacing w:after="240"/>
        <w:rPr>
          <w:bCs/>
          <w:iCs/>
        </w:rPr>
      </w:pPr>
      <w:r w:rsidRPr="002E2661">
        <w:t xml:space="preserve">Модуль </w:t>
      </w:r>
      <w:proofErr w:type="spellStart"/>
      <w:r w:rsidRPr="002E2661">
        <w:rPr>
          <w:rStyle w:val="affffff7"/>
        </w:rPr>
        <w:t>LedFailure</w:t>
      </w:r>
      <w:proofErr w:type="spellEnd"/>
      <w:r w:rsidRPr="002E2661">
        <w:t xml:space="preserve"> обеспечивает управление светодиодным индикатором «ОТКАЗ», находящимся на передней панели прибора. Этот светодиодный индикатор имеет </w:t>
      </w:r>
      <w:r w:rsidR="000E1CDF" w:rsidRPr="002E2661">
        <w:t>схему управления</w:t>
      </w:r>
      <w:r w:rsidRPr="002E2661">
        <w:t>, котор</w:t>
      </w:r>
      <w:r w:rsidR="000E1CDF" w:rsidRPr="002E2661">
        <w:t>ая</w:t>
      </w:r>
      <w:r w:rsidRPr="002E2661">
        <w:t xml:space="preserve"> </w:t>
      </w:r>
      <w:r w:rsidR="006F2505" w:rsidRPr="002E2661">
        <w:t>отличается от</w:t>
      </w:r>
      <w:r w:rsidR="000E1CDF" w:rsidRPr="002E2661">
        <w:t xml:space="preserve"> всех других светодиодных индикаторов. Поэтому управление им вынесено в отдельный модуль. Для включения и выключения индикатора «ОТКАЗ» необходимо использовать функци</w:t>
      </w:r>
      <w:r w:rsidR="006F2505" w:rsidRPr="002E2661">
        <w:t>ю</w:t>
      </w:r>
      <w:r w:rsidR="000E1CDF" w:rsidRPr="002E2661">
        <w:t xml:space="preserve"> </w:t>
      </w:r>
      <w:proofErr w:type="spellStart"/>
      <w:r w:rsidR="000E1CDF" w:rsidRPr="002E2661">
        <w:rPr>
          <w:b/>
          <w:i/>
        </w:rPr>
        <w:t>LedFailure_</w:t>
      </w:r>
      <w:proofErr w:type="gramStart"/>
      <w:r w:rsidR="000E1CDF" w:rsidRPr="002E2661">
        <w:rPr>
          <w:b/>
          <w:i/>
        </w:rPr>
        <w:t>set</w:t>
      </w:r>
      <w:proofErr w:type="spellEnd"/>
      <w:r w:rsidR="000E1CDF" w:rsidRPr="002E2661">
        <w:rPr>
          <w:b/>
          <w:i/>
        </w:rPr>
        <w:t>(</w:t>
      </w:r>
      <w:proofErr w:type="gramEnd"/>
      <w:r w:rsidR="000E1CDF" w:rsidRPr="002E2661">
        <w:rPr>
          <w:b/>
          <w:i/>
        </w:rPr>
        <w:t>)</w:t>
      </w:r>
      <w:r w:rsidR="006F2505" w:rsidRPr="002E2661">
        <w:rPr>
          <w:b/>
          <w:i/>
        </w:rPr>
        <w:t>.</w:t>
      </w:r>
      <w:r w:rsidR="001E7ED1" w:rsidRPr="002E2661">
        <w:rPr>
          <w:b/>
          <w:i/>
        </w:rPr>
        <w:t xml:space="preserve"> </w:t>
      </w:r>
    </w:p>
    <w:p w14:paraId="08300EA2" w14:textId="77777777" w:rsidR="001E767E" w:rsidRPr="002E2661" w:rsidRDefault="00767864" w:rsidP="00747915">
      <w:pPr>
        <w:pStyle w:val="3"/>
        <w:rPr>
          <w:lang w:val="ru-RU"/>
        </w:rPr>
      </w:pPr>
      <w:bookmarkStart w:id="143" w:name="_Ref2073742"/>
      <w:bookmarkStart w:id="144" w:name="_Ref2073749"/>
      <w:bookmarkStart w:id="145" w:name="_Ref2074019"/>
      <w:bookmarkStart w:id="146" w:name="_Ref2076468"/>
      <w:bookmarkStart w:id="147" w:name="_Toc50027349"/>
      <w:r w:rsidRPr="002E2661">
        <w:rPr>
          <w:lang w:val="ru-RU"/>
        </w:rPr>
        <w:t xml:space="preserve">Компонент </w:t>
      </w:r>
      <w:bookmarkEnd w:id="143"/>
      <w:bookmarkEnd w:id="144"/>
      <w:bookmarkEnd w:id="145"/>
      <w:bookmarkEnd w:id="146"/>
      <w:proofErr w:type="spellStart"/>
      <w:r w:rsidR="00D13CD6" w:rsidRPr="002E2661">
        <w:rPr>
          <w:lang w:val="ru-RU"/>
        </w:rPr>
        <w:t>Initial</w:t>
      </w:r>
      <w:bookmarkEnd w:id="147"/>
      <w:proofErr w:type="spellEnd"/>
    </w:p>
    <w:p w14:paraId="36AE1234" w14:textId="77777777" w:rsidR="001E767E" w:rsidRPr="002E2661" w:rsidRDefault="001E767E" w:rsidP="00747915">
      <w:pPr>
        <w:pStyle w:val="40"/>
      </w:pPr>
      <w:r w:rsidRPr="002E2661">
        <w:t>Назначение</w:t>
      </w:r>
    </w:p>
    <w:p w14:paraId="4EFD14F4" w14:textId="77777777" w:rsidR="001E767E" w:rsidRPr="002E2661" w:rsidRDefault="001E767E" w:rsidP="00D840A9">
      <w:pPr>
        <w:pStyle w:val="a4"/>
        <w:rPr>
          <w:b/>
        </w:rPr>
      </w:pPr>
      <w:r w:rsidRPr="002E2661">
        <w:t>Компонент предназначен для выполнения служебных функций при запуске программы.</w:t>
      </w:r>
    </w:p>
    <w:p w14:paraId="5E19BA18" w14:textId="77777777" w:rsidR="001E767E" w:rsidRPr="002E2661" w:rsidRDefault="008E6435" w:rsidP="00747915">
      <w:pPr>
        <w:pStyle w:val="40"/>
      </w:pPr>
      <w:r w:rsidRPr="002E2661">
        <w:t>Состав</w:t>
      </w:r>
    </w:p>
    <w:p w14:paraId="1C050250" w14:textId="6614A088" w:rsidR="00F829C9" w:rsidRPr="002E2661" w:rsidRDefault="001E767E" w:rsidP="00D840A9">
      <w:pPr>
        <w:pStyle w:val="affffff9"/>
        <w:rPr>
          <w:b/>
        </w:rPr>
      </w:pPr>
      <w:r w:rsidRPr="002E2661">
        <w:t xml:space="preserve">Компонент состоит из </w:t>
      </w:r>
      <w:r w:rsidR="00F240CE" w:rsidRPr="002E2661">
        <w:t>следующих</w:t>
      </w:r>
      <w:r w:rsidRPr="002E2661">
        <w:t xml:space="preserve"> модулей:</w:t>
      </w:r>
    </w:p>
    <w:p w14:paraId="07367781" w14:textId="77777777" w:rsidR="001E767E" w:rsidRPr="002E2661" w:rsidRDefault="001E767E" w:rsidP="00002ADB">
      <w:pPr>
        <w:pStyle w:val="a"/>
        <w:ind w:left="0" w:firstLine="709"/>
        <w:rPr>
          <w:b/>
          <w:lang w:val="ru-RU"/>
        </w:rPr>
      </w:pPr>
      <w:proofErr w:type="spellStart"/>
      <w:r w:rsidRPr="002E2661">
        <w:rPr>
          <w:i/>
          <w:iCs/>
          <w:lang w:val="ru-RU"/>
        </w:rPr>
        <w:t>CheckCauseReset</w:t>
      </w:r>
      <w:proofErr w:type="spellEnd"/>
      <w:r w:rsidRPr="002E2661">
        <w:rPr>
          <w:lang w:val="ru-RU"/>
        </w:rPr>
        <w:t xml:space="preserve"> – проверка причин сброса МК;</w:t>
      </w:r>
    </w:p>
    <w:p w14:paraId="4F934B6E" w14:textId="77777777" w:rsidR="006673E6" w:rsidRPr="002E2661" w:rsidRDefault="006673E6" w:rsidP="00002ADB">
      <w:pPr>
        <w:pStyle w:val="a"/>
        <w:ind w:left="0" w:firstLine="709"/>
        <w:rPr>
          <w:b/>
          <w:lang w:val="ru-RU"/>
        </w:rPr>
      </w:pPr>
      <w:proofErr w:type="spellStart"/>
      <w:r w:rsidRPr="002E2661">
        <w:rPr>
          <w:i/>
          <w:iCs/>
          <w:lang w:val="ru-RU"/>
        </w:rPr>
        <w:t>IdentHex</w:t>
      </w:r>
      <w:proofErr w:type="spellEnd"/>
      <w:r w:rsidRPr="002E2661">
        <w:rPr>
          <w:lang w:val="ru-RU"/>
        </w:rPr>
        <w:t xml:space="preserve"> – запись в EEPROM дат</w:t>
      </w:r>
      <w:r w:rsidR="00CF76C0" w:rsidRPr="002E2661">
        <w:rPr>
          <w:lang w:val="ru-RU"/>
        </w:rPr>
        <w:t>ы</w:t>
      </w:r>
      <w:r w:rsidRPr="002E2661">
        <w:rPr>
          <w:lang w:val="ru-RU"/>
        </w:rPr>
        <w:t xml:space="preserve"> сборки и верси</w:t>
      </w:r>
      <w:r w:rsidR="00CF76C0" w:rsidRPr="002E2661">
        <w:rPr>
          <w:lang w:val="ru-RU"/>
        </w:rPr>
        <w:t>и</w:t>
      </w:r>
      <w:r w:rsidRPr="002E2661">
        <w:rPr>
          <w:lang w:val="ru-RU"/>
        </w:rPr>
        <w:t xml:space="preserve"> прошивки;</w:t>
      </w:r>
    </w:p>
    <w:p w14:paraId="60C1A44F" w14:textId="77777777" w:rsidR="006673E6" w:rsidRPr="002E2661" w:rsidRDefault="006673E6" w:rsidP="00002ADB">
      <w:pPr>
        <w:pStyle w:val="a"/>
        <w:ind w:left="0" w:firstLine="709"/>
        <w:rPr>
          <w:b/>
          <w:lang w:val="ru-RU"/>
        </w:rPr>
      </w:pPr>
      <w:proofErr w:type="spellStart"/>
      <w:r w:rsidRPr="002E2661">
        <w:rPr>
          <w:i/>
          <w:iCs/>
          <w:lang w:val="ru-RU"/>
        </w:rPr>
        <w:t>TimeBeginSynchronization</w:t>
      </w:r>
      <w:proofErr w:type="spellEnd"/>
      <w:r w:rsidRPr="002E2661">
        <w:rPr>
          <w:lang w:val="ru-RU"/>
        </w:rPr>
        <w:t xml:space="preserve"> – начальная синхронизация двух МК при запуске прибора</w:t>
      </w:r>
      <w:r w:rsidR="00D840A9" w:rsidRPr="002E2661">
        <w:rPr>
          <w:lang w:val="ru-RU"/>
        </w:rPr>
        <w:t>;</w:t>
      </w:r>
    </w:p>
    <w:p w14:paraId="7FC9535F" w14:textId="77777777" w:rsidR="00D840A9" w:rsidRPr="002E2661" w:rsidRDefault="00D840A9" w:rsidP="00002ADB">
      <w:pPr>
        <w:pStyle w:val="a"/>
        <w:ind w:left="0" w:firstLine="709"/>
        <w:rPr>
          <w:bCs/>
          <w:lang w:val="ru-RU"/>
        </w:rPr>
      </w:pPr>
      <w:proofErr w:type="spellStart"/>
      <w:r w:rsidRPr="002E2661">
        <w:rPr>
          <w:bCs/>
          <w:i/>
          <w:iCs/>
          <w:lang w:val="ru-RU"/>
        </w:rPr>
        <w:t>TimeSynchronizationPorts</w:t>
      </w:r>
      <w:proofErr w:type="spellEnd"/>
      <w:r w:rsidRPr="002E2661">
        <w:rPr>
          <w:bCs/>
          <w:lang w:val="ru-RU"/>
        </w:rPr>
        <w:t xml:space="preserve"> – порты для временной синхронизации МК.</w:t>
      </w:r>
    </w:p>
    <w:p w14:paraId="69905A32" w14:textId="77777777" w:rsidR="00331879" w:rsidRPr="002E2661" w:rsidRDefault="00331879" w:rsidP="00747915">
      <w:pPr>
        <w:pStyle w:val="40"/>
      </w:pPr>
      <w:bookmarkStart w:id="148" w:name="_Ref7504687"/>
      <w:r w:rsidRPr="002E2661">
        <w:t xml:space="preserve">Модуль </w:t>
      </w:r>
      <w:proofErr w:type="spellStart"/>
      <w:r w:rsidRPr="002E2661">
        <w:t>CheckCauseReset</w:t>
      </w:r>
      <w:bookmarkEnd w:id="148"/>
      <w:proofErr w:type="spellEnd"/>
    </w:p>
    <w:p w14:paraId="61E12593" w14:textId="77777777" w:rsidR="00331879" w:rsidRPr="002E2661" w:rsidRDefault="00331879" w:rsidP="002F6B6A">
      <w:pPr>
        <w:pStyle w:val="5"/>
      </w:pPr>
      <w:r w:rsidRPr="002E2661">
        <w:t>Назначение</w:t>
      </w:r>
    </w:p>
    <w:p w14:paraId="156B6A72" w14:textId="77777777" w:rsidR="00331879" w:rsidRPr="002E2661" w:rsidRDefault="00331879" w:rsidP="00331879">
      <w:pPr>
        <w:pStyle w:val="a4"/>
      </w:pPr>
      <w:r w:rsidRPr="002E2661">
        <w:t xml:space="preserve">Модуль </w:t>
      </w:r>
      <w:proofErr w:type="spellStart"/>
      <w:r w:rsidRPr="002E2661">
        <w:rPr>
          <w:i/>
          <w:iCs/>
        </w:rPr>
        <w:t>CheckCauseReset</w:t>
      </w:r>
      <w:proofErr w:type="spellEnd"/>
      <w:r w:rsidRPr="002E2661">
        <w:t xml:space="preserve"> предназначен для определения причин сброса МК. При корректном </w:t>
      </w:r>
      <w:r w:rsidR="00CF76C0" w:rsidRPr="002E2661">
        <w:t>сбросе</w:t>
      </w:r>
      <w:r w:rsidRPr="002E2661">
        <w:t xml:space="preserve"> МК (корректным считается сброс по включению питания или по сигналу внешнего сброса на входе MCLR) выполнение </w:t>
      </w:r>
      <w:r w:rsidRPr="002E2661">
        <w:lastRenderedPageBreak/>
        <w:t>программы продолжается. При любой другой причине сброса прибор переходит в 3С. Таким образом контролируется корректность запуска МК по включению питания</w:t>
      </w:r>
      <w:r w:rsidR="0039229D" w:rsidRPr="002E2661">
        <w:t xml:space="preserve"> прибора</w:t>
      </w:r>
      <w:r w:rsidRPr="002E2661">
        <w:t>.</w:t>
      </w:r>
    </w:p>
    <w:p w14:paraId="54DF5C6C" w14:textId="77777777" w:rsidR="00331879" w:rsidRPr="002E2661" w:rsidRDefault="00331879" w:rsidP="002F6B6A">
      <w:pPr>
        <w:pStyle w:val="5"/>
      </w:pPr>
      <w:r w:rsidRPr="002E2661">
        <w:t>Описание</w:t>
      </w:r>
    </w:p>
    <w:p w14:paraId="17E9803E" w14:textId="77777777" w:rsidR="00331879" w:rsidRPr="002E2661" w:rsidRDefault="00331879" w:rsidP="00331879">
      <w:pPr>
        <w:pStyle w:val="affffa"/>
      </w:pPr>
      <w:r w:rsidRPr="002E2661">
        <w:t xml:space="preserve">Основная рабочая функция модуля </w:t>
      </w:r>
      <w:proofErr w:type="spellStart"/>
      <w:r w:rsidRPr="002E2661">
        <w:rPr>
          <w:b/>
          <w:i/>
        </w:rPr>
        <w:t>checkCauseReset_</w:t>
      </w:r>
      <w:proofErr w:type="gramStart"/>
      <w:r w:rsidRPr="002E2661">
        <w:rPr>
          <w:b/>
          <w:i/>
        </w:rPr>
        <w:t>run</w:t>
      </w:r>
      <w:proofErr w:type="spellEnd"/>
      <w:r w:rsidRPr="002E2661">
        <w:rPr>
          <w:b/>
          <w:i/>
        </w:rPr>
        <w:t>(</w:t>
      </w:r>
      <w:proofErr w:type="gramEnd"/>
      <w:r w:rsidRPr="002E2661">
        <w:rPr>
          <w:b/>
          <w:i/>
        </w:rPr>
        <w:t>)</w:t>
      </w:r>
      <w:r w:rsidRPr="002E2661">
        <w:t xml:space="preserve"> вызывается первой в главном потоке управления и выполняет следующие действия:</w:t>
      </w:r>
    </w:p>
    <w:p w14:paraId="73E9784D" w14:textId="77777777" w:rsidR="00331879" w:rsidRPr="002E2661" w:rsidRDefault="00331879" w:rsidP="00C965E5">
      <w:pPr>
        <w:pStyle w:val="a"/>
        <w:ind w:left="0" w:firstLine="709"/>
        <w:rPr>
          <w:lang w:val="ru-RU"/>
        </w:rPr>
      </w:pPr>
      <w:r w:rsidRPr="002E2661">
        <w:rPr>
          <w:lang w:val="ru-RU"/>
        </w:rPr>
        <w:t>проверяет содержимое регистра RCON (</w:t>
      </w:r>
      <w:proofErr w:type="spellStart"/>
      <w:r w:rsidRPr="002E2661">
        <w:rPr>
          <w:lang w:val="ru-RU"/>
        </w:rPr>
        <w:t>Reset</w:t>
      </w:r>
      <w:proofErr w:type="spellEnd"/>
      <w:r w:rsidRPr="002E2661">
        <w:rPr>
          <w:lang w:val="ru-RU"/>
        </w:rPr>
        <w:t xml:space="preserve"> </w:t>
      </w:r>
      <w:proofErr w:type="spellStart"/>
      <w:r w:rsidRPr="002E2661">
        <w:rPr>
          <w:lang w:val="ru-RU"/>
        </w:rPr>
        <w:t>Control</w:t>
      </w:r>
      <w:proofErr w:type="spellEnd"/>
      <w:r w:rsidRPr="002E2661">
        <w:rPr>
          <w:lang w:val="ru-RU"/>
        </w:rPr>
        <w:t xml:space="preserve"> </w:t>
      </w:r>
      <w:proofErr w:type="spellStart"/>
      <w:r w:rsidRPr="002E2661">
        <w:rPr>
          <w:lang w:val="ru-RU"/>
        </w:rPr>
        <w:t>Register</w:t>
      </w:r>
      <w:proofErr w:type="spellEnd"/>
      <w:r w:rsidRPr="002E2661">
        <w:rPr>
          <w:lang w:val="ru-RU"/>
        </w:rPr>
        <w:t>), при некорректном сбросе (причины сброса, отличные от сброса по питанию и</w:t>
      </w:r>
      <w:r w:rsidR="00CF76C0" w:rsidRPr="002E2661">
        <w:rPr>
          <w:lang w:val="ru-RU"/>
        </w:rPr>
        <w:t>ли</w:t>
      </w:r>
      <w:r w:rsidRPr="002E2661">
        <w:rPr>
          <w:lang w:val="ru-RU"/>
        </w:rPr>
        <w:t xml:space="preserve"> внешнего сброса) – переводит прибор в 3С с сохранением регистра RCON в «черном ящике» (массиве, содержащем информацию, уточняющую причину ЗС);</w:t>
      </w:r>
    </w:p>
    <w:p w14:paraId="5EB92180" w14:textId="77777777" w:rsidR="00331879" w:rsidRPr="002E2661" w:rsidRDefault="00331879" w:rsidP="00C965E5">
      <w:pPr>
        <w:pStyle w:val="a"/>
        <w:ind w:left="0" w:firstLine="709"/>
        <w:rPr>
          <w:lang w:val="ru-RU"/>
        </w:rPr>
      </w:pPr>
      <w:r w:rsidRPr="002E2661">
        <w:rPr>
          <w:lang w:val="ru-RU"/>
        </w:rPr>
        <w:t xml:space="preserve">при корректном сбросе обнуляет биты признаков причин сброса в регистре </w:t>
      </w:r>
      <w:r w:rsidR="00D26470" w:rsidRPr="002E2661">
        <w:rPr>
          <w:lang w:val="ru-RU"/>
        </w:rPr>
        <w:t>RCON,</w:t>
      </w:r>
      <w:r w:rsidRPr="002E2661">
        <w:rPr>
          <w:lang w:val="ru-RU"/>
        </w:rPr>
        <w:t xml:space="preserve"> и программа продолжает работать далее.</w:t>
      </w:r>
    </w:p>
    <w:p w14:paraId="7F470B54" w14:textId="77777777" w:rsidR="00331879" w:rsidRPr="002E2661" w:rsidRDefault="00331879" w:rsidP="00747915">
      <w:pPr>
        <w:pStyle w:val="40"/>
      </w:pPr>
      <w:r w:rsidRPr="002E2661">
        <w:t xml:space="preserve">Модуль </w:t>
      </w:r>
      <w:proofErr w:type="spellStart"/>
      <w:r w:rsidRPr="002E2661">
        <w:t>TimeBeginSynchronization</w:t>
      </w:r>
      <w:proofErr w:type="spellEnd"/>
    </w:p>
    <w:p w14:paraId="638AA1EE" w14:textId="77777777" w:rsidR="00331879" w:rsidRPr="002E2661" w:rsidRDefault="00331879" w:rsidP="002F6B6A">
      <w:pPr>
        <w:pStyle w:val="5"/>
      </w:pPr>
      <w:r w:rsidRPr="002E2661">
        <w:t>Назначение</w:t>
      </w:r>
    </w:p>
    <w:p w14:paraId="58731096" w14:textId="77777777" w:rsidR="00331879" w:rsidRPr="002E2661" w:rsidRDefault="00331879" w:rsidP="00331879">
      <w:pPr>
        <w:pStyle w:val="a4"/>
      </w:pPr>
      <w:r w:rsidRPr="002E2661">
        <w:t xml:space="preserve">Модуль </w:t>
      </w:r>
      <w:proofErr w:type="spellStart"/>
      <w:r w:rsidRPr="002E2661">
        <w:rPr>
          <w:rStyle w:val="affffff7"/>
        </w:rPr>
        <w:t>TimeSynchronization</w:t>
      </w:r>
      <w:proofErr w:type="spellEnd"/>
      <w:r w:rsidRPr="002E2661">
        <w:t xml:space="preserve"> предназначен для решения задачи начальной синхронизация МК по времени.</w:t>
      </w:r>
    </w:p>
    <w:p w14:paraId="51501E43" w14:textId="77777777" w:rsidR="00331879" w:rsidRPr="002E2661" w:rsidRDefault="00331879" w:rsidP="002F6B6A">
      <w:pPr>
        <w:pStyle w:val="5"/>
      </w:pPr>
      <w:r w:rsidRPr="002E2661">
        <w:t>Описание</w:t>
      </w:r>
    </w:p>
    <w:p w14:paraId="09A5CD08" w14:textId="517F704F" w:rsidR="00331879" w:rsidRPr="002E2661" w:rsidRDefault="00331879" w:rsidP="00331879">
      <w:pPr>
        <w:pStyle w:val="a4"/>
      </w:pPr>
      <w:r w:rsidRPr="002E2661">
        <w:t xml:space="preserve">Основная рабочая функция модуля </w:t>
      </w:r>
      <w:proofErr w:type="spellStart"/>
      <w:r w:rsidR="00545117" w:rsidRPr="002E2661">
        <w:rPr>
          <w:b/>
          <w:bCs/>
          <w:i/>
          <w:iCs/>
        </w:rPr>
        <w:t>TimeBeginSynchronization_</w:t>
      </w:r>
      <w:proofErr w:type="gramStart"/>
      <w:r w:rsidR="00545117" w:rsidRPr="002E2661">
        <w:rPr>
          <w:b/>
          <w:bCs/>
          <w:i/>
          <w:iCs/>
        </w:rPr>
        <w:t>run</w:t>
      </w:r>
      <w:proofErr w:type="spellEnd"/>
      <w:r w:rsidRPr="002E2661">
        <w:rPr>
          <w:b/>
          <w:i/>
        </w:rPr>
        <w:t>(</w:t>
      </w:r>
      <w:proofErr w:type="gramEnd"/>
      <w:r w:rsidRPr="002E2661">
        <w:rPr>
          <w:b/>
          <w:i/>
        </w:rPr>
        <w:t>)</w:t>
      </w:r>
      <w:r w:rsidRPr="002E2661">
        <w:t xml:space="preserve"> вызывается в функции </w:t>
      </w:r>
      <w:proofErr w:type="spellStart"/>
      <w:r w:rsidRPr="002E2661">
        <w:rPr>
          <w:b/>
          <w:i/>
        </w:rPr>
        <w:t>main</w:t>
      </w:r>
      <w:proofErr w:type="spellEnd"/>
      <w:r w:rsidRPr="002E2661">
        <w:rPr>
          <w:b/>
          <w:i/>
        </w:rPr>
        <w:t>()</w:t>
      </w:r>
      <w:r w:rsidRPr="002E2661">
        <w:t xml:space="preserve">, которая </w:t>
      </w:r>
      <w:r w:rsidR="00CF76C0" w:rsidRPr="002E2661">
        <w:t>перед</w:t>
      </w:r>
      <w:r w:rsidRPr="002E2661">
        <w:t xml:space="preserve"> основн</w:t>
      </w:r>
      <w:r w:rsidR="00CF76C0" w:rsidRPr="002E2661">
        <w:t>ым</w:t>
      </w:r>
      <w:r w:rsidRPr="002E2661">
        <w:t xml:space="preserve"> цикла главного потока управления.</w:t>
      </w:r>
    </w:p>
    <w:p w14:paraId="38B75378" w14:textId="77777777" w:rsidR="00331879" w:rsidRPr="002E2661" w:rsidRDefault="00331879" w:rsidP="00331879">
      <w:pPr>
        <w:pStyle w:val="affffa"/>
      </w:pPr>
      <w:r w:rsidRPr="002E2661">
        <w:t>Выполняет следующие действия:</w:t>
      </w:r>
    </w:p>
    <w:p w14:paraId="6C09F8D5" w14:textId="5FADE177" w:rsidR="00331879" w:rsidRPr="002E2661" w:rsidRDefault="00331879" w:rsidP="00643ABE">
      <w:pPr>
        <w:pStyle w:val="a4"/>
        <w:keepNext/>
        <w:numPr>
          <w:ilvl w:val="0"/>
          <w:numId w:val="54"/>
        </w:numPr>
        <w:tabs>
          <w:tab w:val="left" w:pos="1134"/>
        </w:tabs>
        <w:ind w:left="0" w:firstLine="709"/>
      </w:pPr>
      <w:r w:rsidRPr="002E2661">
        <w:t xml:space="preserve">с помощью макроса </w:t>
      </w:r>
      <w:r w:rsidRPr="002E2661">
        <w:rPr>
          <w:iCs/>
        </w:rPr>
        <w:t>TIME_SYNCHRO_INIC_PORTS</w:t>
      </w:r>
      <w:r w:rsidRPr="002E2661">
        <w:t xml:space="preserve"> инициализирует </w:t>
      </w:r>
      <w:r w:rsidR="00511181" w:rsidRPr="002E2661">
        <w:t xml:space="preserve">ножки </w:t>
      </w:r>
      <w:r w:rsidRPr="002E2661">
        <w:t>порт</w:t>
      </w:r>
      <w:r w:rsidR="00511181" w:rsidRPr="002E2661">
        <w:t>а ввода-вывода</w:t>
      </w:r>
      <w:r w:rsidRPr="002E2661">
        <w:t xml:space="preserve"> МК, подключенные к линиям синхронизации:</w:t>
      </w:r>
    </w:p>
    <w:p w14:paraId="559C0634" w14:textId="11A829AE" w:rsidR="00331879" w:rsidRPr="002E2661" w:rsidRDefault="00331879" w:rsidP="00643ABE">
      <w:pPr>
        <w:pStyle w:val="22"/>
        <w:numPr>
          <w:ilvl w:val="0"/>
          <w:numId w:val="110"/>
        </w:numPr>
        <w:tabs>
          <w:tab w:val="clear" w:pos="1560"/>
          <w:tab w:val="clear" w:pos="1701"/>
          <w:tab w:val="left" w:pos="1418"/>
        </w:tabs>
        <w:ind w:left="0" w:firstLine="1134"/>
      </w:pPr>
      <w:r w:rsidRPr="002E2661">
        <w:t> </w:t>
      </w:r>
      <w:r w:rsidR="009645F0" w:rsidRPr="002E2661">
        <w:t>LA</w:t>
      </w:r>
      <w:r w:rsidRPr="002E2661">
        <w:t>TE14 (входная линия синхронизации) – сигнал от соседнего МК;</w:t>
      </w:r>
    </w:p>
    <w:p w14:paraId="5DA6D86C" w14:textId="219C67F3" w:rsidR="00331879" w:rsidRPr="002E2661" w:rsidRDefault="00511181" w:rsidP="009645F0">
      <w:pPr>
        <w:pStyle w:val="22"/>
        <w:tabs>
          <w:tab w:val="clear" w:pos="1560"/>
          <w:tab w:val="clear" w:pos="1701"/>
          <w:tab w:val="left" w:pos="1418"/>
        </w:tabs>
        <w:ind w:left="0" w:firstLine="1134"/>
      </w:pPr>
      <w:r w:rsidRPr="002E2661">
        <w:t>LA</w:t>
      </w:r>
      <w:r w:rsidR="00331879" w:rsidRPr="002E2661">
        <w:t xml:space="preserve">TE15 (выходная линия синхронизации) – сигнал к соседнему МК, устанавливает начальное значение </w:t>
      </w:r>
      <w:r w:rsidRPr="002E2661">
        <w:t xml:space="preserve">LATE15 </w:t>
      </w:r>
      <w:r w:rsidR="00331879" w:rsidRPr="002E2661">
        <w:t>= 0</w:t>
      </w:r>
      <w:r w:rsidR="000D5771" w:rsidRPr="002E2661">
        <w:t>.</w:t>
      </w:r>
    </w:p>
    <w:p w14:paraId="64C997C6" w14:textId="5DBB5BBC" w:rsidR="00331879" w:rsidRPr="002E2661" w:rsidRDefault="00331879" w:rsidP="00643ABE">
      <w:pPr>
        <w:pStyle w:val="a4"/>
        <w:numPr>
          <w:ilvl w:val="0"/>
          <w:numId w:val="54"/>
        </w:numPr>
        <w:tabs>
          <w:tab w:val="left" w:pos="1134"/>
        </w:tabs>
        <w:ind w:left="0" w:firstLine="709"/>
      </w:pPr>
      <w:r w:rsidRPr="002E2661">
        <w:lastRenderedPageBreak/>
        <w:t>в течение времени (примерно 20 с) ожидает появление устойчивого начального значения «0» входного синхросигнала (</w:t>
      </w:r>
      <w:r w:rsidR="009F1529" w:rsidRPr="002E2661">
        <w:t>LATE</w:t>
      </w:r>
      <w:r w:rsidRPr="002E2661">
        <w:t xml:space="preserve">15), в другом случае – переход в ЗС с кодом </w:t>
      </w:r>
      <w:proofErr w:type="spellStart"/>
      <w:r w:rsidRPr="002E2661">
        <w:rPr>
          <w:i/>
        </w:rPr>
        <w:t>ePS_MainErrorBeginSynchro</w:t>
      </w:r>
      <w:proofErr w:type="spellEnd"/>
      <w:r w:rsidRPr="002E2661">
        <w:t>;</w:t>
      </w:r>
    </w:p>
    <w:p w14:paraId="24D08064" w14:textId="155253D6" w:rsidR="00331879" w:rsidRPr="002E2661" w:rsidRDefault="00331879" w:rsidP="00643ABE">
      <w:pPr>
        <w:pStyle w:val="a4"/>
        <w:numPr>
          <w:ilvl w:val="0"/>
          <w:numId w:val="54"/>
        </w:numPr>
        <w:tabs>
          <w:tab w:val="left" w:pos="1134"/>
        </w:tabs>
        <w:ind w:left="0" w:firstLine="709"/>
      </w:pPr>
      <w:r w:rsidRPr="002E2661">
        <w:rPr>
          <w:iCs/>
        </w:rPr>
        <w:t>TIME_BEGIN_WAIT</w:t>
      </w:r>
      <w:r w:rsidR="00511181" w:rsidRPr="002E2661">
        <w:rPr>
          <w:iCs/>
        </w:rPr>
        <w:t>E</w:t>
      </w:r>
      <w:r w:rsidRPr="002E2661">
        <w:t xml:space="preserve"> = 1000000 раз в цикле анализирует состояние синхросигнала и подсчитывает значения </w:t>
      </w:r>
      <w:r w:rsidR="009645F0" w:rsidRPr="002E2661">
        <w:t>LATE15</w:t>
      </w:r>
      <w:r w:rsidRPr="002E2661">
        <w:t xml:space="preserve"> = «0». Если </w:t>
      </w:r>
      <w:r w:rsidR="003858C9" w:rsidRPr="002E2661">
        <w:t>LATE</w:t>
      </w:r>
      <w:r w:rsidRPr="002E2661">
        <w:t>15 был равен «0» меньше (</w:t>
      </w:r>
      <w:r w:rsidRPr="002E2661">
        <w:rPr>
          <w:iCs/>
        </w:rPr>
        <w:t>TIME_BEGIN_WAIT</w:t>
      </w:r>
      <w:r w:rsidR="00511181" w:rsidRPr="002E2661">
        <w:rPr>
          <w:iCs/>
        </w:rPr>
        <w:t>E</w:t>
      </w:r>
      <w:r w:rsidR="00F44C87" w:rsidRPr="002E2661">
        <w:rPr>
          <w:iCs/>
        </w:rPr>
        <w:t> - </w:t>
      </w:r>
      <w:r w:rsidRPr="002E2661">
        <w:rPr>
          <w:iCs/>
        </w:rPr>
        <w:t>TIME_BEGIN_WAIT</w:t>
      </w:r>
      <w:r w:rsidR="00511181" w:rsidRPr="002E2661">
        <w:rPr>
          <w:iCs/>
        </w:rPr>
        <w:t>E</w:t>
      </w:r>
      <w:r w:rsidR="00F047EF" w:rsidRPr="002E2661">
        <w:rPr>
          <w:iCs/>
        </w:rPr>
        <w:t> </w:t>
      </w:r>
      <w:r w:rsidRPr="002E2661">
        <w:rPr>
          <w:iCs/>
        </w:rPr>
        <w:t>/</w:t>
      </w:r>
      <w:r w:rsidR="00F047EF" w:rsidRPr="002E2661">
        <w:rPr>
          <w:iCs/>
        </w:rPr>
        <w:t> </w:t>
      </w:r>
      <w:r w:rsidRPr="002E2661">
        <w:t>128)</w:t>
      </w:r>
      <w:r w:rsidR="00F047EF" w:rsidRPr="002E2661">
        <w:t xml:space="preserve"> </w:t>
      </w:r>
      <w:r w:rsidRPr="002E2661">
        <w:t>=</w:t>
      </w:r>
      <w:r w:rsidR="00F047EF" w:rsidRPr="002E2661">
        <w:t xml:space="preserve"> </w:t>
      </w:r>
      <w:r w:rsidRPr="002E2661">
        <w:t>7812</w:t>
      </w:r>
      <w:r w:rsidR="00F047EF" w:rsidRPr="002E2661">
        <w:t> </w:t>
      </w:r>
      <w:r w:rsidRPr="002E2661">
        <w:t xml:space="preserve">раз, происходит переход в ЗС с кодом </w:t>
      </w:r>
      <w:proofErr w:type="spellStart"/>
      <w:r w:rsidRPr="002E2661">
        <w:rPr>
          <w:i/>
        </w:rPr>
        <w:t>ePS_MainErrorBeginSynchro</w:t>
      </w:r>
      <w:proofErr w:type="spellEnd"/>
      <w:r w:rsidRPr="002E2661">
        <w:t xml:space="preserve">, в другом случае – выставляет </w:t>
      </w:r>
      <w:r w:rsidR="00511181" w:rsidRPr="002E2661">
        <w:t>LATE14 </w:t>
      </w:r>
      <w:r w:rsidRPr="002E2661">
        <w:t>=</w:t>
      </w:r>
      <w:r w:rsidR="00012674" w:rsidRPr="002E2661">
        <w:t> </w:t>
      </w:r>
      <w:r w:rsidRPr="002E2661">
        <w:t>«1»;</w:t>
      </w:r>
    </w:p>
    <w:p w14:paraId="6DDA40A9" w14:textId="59FEFE7C" w:rsidR="00331879" w:rsidRPr="002E2661" w:rsidRDefault="00331879" w:rsidP="00643ABE">
      <w:pPr>
        <w:pStyle w:val="a4"/>
        <w:numPr>
          <w:ilvl w:val="0"/>
          <w:numId w:val="54"/>
        </w:numPr>
        <w:tabs>
          <w:tab w:val="left" w:pos="1134"/>
        </w:tabs>
        <w:ind w:left="0" w:firstLine="709"/>
      </w:pPr>
      <w:r w:rsidRPr="002E2661">
        <w:rPr>
          <w:iCs/>
        </w:rPr>
        <w:t>TIME_BEGIN_SYNCHRO_WAIT</w:t>
      </w:r>
      <w:r w:rsidRPr="002E2661">
        <w:t xml:space="preserve"> = 1000000 раз в цикле анализирует состояние синхросигнала и подсчитывает значения </w:t>
      </w:r>
      <w:r w:rsidR="008F17D4" w:rsidRPr="002E2661">
        <w:t>LATE</w:t>
      </w:r>
      <w:r w:rsidRPr="002E2661">
        <w:t xml:space="preserve">15 = «1». </w:t>
      </w:r>
      <w:r w:rsidR="008F17D4" w:rsidRPr="002E2661">
        <w:t>LATE</w:t>
      </w:r>
      <w:r w:rsidRPr="002E2661">
        <w:t>15 был равен «0» меньше</w:t>
      </w:r>
      <w:r w:rsidR="00276F79" w:rsidRPr="002E2661">
        <w:t xml:space="preserve"> </w:t>
      </w:r>
      <w:r w:rsidRPr="002E2661">
        <w:t>(</w:t>
      </w:r>
      <w:r w:rsidRPr="002E2661">
        <w:rPr>
          <w:iCs/>
        </w:rPr>
        <w:t>TIME_BEGIN_SYNCHRO_WAIT</w:t>
      </w:r>
      <w:r w:rsidR="00F44C87" w:rsidRPr="002E2661">
        <w:rPr>
          <w:iCs/>
        </w:rPr>
        <w:t> - </w:t>
      </w:r>
      <w:r w:rsidRPr="002E2661">
        <w:rPr>
          <w:iCs/>
        </w:rPr>
        <w:t>TIME_BEGIN_SYNCHRO_WAIT</w:t>
      </w:r>
      <w:r w:rsidR="00276F79" w:rsidRPr="002E2661">
        <w:rPr>
          <w:iCs/>
        </w:rPr>
        <w:t> </w:t>
      </w:r>
      <w:r w:rsidRPr="002E2661">
        <w:rPr>
          <w:iCs/>
        </w:rPr>
        <w:t>/</w:t>
      </w:r>
      <w:r w:rsidR="00276F79" w:rsidRPr="002E2661">
        <w:t> </w:t>
      </w:r>
      <w:r w:rsidRPr="002E2661">
        <w:t xml:space="preserve">128) = 7812 раз, происходит переход в ЗС с кодом </w:t>
      </w:r>
      <w:proofErr w:type="spellStart"/>
      <w:r w:rsidRPr="002E2661">
        <w:rPr>
          <w:i/>
        </w:rPr>
        <w:t>ePS_MainErrorBeginSynchro</w:t>
      </w:r>
      <w:proofErr w:type="spellEnd"/>
      <w:r w:rsidRPr="002E2661">
        <w:t xml:space="preserve">, в другом случае – выставляет </w:t>
      </w:r>
      <w:r w:rsidR="00A65A3C" w:rsidRPr="002E2661">
        <w:t>LA</w:t>
      </w:r>
      <w:r w:rsidRPr="002E2661">
        <w:t>TE14</w:t>
      </w:r>
      <w:r w:rsidR="008A7DCB" w:rsidRPr="002E2661">
        <w:t> </w:t>
      </w:r>
      <w:r w:rsidRPr="002E2661">
        <w:t>=</w:t>
      </w:r>
      <w:r w:rsidR="008A7DCB" w:rsidRPr="002E2661">
        <w:t> </w:t>
      </w:r>
      <w:r w:rsidRPr="002E2661">
        <w:t>«1» и заканчивает работу.</w:t>
      </w:r>
    </w:p>
    <w:p w14:paraId="68EF8668" w14:textId="77777777" w:rsidR="00331879" w:rsidRPr="002E2661" w:rsidRDefault="00331879" w:rsidP="00331879">
      <w:pPr>
        <w:pStyle w:val="a4"/>
      </w:pPr>
      <w:r w:rsidRPr="002E2661">
        <w:t>После этого считается, что оба МК достигли начальной синхронизации и готовы к штатной работе.</w:t>
      </w:r>
    </w:p>
    <w:p w14:paraId="48043D17" w14:textId="77777777" w:rsidR="00331879" w:rsidRPr="002E2661" w:rsidRDefault="006F1B36" w:rsidP="00747915">
      <w:pPr>
        <w:pStyle w:val="40"/>
      </w:pPr>
      <w:r w:rsidRPr="002E2661">
        <w:t xml:space="preserve">Модуль </w:t>
      </w:r>
      <w:proofErr w:type="spellStart"/>
      <w:r w:rsidRPr="002E2661">
        <w:t>IdentHex</w:t>
      </w:r>
      <w:proofErr w:type="spellEnd"/>
    </w:p>
    <w:p w14:paraId="65A8781D" w14:textId="77777777" w:rsidR="006F1B36" w:rsidRPr="002E2661" w:rsidRDefault="006F1B36" w:rsidP="00025CEB">
      <w:pPr>
        <w:pStyle w:val="a4"/>
      </w:pPr>
      <w:r w:rsidRPr="002E2661">
        <w:t>Предназначен для записи в EEPROM прибора даты сборки</w:t>
      </w:r>
      <w:r w:rsidR="00604302" w:rsidRPr="002E2661">
        <w:t xml:space="preserve">, </w:t>
      </w:r>
      <w:r w:rsidRPr="002E2661">
        <w:t>верси</w:t>
      </w:r>
      <w:r w:rsidR="00604302" w:rsidRPr="002E2661">
        <w:t>и</w:t>
      </w:r>
      <w:r w:rsidRPr="002E2661">
        <w:t xml:space="preserve"> ПО </w:t>
      </w:r>
      <w:r w:rsidR="00604302" w:rsidRPr="002E2661">
        <w:t>и идентификатора прибора</w:t>
      </w:r>
      <w:r w:rsidRPr="002E2661">
        <w:t>. При первом запуски прибора проводится проверка на наличии корректных данных о версии</w:t>
      </w:r>
      <w:r w:rsidR="00604302" w:rsidRPr="002E2661">
        <w:t xml:space="preserve">, </w:t>
      </w:r>
      <w:r w:rsidRPr="002E2661">
        <w:t xml:space="preserve">дате </w:t>
      </w:r>
      <w:r w:rsidR="00CF76C0" w:rsidRPr="002E2661">
        <w:t>сборки</w:t>
      </w:r>
      <w:r w:rsidRPr="002E2661">
        <w:t xml:space="preserve"> </w:t>
      </w:r>
      <w:r w:rsidR="00604302" w:rsidRPr="002E2661">
        <w:t xml:space="preserve">и идентификаторе </w:t>
      </w:r>
      <w:r w:rsidRPr="002E2661">
        <w:t>в EEPROM прибора. Если данные не корректны либо не инициализированы, происходит их запись в EEPROM.</w:t>
      </w:r>
    </w:p>
    <w:p w14:paraId="0B14EBCC" w14:textId="77777777" w:rsidR="006709FD" w:rsidRPr="002E2661" w:rsidRDefault="00604302" w:rsidP="002F6B6A">
      <w:pPr>
        <w:pStyle w:val="5"/>
      </w:pPr>
      <w:r w:rsidRPr="002E2661">
        <w:t>Описание</w:t>
      </w:r>
    </w:p>
    <w:p w14:paraId="3CA69CDE" w14:textId="77777777" w:rsidR="00604302" w:rsidRPr="002E2661" w:rsidRDefault="00604302" w:rsidP="00025CEB">
      <w:pPr>
        <w:pStyle w:val="a4"/>
      </w:pPr>
      <w:r w:rsidRPr="002E2661">
        <w:t>Версия ПО (VERSION_NUMBER), дата сборки (VERSION_DATE) и идентификатор прибора (</w:t>
      </w:r>
      <w:proofErr w:type="spellStart"/>
      <w:r w:rsidR="00AC26FC" w:rsidRPr="002E2661">
        <w:rPr>
          <w:i/>
          <w:iCs/>
        </w:rPr>
        <w:t>acNameHex</w:t>
      </w:r>
      <w:proofErr w:type="spellEnd"/>
      <w:r w:rsidRPr="002E2661">
        <w:t xml:space="preserve">) определяются константами в момент сборки проекта. В EEPROM прибора </w:t>
      </w:r>
      <w:r w:rsidRPr="002E2661">
        <w:rPr>
          <w:i/>
          <w:iCs/>
        </w:rPr>
        <w:t>VERSION_DATE</w:t>
      </w:r>
      <w:r w:rsidRPr="002E2661">
        <w:t xml:space="preserve"> записывается по адресу ADDRESS_EEPROM_IDENT_DATE, VERSION_NUMBER по адресу </w:t>
      </w:r>
      <w:r w:rsidRPr="002E2661">
        <w:lastRenderedPageBreak/>
        <w:t>ADDRESS_EEPROM_IDENT_VERSION, а идентификатор прибора по адресу ADDRESS_EEPROM_IDENT_ID.</w:t>
      </w:r>
    </w:p>
    <w:p w14:paraId="5EDCCD7C" w14:textId="77777777" w:rsidR="00025CEB" w:rsidRPr="002E2661" w:rsidRDefault="00025CEB" w:rsidP="00025CEB">
      <w:pPr>
        <w:pStyle w:val="40"/>
      </w:pPr>
      <w:r w:rsidRPr="002E2661">
        <w:tab/>
        <w:t xml:space="preserve">Модуль </w:t>
      </w:r>
      <w:proofErr w:type="spellStart"/>
      <w:r w:rsidRPr="002E2661">
        <w:t>TimeSynchronizationPorts</w:t>
      </w:r>
      <w:proofErr w:type="spellEnd"/>
    </w:p>
    <w:p w14:paraId="57C3E9E8" w14:textId="77777777" w:rsidR="00025CEB" w:rsidRPr="002E2661" w:rsidRDefault="00025CEB" w:rsidP="00025CEB">
      <w:pPr>
        <w:pStyle w:val="5"/>
      </w:pPr>
      <w:r w:rsidRPr="002E2661">
        <w:t>Назначение</w:t>
      </w:r>
    </w:p>
    <w:p w14:paraId="11F15DA6" w14:textId="77777777" w:rsidR="00025CEB" w:rsidRPr="002E2661" w:rsidRDefault="004C63C9" w:rsidP="00025CEB">
      <w:pPr>
        <w:pStyle w:val="a4"/>
      </w:pPr>
      <w:r w:rsidRPr="002E2661">
        <w:t>Временная синхронизация МК.</w:t>
      </w:r>
    </w:p>
    <w:p w14:paraId="73A26026" w14:textId="77777777" w:rsidR="00025CEB" w:rsidRPr="002E2661" w:rsidRDefault="00025CEB" w:rsidP="00025CEB">
      <w:pPr>
        <w:pStyle w:val="5"/>
      </w:pPr>
      <w:r w:rsidRPr="002E2661">
        <w:t>Описание</w:t>
      </w:r>
    </w:p>
    <w:p w14:paraId="374F9082" w14:textId="77777777" w:rsidR="00025CEB" w:rsidRPr="002E2661" w:rsidRDefault="007A03FB" w:rsidP="00F121A9">
      <w:pPr>
        <w:pStyle w:val="a4"/>
        <w:spacing w:after="240"/>
      </w:pPr>
      <w:r w:rsidRPr="002E2661">
        <w:t>Файл содержит макросы инициализации и работы с портами ввода/вывода временной синхронизации.</w:t>
      </w:r>
    </w:p>
    <w:p w14:paraId="0267AB10" w14:textId="77777777" w:rsidR="00D13CD6" w:rsidRPr="002E2661" w:rsidRDefault="00D13CD6" w:rsidP="00747915">
      <w:pPr>
        <w:pStyle w:val="3"/>
        <w:rPr>
          <w:lang w:val="ru-RU"/>
        </w:rPr>
      </w:pPr>
      <w:bookmarkStart w:id="149" w:name="_Toc50027350"/>
      <w:r w:rsidRPr="002E2661">
        <w:rPr>
          <w:lang w:val="ru-RU"/>
        </w:rPr>
        <w:t xml:space="preserve">Компонент </w:t>
      </w:r>
      <w:proofErr w:type="spellStart"/>
      <w:r w:rsidRPr="002E2661">
        <w:rPr>
          <w:lang w:val="ru-RU"/>
        </w:rPr>
        <w:t>IntegrCtrl</w:t>
      </w:r>
      <w:bookmarkEnd w:id="149"/>
      <w:proofErr w:type="spellEnd"/>
    </w:p>
    <w:p w14:paraId="5E1A4480" w14:textId="77777777" w:rsidR="00E872E3" w:rsidRPr="002E2661" w:rsidRDefault="00E872E3" w:rsidP="00747915">
      <w:pPr>
        <w:pStyle w:val="40"/>
      </w:pPr>
      <w:r w:rsidRPr="002E2661">
        <w:t>Назначение</w:t>
      </w:r>
    </w:p>
    <w:p w14:paraId="30C2CB7A" w14:textId="77777777" w:rsidR="00476932" w:rsidRPr="002E2661" w:rsidRDefault="00E872E3" w:rsidP="002F34BE">
      <w:pPr>
        <w:pStyle w:val="a4"/>
      </w:pPr>
      <w:r w:rsidRPr="002E2661">
        <w:t>К</w:t>
      </w:r>
      <w:r w:rsidR="00476932" w:rsidRPr="002E2661">
        <w:t>омпонент предназначен для контроля целостности обмоток двигателя и контроля контроллера коэффициента мощности (ККМ).</w:t>
      </w:r>
    </w:p>
    <w:p w14:paraId="3C04E428" w14:textId="77777777" w:rsidR="00476932" w:rsidRPr="002E2661" w:rsidRDefault="00476932" w:rsidP="00747915">
      <w:pPr>
        <w:pStyle w:val="40"/>
      </w:pPr>
      <w:r w:rsidRPr="002E2661">
        <w:t xml:space="preserve">Состав </w:t>
      </w:r>
    </w:p>
    <w:p w14:paraId="22B1AE65" w14:textId="77777777" w:rsidR="00476932" w:rsidRPr="002E2661" w:rsidRDefault="00476932" w:rsidP="002F34BE">
      <w:pPr>
        <w:pStyle w:val="affffff9"/>
      </w:pPr>
      <w:r w:rsidRPr="002E2661">
        <w:t>Компонент состоит из двух модулей:</w:t>
      </w:r>
    </w:p>
    <w:p w14:paraId="157C26B2" w14:textId="77777777" w:rsidR="00476932" w:rsidRPr="002E2661" w:rsidRDefault="00476932" w:rsidP="009E3CB5">
      <w:pPr>
        <w:pStyle w:val="a"/>
        <w:tabs>
          <w:tab w:val="clear" w:pos="993"/>
          <w:tab w:val="left" w:pos="1134"/>
        </w:tabs>
        <w:ind w:left="0" w:firstLine="709"/>
        <w:rPr>
          <w:lang w:val="ru-RU"/>
        </w:rPr>
      </w:pPr>
      <w:proofErr w:type="spellStart"/>
      <w:r w:rsidRPr="002E2661">
        <w:rPr>
          <w:i/>
          <w:iCs/>
          <w:lang w:val="ru-RU"/>
        </w:rPr>
        <w:t>IntegrCtrl</w:t>
      </w:r>
      <w:proofErr w:type="spellEnd"/>
      <w:r w:rsidRPr="002E2661">
        <w:rPr>
          <w:lang w:val="ru-RU"/>
        </w:rPr>
        <w:t xml:space="preserve"> – модуль, осуществляющий управление генератором тестовых импульсов и выполняющий контроль целостности рабочих цепей, а также контроль корректора коэффициента мощности;</w:t>
      </w:r>
    </w:p>
    <w:p w14:paraId="56E53183" w14:textId="77777777" w:rsidR="00476932" w:rsidRPr="002E2661" w:rsidRDefault="00476932" w:rsidP="009E3CB5">
      <w:pPr>
        <w:pStyle w:val="a"/>
        <w:tabs>
          <w:tab w:val="clear" w:pos="993"/>
          <w:tab w:val="left" w:pos="1134"/>
        </w:tabs>
        <w:ind w:left="0" w:firstLine="709"/>
        <w:rPr>
          <w:lang w:val="ru-RU"/>
        </w:rPr>
      </w:pPr>
      <w:proofErr w:type="spellStart"/>
      <w:r w:rsidRPr="002E2661">
        <w:rPr>
          <w:i/>
          <w:iCs/>
          <w:lang w:val="ru-RU"/>
        </w:rPr>
        <w:t>IntegrCtrlGen</w:t>
      </w:r>
      <w:proofErr w:type="spellEnd"/>
      <w:r w:rsidRPr="002E2661">
        <w:rPr>
          <w:i/>
          <w:iCs/>
          <w:lang w:val="ru-RU"/>
        </w:rPr>
        <w:t xml:space="preserve"> – </w:t>
      </w:r>
      <w:r w:rsidRPr="002E2661">
        <w:rPr>
          <w:lang w:val="ru-RU"/>
        </w:rPr>
        <w:t>модуль, генерирующий импульсы специальной формы для контроля целостности обмоток</w:t>
      </w:r>
      <w:r w:rsidR="00167B34" w:rsidRPr="002E2661">
        <w:rPr>
          <w:lang w:val="ru-RU"/>
        </w:rPr>
        <w:t xml:space="preserve"> двигателя</w:t>
      </w:r>
      <w:r w:rsidRPr="002E2661">
        <w:rPr>
          <w:lang w:val="ru-RU"/>
        </w:rPr>
        <w:t>.</w:t>
      </w:r>
    </w:p>
    <w:p w14:paraId="31A946EE" w14:textId="77777777" w:rsidR="00476932" w:rsidRPr="002E2661" w:rsidRDefault="00476932" w:rsidP="002F34BE">
      <w:pPr>
        <w:pStyle w:val="40"/>
      </w:pPr>
      <w:r w:rsidRPr="002E2661">
        <w:t>Описание</w:t>
      </w:r>
    </w:p>
    <w:p w14:paraId="4612F838" w14:textId="1832F84A" w:rsidR="00476932" w:rsidRPr="002E2661" w:rsidRDefault="00476932" w:rsidP="002F34BE">
      <w:pPr>
        <w:pStyle w:val="a4"/>
      </w:pPr>
      <w:r w:rsidRPr="002E2661">
        <w:t xml:space="preserve">Алгоритм работы реализован как автомат состояний в функции </w:t>
      </w:r>
      <w:proofErr w:type="spellStart"/>
      <w:r w:rsidRPr="002E2661">
        <w:rPr>
          <w:b/>
          <w:bCs/>
          <w:i/>
        </w:rPr>
        <w:t>IntegrCtrl_</w:t>
      </w:r>
      <w:proofErr w:type="gramStart"/>
      <w:r w:rsidRPr="002E2661">
        <w:rPr>
          <w:b/>
          <w:bCs/>
          <w:i/>
        </w:rPr>
        <w:t>run</w:t>
      </w:r>
      <w:proofErr w:type="spellEnd"/>
      <w:r w:rsidR="002F34BE" w:rsidRPr="002E2661">
        <w:rPr>
          <w:b/>
          <w:bCs/>
          <w:i/>
        </w:rPr>
        <w:t>(</w:t>
      </w:r>
      <w:proofErr w:type="gramEnd"/>
      <w:r w:rsidR="002F34BE" w:rsidRPr="002E2661">
        <w:rPr>
          <w:b/>
          <w:bCs/>
          <w:i/>
        </w:rPr>
        <w:t>)</w:t>
      </w:r>
      <w:r w:rsidRPr="002E2661">
        <w:t xml:space="preserve">. При поступлении нового актуального приказа на перевод стрелки  (то есть того, который требует выполнения), формирование тестовых импульсов модулем прекращается, а выполнение генерации трёхфазного сигнала, используя ШИМ-модуляцию модуля PWM МК в функции </w:t>
      </w:r>
      <w:proofErr w:type="spellStart"/>
      <w:r w:rsidRPr="002E2661">
        <w:rPr>
          <w:b/>
          <w:bCs/>
          <w:i/>
        </w:rPr>
        <w:t>shuntShiftGen_run</w:t>
      </w:r>
      <w:proofErr w:type="spellEnd"/>
      <w:r w:rsidR="002F34BE" w:rsidRPr="002E2661">
        <w:rPr>
          <w:b/>
          <w:bCs/>
          <w:i/>
        </w:rPr>
        <w:t>()</w:t>
      </w:r>
      <w:r w:rsidRPr="002E2661">
        <w:rPr>
          <w:i/>
        </w:rPr>
        <w:t xml:space="preserve"> </w:t>
      </w:r>
      <w:r w:rsidRPr="002E2661">
        <w:t xml:space="preserve">будет осуществляться </w:t>
      </w:r>
      <w:r w:rsidR="00895831" w:rsidRPr="002E2661">
        <w:t>только</w:t>
      </w:r>
      <w:r w:rsidRPr="002E2661">
        <w:t xml:space="preserve"> после того, как на выходе  генератора контрольных импульсов </w:t>
      </w:r>
      <w:r w:rsidR="00A82DBE" w:rsidRPr="002E2661">
        <w:t>будет отсутствовать</w:t>
      </w:r>
      <w:r w:rsidRPr="002E2661">
        <w:t xml:space="preserve"> формируемое </w:t>
      </w:r>
      <w:r w:rsidRPr="002E2661">
        <w:lastRenderedPageBreak/>
        <w:t xml:space="preserve">напряжение. Формирование контрольных импульсов будет возобновлено при отсутствии выполнения приказа на перевод стрелки. По значениям токов фаз и напряжений фаз принимается решение об исправности обмоток двигателя и корректора коэффициента мощности. Модуль может определить как обрыв обмоток двигателя, так и их короткое замыкание. Контроль ККМ выполняется выдачей на все три фазы постоянного напряжения. </w:t>
      </w:r>
    </w:p>
    <w:p w14:paraId="60C95B6D" w14:textId="405C9BD6" w:rsidR="00476932" w:rsidRPr="002E2661" w:rsidRDefault="00476932" w:rsidP="002F34BE">
      <w:pPr>
        <w:pStyle w:val="a4"/>
      </w:pPr>
      <w:r w:rsidRPr="002E2661">
        <w:t xml:space="preserve">Контрольные </w:t>
      </w:r>
      <w:r w:rsidR="00871EA8" w:rsidRPr="002E2661">
        <w:t>импульсы,</w:t>
      </w:r>
      <w:r w:rsidRPr="002E2661">
        <w:t xml:space="preserve"> а также сигналы тестирования корректора формируются в соответствии с</w:t>
      </w:r>
      <w:r w:rsidR="002F34BE" w:rsidRPr="002E2661">
        <w:t xml:space="preserve"> </w:t>
      </w:r>
      <w:r w:rsidRPr="002E2661">
        <w:t>циклограммой</w:t>
      </w:r>
      <w:r w:rsidR="000C0A67" w:rsidRPr="002E2661">
        <w:t xml:space="preserve"> </w:t>
      </w:r>
      <w:r w:rsidR="002F34BE" w:rsidRPr="002E2661">
        <w:t>(см.</w:t>
      </w:r>
      <w:r w:rsidR="000C0A67" w:rsidRPr="002E2661">
        <w:t> </w:t>
      </w:r>
      <w:r w:rsidR="002F34BE" w:rsidRPr="002E2661">
        <w:t>рисунок </w:t>
      </w:r>
      <w:r w:rsidR="0019465E" w:rsidRPr="002E2661">
        <w:fldChar w:fldCharType="begin"/>
      </w:r>
      <w:r w:rsidR="00D713C2" w:rsidRPr="002E2661">
        <w:instrText xml:space="preserve"> REF _Ref46329048 \h </w:instrText>
      </w:r>
      <w:r w:rsidR="0019465E" w:rsidRPr="002E2661">
        <w:fldChar w:fldCharType="separate"/>
      </w:r>
      <w:r w:rsidR="001432BC">
        <w:rPr>
          <w:noProof/>
        </w:rPr>
        <w:t>16</w:t>
      </w:r>
      <w:r w:rsidR="0019465E" w:rsidRPr="002E2661">
        <w:fldChar w:fldCharType="end"/>
      </w:r>
      <w:r w:rsidR="002F34BE" w:rsidRPr="002E2661">
        <w:t>)</w:t>
      </w:r>
    </w:p>
    <w:p w14:paraId="27C551B2" w14:textId="77777777" w:rsidR="00D713C2" w:rsidRPr="002E2661" w:rsidRDefault="007C32E3" w:rsidP="00D713C2">
      <w:pPr>
        <w:pStyle w:val="afff6"/>
      </w:pPr>
      <w:r w:rsidRPr="002E2661">
        <w:object w:dxaOrig="9390" w:dyaOrig="10095" w14:anchorId="416FDD81">
          <v:shape id="_x0000_i1038" type="#_x0000_t75" style="width:416.95pt;height:547.5pt" o:ole="">
            <v:imagedata r:id="rId59" o:title="" cropbottom="1363f" cropleft="4397f" cropright="8585f"/>
          </v:shape>
          <o:OLEObject Type="Embed" ProgID="Visio.Drawing.15" ShapeID="_x0000_i1038" DrawAspect="Content" ObjectID="_1667114051" r:id="rId60"/>
        </w:object>
      </w:r>
    </w:p>
    <w:p w14:paraId="57DBDF1F" w14:textId="1A681579" w:rsidR="00476932" w:rsidRPr="002E2661" w:rsidRDefault="00D713C2" w:rsidP="001E746C">
      <w:pPr>
        <w:pStyle w:val="affff3"/>
      </w:pPr>
      <w:r w:rsidRPr="002E2661">
        <w:t xml:space="preserve">Рисунок </w:t>
      </w:r>
      <w:r w:rsidR="0019465E" w:rsidRPr="002E2661">
        <w:rPr>
          <w:noProof/>
        </w:rPr>
        <w:fldChar w:fldCharType="begin"/>
      </w:r>
      <w:r w:rsidR="00BE5BBD" w:rsidRPr="002E2661">
        <w:rPr>
          <w:noProof/>
        </w:rPr>
        <w:instrText xml:space="preserve"> SEQ Рисунок \* ARABIC </w:instrText>
      </w:r>
      <w:r w:rsidR="0019465E" w:rsidRPr="002E2661">
        <w:rPr>
          <w:noProof/>
        </w:rPr>
        <w:fldChar w:fldCharType="separate"/>
      </w:r>
      <w:bookmarkStart w:id="150" w:name="_Ref46329048"/>
      <w:r w:rsidR="001432BC">
        <w:rPr>
          <w:noProof/>
        </w:rPr>
        <w:t>16</w:t>
      </w:r>
      <w:bookmarkEnd w:id="150"/>
      <w:r w:rsidR="0019465E" w:rsidRPr="002E2661">
        <w:rPr>
          <w:noProof/>
        </w:rPr>
        <w:fldChar w:fldCharType="end"/>
      </w:r>
      <w:r w:rsidRPr="002E2661">
        <w:t xml:space="preserve"> </w:t>
      </w:r>
      <w:r w:rsidR="00476932" w:rsidRPr="002E2661">
        <w:t>– Циклограмма формирования импульсов тестирования рабочих цепей</w:t>
      </w:r>
    </w:p>
    <w:p w14:paraId="290B90B7" w14:textId="32ECD4C8" w:rsidR="00476932" w:rsidRPr="002E2661" w:rsidRDefault="00476932" w:rsidP="00D713C2">
      <w:pPr>
        <w:pStyle w:val="a4"/>
      </w:pPr>
      <w:r w:rsidRPr="002E2661">
        <w:t xml:space="preserve">Тестирование рабочих цепей можно разбить на </w:t>
      </w:r>
      <w:r w:rsidR="007C32E3" w:rsidRPr="002E2661">
        <w:t>две</w:t>
      </w:r>
      <w:r w:rsidRPr="002E2661">
        <w:t xml:space="preserve"> условные фазы, отображ</w:t>
      </w:r>
      <w:r w:rsidR="007C32E3" w:rsidRPr="002E2661">
        <w:t>е</w:t>
      </w:r>
      <w:r w:rsidRPr="002E2661">
        <w:t xml:space="preserve">нные на рисунке </w:t>
      </w:r>
      <w:r w:rsidR="0019465E" w:rsidRPr="002E2661">
        <w:fldChar w:fldCharType="begin"/>
      </w:r>
      <w:r w:rsidR="00C23942" w:rsidRPr="002E2661">
        <w:instrText xml:space="preserve"> REF _Ref46329048 \h </w:instrText>
      </w:r>
      <w:r w:rsidR="0019465E" w:rsidRPr="002E2661">
        <w:fldChar w:fldCharType="separate"/>
      </w:r>
      <w:r w:rsidR="001432BC">
        <w:rPr>
          <w:noProof/>
        </w:rPr>
        <w:t>16</w:t>
      </w:r>
      <w:r w:rsidR="0019465E" w:rsidRPr="002E2661">
        <w:fldChar w:fldCharType="end"/>
      </w:r>
      <w:r w:rsidRPr="002E2661">
        <w:t>:</w:t>
      </w:r>
    </w:p>
    <w:p w14:paraId="3BBB77E6" w14:textId="47508620" w:rsidR="00476932" w:rsidRPr="002E2661" w:rsidRDefault="00C23942" w:rsidP="00306DDF">
      <w:pPr>
        <w:pStyle w:val="a"/>
        <w:tabs>
          <w:tab w:val="clear" w:pos="993"/>
          <w:tab w:val="left" w:pos="1134"/>
        </w:tabs>
        <w:ind w:left="0" w:firstLine="709"/>
        <w:rPr>
          <w:lang w:val="ru-RU"/>
        </w:rPr>
      </w:pPr>
      <w:r w:rsidRPr="002E2661">
        <w:rPr>
          <w:lang w:val="ru-RU"/>
        </w:rPr>
        <w:t>п</w:t>
      </w:r>
      <w:r w:rsidR="00476932" w:rsidRPr="002E2661">
        <w:rPr>
          <w:lang w:val="ru-RU"/>
        </w:rPr>
        <w:t xml:space="preserve">роверка целостности обмоток двигателя. Здесь формируются контрольные импульсы для каждой фазы, амплитуда которых при нормальном </w:t>
      </w:r>
      <w:r w:rsidR="00476932" w:rsidRPr="002E2661">
        <w:rPr>
          <w:lang w:val="ru-RU"/>
        </w:rPr>
        <w:lastRenderedPageBreak/>
        <w:t xml:space="preserve">состоянии рабочих цепей соответствует значению номинального тока </w:t>
      </w:r>
      <w:proofErr w:type="spellStart"/>
      <w:r w:rsidR="00476932" w:rsidRPr="002E2661">
        <w:rPr>
          <w:lang w:val="ru-RU"/>
        </w:rPr>
        <w:t>I</w:t>
      </w:r>
      <w:r w:rsidR="00476932" w:rsidRPr="002E2661">
        <w:rPr>
          <w:vertAlign w:val="subscript"/>
          <w:lang w:val="ru-RU"/>
        </w:rPr>
        <w:t>ном</w:t>
      </w:r>
      <w:proofErr w:type="spellEnd"/>
      <w:r w:rsidR="00F30CCF" w:rsidRPr="002E2661">
        <w:rPr>
          <w:vertAlign w:val="subscript"/>
          <w:lang w:val="ru-RU"/>
        </w:rPr>
        <w:t> </w:t>
      </w:r>
      <w:r w:rsidR="00476932" w:rsidRPr="002E2661">
        <w:rPr>
          <w:lang w:val="ru-RU"/>
        </w:rPr>
        <w:t>=</w:t>
      </w:r>
      <w:r w:rsidR="00F30CCF" w:rsidRPr="002E2661">
        <w:rPr>
          <w:lang w:val="ru-RU"/>
        </w:rPr>
        <w:t> </w:t>
      </w:r>
      <w:r w:rsidR="00476932" w:rsidRPr="002E2661">
        <w:rPr>
          <w:lang w:val="ru-RU"/>
        </w:rPr>
        <w:t>500</w:t>
      </w:r>
      <w:r w:rsidRPr="002E2661">
        <w:rPr>
          <w:lang w:val="ru-RU"/>
        </w:rPr>
        <w:t> </w:t>
      </w:r>
      <w:r w:rsidR="00476932" w:rsidRPr="002E2661">
        <w:rPr>
          <w:lang w:val="ru-RU"/>
        </w:rPr>
        <w:t>мА. Время приращения одной «</w:t>
      </w:r>
      <w:proofErr w:type="spellStart"/>
      <w:r w:rsidR="00476932" w:rsidRPr="002E2661">
        <w:rPr>
          <w:lang w:val="ru-RU"/>
        </w:rPr>
        <w:t>дискреты</w:t>
      </w:r>
      <w:proofErr w:type="spellEnd"/>
      <w:r w:rsidR="00476932" w:rsidRPr="002E2661">
        <w:rPr>
          <w:lang w:val="ru-RU"/>
        </w:rPr>
        <w:t>» импульса составляет 20</w:t>
      </w:r>
      <w:r w:rsidRPr="002E2661">
        <w:rPr>
          <w:lang w:val="ru-RU"/>
        </w:rPr>
        <w:t> </w:t>
      </w:r>
      <w:r w:rsidR="00476932" w:rsidRPr="002E2661">
        <w:rPr>
          <w:lang w:val="ru-RU"/>
        </w:rPr>
        <w:t>мс, время спада одной «</w:t>
      </w:r>
      <w:proofErr w:type="spellStart"/>
      <w:r w:rsidR="00476932" w:rsidRPr="002E2661">
        <w:rPr>
          <w:lang w:val="ru-RU"/>
        </w:rPr>
        <w:t>дискреты</w:t>
      </w:r>
      <w:proofErr w:type="spellEnd"/>
      <w:r w:rsidR="00476932" w:rsidRPr="002E2661">
        <w:rPr>
          <w:lang w:val="ru-RU"/>
        </w:rPr>
        <w:t xml:space="preserve">» импульса составляет 1мс. Период тестирования (время Т2 на рисунке </w:t>
      </w:r>
      <w:r w:rsidR="0019465E" w:rsidRPr="002E2661">
        <w:rPr>
          <w:lang w:val="ru-RU"/>
        </w:rPr>
        <w:fldChar w:fldCharType="begin"/>
      </w:r>
      <w:r w:rsidRPr="002E2661">
        <w:rPr>
          <w:lang w:val="ru-RU"/>
        </w:rPr>
        <w:instrText xml:space="preserve"> REF _Ref46329048 \h </w:instrText>
      </w:r>
      <w:r w:rsidR="0019465E" w:rsidRPr="002E2661">
        <w:rPr>
          <w:lang w:val="ru-RU"/>
        </w:rPr>
      </w:r>
      <w:r w:rsidR="0019465E" w:rsidRPr="002E2661">
        <w:rPr>
          <w:lang w:val="ru-RU"/>
        </w:rPr>
        <w:fldChar w:fldCharType="separate"/>
      </w:r>
      <w:r w:rsidR="001432BC">
        <w:rPr>
          <w:noProof/>
        </w:rPr>
        <w:t>16</w:t>
      </w:r>
      <w:r w:rsidR="0019465E" w:rsidRPr="002E2661">
        <w:rPr>
          <w:lang w:val="ru-RU"/>
        </w:rPr>
        <w:fldChar w:fldCharType="end"/>
      </w:r>
      <w:r w:rsidR="00476932" w:rsidRPr="002E2661">
        <w:rPr>
          <w:lang w:val="ru-RU"/>
        </w:rPr>
        <w:t>) будет составлять около 8</w:t>
      </w:r>
      <w:r w:rsidRPr="002E2661">
        <w:rPr>
          <w:lang w:val="ru-RU"/>
        </w:rPr>
        <w:t> </w:t>
      </w:r>
      <w:r w:rsidR="00476932" w:rsidRPr="002E2661">
        <w:rPr>
          <w:lang w:val="ru-RU"/>
        </w:rPr>
        <w:t>с, паузы между тестированиями двух соседних фаз сигнала составляют 400</w:t>
      </w:r>
      <w:r w:rsidRPr="002E2661">
        <w:rPr>
          <w:lang w:val="ru-RU"/>
        </w:rPr>
        <w:t> </w:t>
      </w:r>
      <w:r w:rsidR="00476932" w:rsidRPr="002E2661">
        <w:rPr>
          <w:lang w:val="ru-RU"/>
        </w:rPr>
        <w:t>мс</w:t>
      </w:r>
      <w:r w:rsidRPr="002E2661">
        <w:rPr>
          <w:lang w:val="ru-RU"/>
        </w:rPr>
        <w:t>;</w:t>
      </w:r>
    </w:p>
    <w:p w14:paraId="21F38DF8" w14:textId="77777777" w:rsidR="00476932" w:rsidRPr="002E2661" w:rsidRDefault="00C23942" w:rsidP="00306DDF">
      <w:pPr>
        <w:pStyle w:val="a"/>
        <w:tabs>
          <w:tab w:val="clear" w:pos="993"/>
          <w:tab w:val="left" w:pos="1134"/>
        </w:tabs>
        <w:ind w:left="0" w:firstLine="709"/>
        <w:rPr>
          <w:lang w:val="ru-RU"/>
        </w:rPr>
      </w:pPr>
      <w:r w:rsidRPr="002E2661">
        <w:rPr>
          <w:lang w:val="ru-RU"/>
        </w:rPr>
        <w:t>п</w:t>
      </w:r>
      <w:r w:rsidR="00476932" w:rsidRPr="002E2661">
        <w:rPr>
          <w:lang w:val="ru-RU"/>
        </w:rPr>
        <w:t xml:space="preserve">роверка исправности корректора коэффициента мощности (ККМ). При этом на всех </w:t>
      </w:r>
      <w:r w:rsidR="00F30CCF" w:rsidRPr="002E2661">
        <w:rPr>
          <w:lang w:val="ru-RU"/>
        </w:rPr>
        <w:t>трех</w:t>
      </w:r>
      <w:r w:rsidR="00476932" w:rsidRPr="002E2661">
        <w:rPr>
          <w:lang w:val="ru-RU"/>
        </w:rPr>
        <w:t xml:space="preserve"> фазах формируется одновременно постоянное напряжение, составляющее 90</w:t>
      </w:r>
      <w:r w:rsidR="00F30CCF" w:rsidRPr="002E2661">
        <w:rPr>
          <w:lang w:val="ru-RU"/>
        </w:rPr>
        <w:t> </w:t>
      </w:r>
      <w:r w:rsidR="00476932" w:rsidRPr="002E2661">
        <w:rPr>
          <w:lang w:val="ru-RU"/>
        </w:rPr>
        <w:t xml:space="preserve">% от максимального значения и называемое </w:t>
      </w:r>
      <w:proofErr w:type="spellStart"/>
      <w:r w:rsidR="00476932" w:rsidRPr="002E2661">
        <w:rPr>
          <w:lang w:val="ru-RU"/>
        </w:rPr>
        <w:t>Uккм</w:t>
      </w:r>
      <w:proofErr w:type="spellEnd"/>
      <w:r w:rsidR="00476932" w:rsidRPr="002E2661">
        <w:rPr>
          <w:lang w:val="ru-RU"/>
        </w:rPr>
        <w:t>. Далее производится усреднение полученного значения по 32 отсчётам сигнала датчиков напряжений фаз. Решение о не</w:t>
      </w:r>
      <w:r w:rsidR="00F30CCF" w:rsidRPr="002E2661">
        <w:rPr>
          <w:lang w:val="ru-RU"/>
        </w:rPr>
        <w:t> </w:t>
      </w:r>
      <w:r w:rsidR="00476932" w:rsidRPr="002E2661">
        <w:rPr>
          <w:lang w:val="ru-RU"/>
        </w:rPr>
        <w:t xml:space="preserve">норме этого напряжения и соответственно неисправности ККМ принимается при повторении </w:t>
      </w:r>
      <w:r w:rsidR="00F30CCF" w:rsidRPr="002E2661">
        <w:rPr>
          <w:lang w:val="ru-RU"/>
        </w:rPr>
        <w:t>трех</w:t>
      </w:r>
      <w:r w:rsidR="00476932" w:rsidRPr="002E2661">
        <w:rPr>
          <w:lang w:val="ru-RU"/>
        </w:rPr>
        <w:t xml:space="preserve"> таких неудачных тестов.</w:t>
      </w:r>
    </w:p>
    <w:p w14:paraId="179A2DA6" w14:textId="082FF4EE" w:rsidR="00476932" w:rsidRPr="002E2661" w:rsidRDefault="00476932" w:rsidP="00306DDF">
      <w:pPr>
        <w:pStyle w:val="a4"/>
        <w:tabs>
          <w:tab w:val="left" w:pos="1134"/>
        </w:tabs>
      </w:pPr>
      <w:r w:rsidRPr="002E2661">
        <w:t xml:space="preserve">Общий (упрощённый) алгоритм работы модуля </w:t>
      </w:r>
      <w:r w:rsidR="00C23942" w:rsidRPr="002E2661">
        <w:t>соответствует</w:t>
      </w:r>
      <w:r w:rsidRPr="002E2661">
        <w:t xml:space="preserve"> диаграмме деятельности</w:t>
      </w:r>
      <w:r w:rsidR="00312F3E" w:rsidRPr="002E2661">
        <w:t xml:space="preserve"> (см.</w:t>
      </w:r>
      <w:r w:rsidR="00F30CCF" w:rsidRPr="002E2661">
        <w:t xml:space="preserve"> рисун</w:t>
      </w:r>
      <w:r w:rsidR="00312F3E" w:rsidRPr="002E2661">
        <w:t>ок</w:t>
      </w:r>
      <w:r w:rsidR="00F30CCF" w:rsidRPr="002E2661">
        <w:t xml:space="preserve"> </w:t>
      </w:r>
      <w:r w:rsidR="0019465E" w:rsidRPr="002E2661">
        <w:fldChar w:fldCharType="begin"/>
      </w:r>
      <w:r w:rsidR="00D26470" w:rsidRPr="002E2661">
        <w:instrText xml:space="preserve"> REF _Ref47525493 \h </w:instrText>
      </w:r>
      <w:r w:rsidR="0019465E" w:rsidRPr="002E2661">
        <w:fldChar w:fldCharType="separate"/>
      </w:r>
      <w:r w:rsidR="001432BC">
        <w:rPr>
          <w:noProof/>
        </w:rPr>
        <w:t>17</w:t>
      </w:r>
      <w:r w:rsidR="0019465E" w:rsidRPr="002E2661">
        <w:fldChar w:fldCharType="end"/>
      </w:r>
      <w:r w:rsidR="00312F3E" w:rsidRPr="002E2661">
        <w:t>)</w:t>
      </w:r>
      <w:r w:rsidR="00F30CCF" w:rsidRPr="002E2661">
        <w:t>.</w:t>
      </w:r>
    </w:p>
    <w:p w14:paraId="10D608E2" w14:textId="77777777" w:rsidR="00C23942" w:rsidRPr="002E2661" w:rsidRDefault="00476932" w:rsidP="00C23942">
      <w:pPr>
        <w:pStyle w:val="afff6"/>
      </w:pPr>
      <w:r w:rsidRPr="002E2661">
        <w:rPr>
          <w:noProof/>
          <w:lang w:eastAsia="uk-UA"/>
        </w:rPr>
        <w:lastRenderedPageBreak/>
        <w:drawing>
          <wp:inline distT="0" distB="0" distL="0" distR="0" wp14:anchorId="7B9181E4" wp14:editId="1830F47A">
            <wp:extent cx="5996006" cy="6089904"/>
            <wp:effectExtent l="0" t="0" r="5080" b="635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_ctrl_9wire_activity_SD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95282" cy="6089169"/>
                    </a:xfrm>
                    <a:prstGeom prst="rect">
                      <a:avLst/>
                    </a:prstGeom>
                  </pic:spPr>
                </pic:pic>
              </a:graphicData>
            </a:graphic>
          </wp:inline>
        </w:drawing>
      </w:r>
    </w:p>
    <w:p w14:paraId="7E1F75D4" w14:textId="7C30F037" w:rsidR="00476932" w:rsidRPr="002E2661" w:rsidRDefault="00C23942" w:rsidP="00D26470">
      <w:pPr>
        <w:pStyle w:val="affff3"/>
        <w:spacing w:after="0" w:line="360" w:lineRule="auto"/>
      </w:pPr>
      <w:r w:rsidRPr="002E2661">
        <w:t xml:space="preserve">Рисунок </w:t>
      </w:r>
      <w:r w:rsidR="0019465E" w:rsidRPr="002E2661">
        <w:rPr>
          <w:noProof/>
        </w:rPr>
        <w:fldChar w:fldCharType="begin"/>
      </w:r>
      <w:r w:rsidR="00BE5BBD" w:rsidRPr="002E2661">
        <w:rPr>
          <w:noProof/>
        </w:rPr>
        <w:instrText xml:space="preserve"> SEQ Рисунок \* ARABIC </w:instrText>
      </w:r>
      <w:r w:rsidR="0019465E" w:rsidRPr="002E2661">
        <w:rPr>
          <w:noProof/>
        </w:rPr>
        <w:fldChar w:fldCharType="separate"/>
      </w:r>
      <w:bookmarkStart w:id="151" w:name="_Ref47525493"/>
      <w:r w:rsidR="001432BC">
        <w:rPr>
          <w:noProof/>
        </w:rPr>
        <w:t>17</w:t>
      </w:r>
      <w:bookmarkEnd w:id="151"/>
      <w:r w:rsidR="0019465E" w:rsidRPr="002E2661">
        <w:rPr>
          <w:noProof/>
        </w:rPr>
        <w:fldChar w:fldCharType="end"/>
      </w:r>
      <w:r w:rsidR="00312F3E" w:rsidRPr="002E2661">
        <w:rPr>
          <w:noProof/>
        </w:rPr>
        <w:t xml:space="preserve"> </w:t>
      </w:r>
      <w:r w:rsidRPr="002E2661">
        <w:t>–</w:t>
      </w:r>
      <w:r w:rsidR="00476932" w:rsidRPr="002E2661">
        <w:t xml:space="preserve"> Диаграмма деятельности </w:t>
      </w:r>
      <w:proofErr w:type="spellStart"/>
      <w:r w:rsidR="00476932" w:rsidRPr="002E2661">
        <w:t>IntegrCtrl</w:t>
      </w:r>
      <w:proofErr w:type="spellEnd"/>
    </w:p>
    <w:p w14:paraId="17F83AE8" w14:textId="77777777" w:rsidR="00FC42EA" w:rsidRPr="002E2661" w:rsidRDefault="00FC42EA" w:rsidP="001E746C">
      <w:pPr>
        <w:pStyle w:val="affff3"/>
      </w:pPr>
    </w:p>
    <w:p w14:paraId="28F8978C" w14:textId="77777777" w:rsidR="00057725" w:rsidRPr="002E2661" w:rsidRDefault="00C15C10" w:rsidP="00FC42EA">
      <w:pPr>
        <w:pStyle w:val="40"/>
        <w:spacing w:before="0"/>
      </w:pPr>
      <w:commentRangeStart w:id="152"/>
      <w:commentRangeStart w:id="153"/>
      <w:commentRangeStart w:id="154"/>
      <w:r w:rsidRPr="002E2661">
        <w:t xml:space="preserve">Модуль </w:t>
      </w:r>
      <w:proofErr w:type="spellStart"/>
      <w:r w:rsidRPr="002E2661">
        <w:t>IntegrCtrlGen</w:t>
      </w:r>
      <w:commentRangeEnd w:id="152"/>
      <w:proofErr w:type="spellEnd"/>
      <w:r w:rsidRPr="002E2661">
        <w:rPr>
          <w:rStyle w:val="aff9"/>
          <w:b w:val="0"/>
          <w:noProof/>
        </w:rPr>
        <w:commentReference w:id="152"/>
      </w:r>
      <w:commentRangeEnd w:id="153"/>
      <w:r w:rsidR="00E00BB8">
        <w:rPr>
          <w:rStyle w:val="aff9"/>
          <w:b w:val="0"/>
          <w:noProof/>
        </w:rPr>
        <w:commentReference w:id="153"/>
      </w:r>
      <w:commentRangeEnd w:id="154"/>
      <w:r w:rsidR="00905FD7">
        <w:rPr>
          <w:rStyle w:val="aff9"/>
          <w:b w:val="0"/>
          <w:noProof/>
        </w:rPr>
        <w:commentReference w:id="154"/>
      </w:r>
    </w:p>
    <w:p w14:paraId="63DA915A" w14:textId="77777777" w:rsidR="00C15C10" w:rsidRPr="002E2661" w:rsidRDefault="00C15C10" w:rsidP="00C15C10">
      <w:pPr>
        <w:pStyle w:val="5"/>
      </w:pPr>
      <w:r w:rsidRPr="002E2661">
        <w:t>Назначение</w:t>
      </w:r>
    </w:p>
    <w:p w14:paraId="53070C13" w14:textId="604D9B71" w:rsidR="00C15C10" w:rsidRPr="002E2661" w:rsidRDefault="00C15C10" w:rsidP="00C15C10">
      <w:pPr>
        <w:pStyle w:val="a4"/>
      </w:pPr>
      <w:r w:rsidRPr="002E2661">
        <w:t>Модуль, генерирующий импульсы специальной формы для контроля целостности обмоток</w:t>
      </w:r>
      <w:r w:rsidR="00322281">
        <w:t xml:space="preserve"> двигателя</w:t>
      </w:r>
      <w:r w:rsidRPr="002E2661">
        <w:t>.</w:t>
      </w:r>
    </w:p>
    <w:p w14:paraId="506721B3" w14:textId="77777777" w:rsidR="00C15C10" w:rsidRPr="002E2661" w:rsidRDefault="00C15C10" w:rsidP="00C15C10">
      <w:pPr>
        <w:pStyle w:val="5"/>
      </w:pPr>
      <w:r w:rsidRPr="002E2661">
        <w:t>Описание</w:t>
      </w:r>
    </w:p>
    <w:p w14:paraId="1F849FFA" w14:textId="21B75CA4" w:rsidR="00C15C10" w:rsidRDefault="00E00BB8" w:rsidP="00C15C10">
      <w:pPr>
        <w:pStyle w:val="a4"/>
      </w:pPr>
      <w:r>
        <w:t>Функции, обеспечивающие работу модуля:</w:t>
      </w:r>
    </w:p>
    <w:p w14:paraId="1269C138" w14:textId="4B850754" w:rsidR="00E00BB8" w:rsidRPr="00E00BB8" w:rsidRDefault="00E00BB8" w:rsidP="00C15C10">
      <w:pPr>
        <w:pStyle w:val="a4"/>
      </w:pPr>
      <w:r>
        <w:rPr>
          <w:lang w:val="en-US"/>
        </w:rPr>
        <w:lastRenderedPageBreak/>
        <w:t xml:space="preserve">void </w:t>
      </w:r>
      <w:proofErr w:type="spellStart"/>
      <w:r>
        <w:rPr>
          <w:lang w:val="en-US"/>
        </w:rPr>
        <w:t>IntegrCtrlGen_ctor</w:t>
      </w:r>
      <w:proofErr w:type="spellEnd"/>
      <w:r>
        <w:rPr>
          <w:lang w:val="en-US"/>
        </w:rPr>
        <w:t xml:space="preserve"> (void) – </w:t>
      </w:r>
      <w:r>
        <w:t>инициализация модуля;</w:t>
      </w:r>
    </w:p>
    <w:p w14:paraId="7142FFC5" w14:textId="0DF28F0D" w:rsidR="00E00BB8" w:rsidRDefault="00E00BB8" w:rsidP="00E00BB8">
      <w:pPr>
        <w:pStyle w:val="a4"/>
      </w:pPr>
      <w:r>
        <w:rPr>
          <w:lang w:val="en-US"/>
        </w:rPr>
        <w:t xml:space="preserve">void </w:t>
      </w:r>
      <w:proofErr w:type="spellStart"/>
      <w:r>
        <w:rPr>
          <w:lang w:val="en-US"/>
        </w:rPr>
        <w:t>IntegrCtrlGen_run</w:t>
      </w:r>
      <w:proofErr w:type="spellEnd"/>
      <w:r>
        <w:rPr>
          <w:lang w:val="en-US"/>
        </w:rPr>
        <w:t xml:space="preserve"> (void) – </w:t>
      </w:r>
      <w:r>
        <w:t>управление работой формирователя сигнала целостности обмоток двигателя;</w:t>
      </w:r>
    </w:p>
    <w:p w14:paraId="54636773" w14:textId="5F91E31B" w:rsidR="00E00BB8" w:rsidRDefault="00E00BB8" w:rsidP="00E00BB8">
      <w:pPr>
        <w:pStyle w:val="a4"/>
      </w:pPr>
      <w:r>
        <w:rPr>
          <w:lang w:val="en-US"/>
        </w:rPr>
        <w:t xml:space="preserve">void </w:t>
      </w:r>
      <w:proofErr w:type="spellStart"/>
      <w:r>
        <w:rPr>
          <w:lang w:val="en-US"/>
        </w:rPr>
        <w:t>IntegrCtrlGen_turnOn</w:t>
      </w:r>
      <w:proofErr w:type="spellEnd"/>
      <w:r>
        <w:rPr>
          <w:lang w:val="en-US"/>
        </w:rPr>
        <w:t xml:space="preserve"> (void) – </w:t>
      </w:r>
      <w:r>
        <w:t>включение генератора контроля целостности обмоток двигателя;</w:t>
      </w:r>
    </w:p>
    <w:p w14:paraId="074C209A" w14:textId="490CBDC7" w:rsidR="00E00BB8" w:rsidRDefault="00E00BB8" w:rsidP="00E00BB8">
      <w:pPr>
        <w:pStyle w:val="a4"/>
      </w:pPr>
      <w:r>
        <w:rPr>
          <w:lang w:val="en-US"/>
        </w:rPr>
        <w:t xml:space="preserve">void </w:t>
      </w:r>
      <w:proofErr w:type="spellStart"/>
      <w:r>
        <w:rPr>
          <w:lang w:val="en-US"/>
        </w:rPr>
        <w:t>IntegrCtrlGen_setParam</w:t>
      </w:r>
      <w:proofErr w:type="spellEnd"/>
      <w:r>
        <w:rPr>
          <w:lang w:val="en-US"/>
        </w:rPr>
        <w:t xml:space="preserve"> (void) – </w:t>
      </w:r>
      <w:r>
        <w:t>установка параметров генератора контроля целостности обмоток двигателя;</w:t>
      </w:r>
    </w:p>
    <w:p w14:paraId="08D94480" w14:textId="289CC786" w:rsidR="00E00BB8" w:rsidRDefault="00322281" w:rsidP="00E00BB8">
      <w:pPr>
        <w:pStyle w:val="a4"/>
      </w:pPr>
      <w:r>
        <w:rPr>
          <w:lang w:val="en-US"/>
        </w:rPr>
        <w:t xml:space="preserve">void </w:t>
      </w:r>
      <w:proofErr w:type="spellStart"/>
      <w:r>
        <w:rPr>
          <w:lang w:val="en-US"/>
        </w:rPr>
        <w:t>IntegrCtrlGen_turnOff</w:t>
      </w:r>
      <w:proofErr w:type="spellEnd"/>
      <w:r>
        <w:rPr>
          <w:lang w:val="en-US"/>
        </w:rPr>
        <w:t xml:space="preserve"> (void) – </w:t>
      </w:r>
      <w:r>
        <w:t>выключение генератора контроля целостности обмоток двигателя;</w:t>
      </w:r>
    </w:p>
    <w:p w14:paraId="2D669B5F" w14:textId="77777777" w:rsidR="00E00BB8" w:rsidRDefault="00E00BB8" w:rsidP="00E00BB8">
      <w:pPr>
        <w:pStyle w:val="a4"/>
      </w:pPr>
    </w:p>
    <w:p w14:paraId="1357213D" w14:textId="77777777" w:rsidR="00E00BB8" w:rsidRPr="00E00BB8" w:rsidRDefault="00E00BB8" w:rsidP="00C15C10">
      <w:pPr>
        <w:pStyle w:val="a4"/>
      </w:pPr>
    </w:p>
    <w:p w14:paraId="3DFA0C64" w14:textId="77777777" w:rsidR="00476932" w:rsidRPr="002E2661" w:rsidRDefault="00476932" w:rsidP="00747915">
      <w:pPr>
        <w:pStyle w:val="40"/>
      </w:pPr>
      <w:r w:rsidRPr="002E2661">
        <w:t>Порядок применения</w:t>
      </w:r>
    </w:p>
    <w:p w14:paraId="3CBA389D" w14:textId="77777777" w:rsidR="00476932" w:rsidRPr="005C01B8" w:rsidRDefault="00C23942" w:rsidP="00643ABE">
      <w:pPr>
        <w:pStyle w:val="a0"/>
        <w:numPr>
          <w:ilvl w:val="0"/>
          <w:numId w:val="135"/>
        </w:numPr>
        <w:ind w:hanging="11"/>
        <w:rPr>
          <w:lang w:val="ru-RU"/>
        </w:rPr>
      </w:pPr>
      <w:r w:rsidRPr="005C01B8">
        <w:rPr>
          <w:lang w:val="ru-RU"/>
        </w:rPr>
        <w:t>в</w:t>
      </w:r>
      <w:r w:rsidR="00476932" w:rsidRPr="005C01B8">
        <w:rPr>
          <w:lang w:val="ru-RU"/>
        </w:rPr>
        <w:t xml:space="preserve">ключить в проект компонент </w:t>
      </w:r>
      <w:proofErr w:type="spellStart"/>
      <w:r w:rsidR="00476932" w:rsidRPr="005C01B8">
        <w:rPr>
          <w:rStyle w:val="affffff7"/>
          <w:lang w:val="ru-RU"/>
        </w:rPr>
        <w:t>IntegrCtrl</w:t>
      </w:r>
      <w:proofErr w:type="spellEnd"/>
      <w:r w:rsidR="00476932" w:rsidRPr="005C01B8">
        <w:rPr>
          <w:lang w:val="ru-RU"/>
        </w:rPr>
        <w:t>;</w:t>
      </w:r>
    </w:p>
    <w:p w14:paraId="4F1AA22C" w14:textId="77777777" w:rsidR="00476932" w:rsidRPr="005C01B8" w:rsidRDefault="00476932" w:rsidP="005C01B8">
      <w:pPr>
        <w:pStyle w:val="a0"/>
      </w:pPr>
      <w:r w:rsidRPr="002E2661">
        <w:rPr>
          <w:lang w:val="ru-RU"/>
        </w:rPr>
        <w:t>в</w:t>
      </w:r>
      <w:proofErr w:type="spellStart"/>
      <w:r w:rsidRPr="005C01B8">
        <w:t>ключить</w:t>
      </w:r>
      <w:proofErr w:type="spellEnd"/>
      <w:r w:rsidRPr="005C01B8">
        <w:t xml:space="preserve"> в проект драйвер ШИМ </w:t>
      </w:r>
      <w:proofErr w:type="spellStart"/>
      <w:r w:rsidRPr="005C01B8">
        <w:t>трёхфазного</w:t>
      </w:r>
      <w:proofErr w:type="spellEnd"/>
      <w:r w:rsidRPr="005C01B8">
        <w:t xml:space="preserve"> генератора (</w:t>
      </w:r>
      <w:r w:rsidR="00C23942" w:rsidRPr="005C01B8">
        <w:t>драйвер</w:t>
      </w:r>
      <w:r w:rsidRPr="005C01B8">
        <w:t xml:space="preserve"> </w:t>
      </w:r>
      <w:proofErr w:type="spellStart"/>
      <w:r w:rsidRPr="005C01B8">
        <w:rPr>
          <w:rStyle w:val="affffff7"/>
          <w:sz w:val="28"/>
          <w:szCs w:val="20"/>
          <w:lang w:eastAsia="ru-RU"/>
        </w:rPr>
        <w:t>shuntShiftGenDrv</w:t>
      </w:r>
      <w:proofErr w:type="spellEnd"/>
      <w:r w:rsidRPr="005C01B8">
        <w:t>);</w:t>
      </w:r>
    </w:p>
    <w:p w14:paraId="4BCC423B" w14:textId="77777777" w:rsidR="00476932" w:rsidRPr="005C01B8" w:rsidRDefault="00476932" w:rsidP="005C01B8">
      <w:pPr>
        <w:pStyle w:val="a0"/>
      </w:pPr>
      <w:proofErr w:type="spellStart"/>
      <w:r w:rsidRPr="005C01B8">
        <w:t>организовать</w:t>
      </w:r>
      <w:proofErr w:type="spellEnd"/>
      <w:r w:rsidRPr="005C01B8">
        <w:t xml:space="preserve"> </w:t>
      </w:r>
      <w:proofErr w:type="spellStart"/>
      <w:r w:rsidRPr="005C01B8">
        <w:t>вызовы</w:t>
      </w:r>
      <w:proofErr w:type="spellEnd"/>
      <w:r w:rsidRPr="005C01B8">
        <w:t xml:space="preserve"> </w:t>
      </w:r>
      <w:proofErr w:type="spellStart"/>
      <w:r w:rsidRPr="005C01B8">
        <w:t>конструкторов</w:t>
      </w:r>
      <w:proofErr w:type="spellEnd"/>
      <w:r w:rsidRPr="005C01B8">
        <w:t xml:space="preserve"> </w:t>
      </w:r>
      <w:proofErr w:type="spellStart"/>
      <w:r w:rsidRPr="005C01B8">
        <w:t>модулей</w:t>
      </w:r>
      <w:proofErr w:type="spellEnd"/>
      <w:r w:rsidRPr="005C01B8">
        <w:t>:</w:t>
      </w:r>
    </w:p>
    <w:p w14:paraId="7615BFE0" w14:textId="77777777" w:rsidR="00476932" w:rsidRPr="005C01B8" w:rsidRDefault="00476932" w:rsidP="00D30DE0">
      <w:pPr>
        <w:pStyle w:val="a"/>
        <w:ind w:left="0" w:firstLine="709"/>
      </w:pPr>
      <w:proofErr w:type="spellStart"/>
      <w:r w:rsidRPr="00D30DE0">
        <w:rPr>
          <w:rStyle w:val="affffff3"/>
        </w:rPr>
        <w:t>IntegrCtrlGen_</w:t>
      </w:r>
      <w:proofErr w:type="gramStart"/>
      <w:r w:rsidRPr="00D30DE0">
        <w:rPr>
          <w:rStyle w:val="affffff3"/>
        </w:rPr>
        <w:t>ctor</w:t>
      </w:r>
      <w:proofErr w:type="spellEnd"/>
      <w:r w:rsidR="00C23942" w:rsidRPr="00D30DE0">
        <w:rPr>
          <w:rStyle w:val="affffff3"/>
        </w:rPr>
        <w:t>(</w:t>
      </w:r>
      <w:proofErr w:type="gramEnd"/>
      <w:r w:rsidR="00C23942" w:rsidRPr="00D30DE0">
        <w:rPr>
          <w:rStyle w:val="affffff3"/>
        </w:rPr>
        <w:t>)</w:t>
      </w:r>
      <w:r w:rsidRPr="005C01B8">
        <w:t xml:space="preserve"> </w:t>
      </w:r>
      <w:proofErr w:type="spellStart"/>
      <w:r w:rsidRPr="005C01B8">
        <w:t>из</w:t>
      </w:r>
      <w:proofErr w:type="spellEnd"/>
      <w:r w:rsidRPr="005C01B8">
        <w:t xml:space="preserve"> </w:t>
      </w:r>
      <w:proofErr w:type="spellStart"/>
      <w:r w:rsidRPr="00D30DE0">
        <w:rPr>
          <w:rStyle w:val="affffff3"/>
        </w:rPr>
        <w:t>IntegrCtrl_ctor</w:t>
      </w:r>
      <w:proofErr w:type="spellEnd"/>
      <w:r w:rsidR="00C23942" w:rsidRPr="00D30DE0">
        <w:rPr>
          <w:rStyle w:val="affffff3"/>
        </w:rPr>
        <w:t>()</w:t>
      </w:r>
      <w:r w:rsidRPr="005C01B8">
        <w:t>;</w:t>
      </w:r>
    </w:p>
    <w:p w14:paraId="3B6EEA8A" w14:textId="77777777" w:rsidR="00476932" w:rsidRPr="005C01B8" w:rsidRDefault="00476932" w:rsidP="00D30DE0">
      <w:pPr>
        <w:pStyle w:val="a"/>
        <w:ind w:left="0" w:firstLine="709"/>
      </w:pPr>
      <w:proofErr w:type="spellStart"/>
      <w:r w:rsidRPr="00D30DE0">
        <w:rPr>
          <w:rStyle w:val="affffff3"/>
        </w:rPr>
        <w:t>IntegrCtrl</w:t>
      </w:r>
      <w:proofErr w:type="spellEnd"/>
      <w:r w:rsidRPr="00636E7E">
        <w:rPr>
          <w:rStyle w:val="affffff3"/>
          <w:lang w:val="ru-RU"/>
        </w:rPr>
        <w:t>_</w:t>
      </w:r>
      <w:proofErr w:type="spellStart"/>
      <w:proofErr w:type="gramStart"/>
      <w:r w:rsidRPr="00D30DE0">
        <w:rPr>
          <w:rStyle w:val="affffff3"/>
        </w:rPr>
        <w:t>ctor</w:t>
      </w:r>
      <w:proofErr w:type="spellEnd"/>
      <w:r w:rsidR="00C23942" w:rsidRPr="00636E7E">
        <w:rPr>
          <w:rStyle w:val="affffff3"/>
          <w:lang w:val="ru-RU"/>
        </w:rPr>
        <w:t>(</w:t>
      </w:r>
      <w:proofErr w:type="gramEnd"/>
      <w:r w:rsidR="00C23942" w:rsidRPr="00636E7E">
        <w:rPr>
          <w:rStyle w:val="affffff3"/>
          <w:lang w:val="ru-RU"/>
        </w:rPr>
        <w:t>)</w:t>
      </w:r>
      <w:r w:rsidRPr="005C01B8">
        <w:t xml:space="preserve"> при </w:t>
      </w:r>
      <w:proofErr w:type="spellStart"/>
      <w:r w:rsidRPr="005C01B8">
        <w:t>входе</w:t>
      </w:r>
      <w:proofErr w:type="spellEnd"/>
      <w:r w:rsidRPr="005C01B8">
        <w:t xml:space="preserve"> в </w:t>
      </w:r>
      <w:proofErr w:type="spellStart"/>
      <w:r w:rsidRPr="005C01B8">
        <w:rPr>
          <w:rStyle w:val="affffff7"/>
          <w:sz w:val="28"/>
          <w:szCs w:val="20"/>
          <w:lang w:eastAsia="ru-RU"/>
        </w:rPr>
        <w:t>StateMain</w:t>
      </w:r>
      <w:proofErr w:type="spellEnd"/>
      <w:r w:rsidRPr="005C01B8">
        <w:t xml:space="preserve"> </w:t>
      </w:r>
      <w:proofErr w:type="spellStart"/>
      <w:r w:rsidRPr="005C01B8">
        <w:t>после</w:t>
      </w:r>
      <w:proofErr w:type="spellEnd"/>
      <w:r w:rsidRPr="005C01B8">
        <w:t xml:space="preserve"> </w:t>
      </w:r>
      <w:proofErr w:type="spellStart"/>
      <w:r w:rsidRPr="005C01B8">
        <w:t>успешной</w:t>
      </w:r>
      <w:proofErr w:type="spellEnd"/>
      <w:r w:rsidRPr="005C01B8">
        <w:t xml:space="preserve"> </w:t>
      </w:r>
      <w:proofErr w:type="spellStart"/>
      <w:r w:rsidRPr="005C01B8">
        <w:t>инициализации</w:t>
      </w:r>
      <w:proofErr w:type="spellEnd"/>
      <w:r w:rsidRPr="005C01B8">
        <w:t xml:space="preserve"> в </w:t>
      </w:r>
      <w:proofErr w:type="spellStart"/>
      <w:r w:rsidRPr="005C01B8">
        <w:t>StateInitial</w:t>
      </w:r>
      <w:proofErr w:type="spellEnd"/>
      <w:r w:rsidRPr="005C01B8">
        <w:t>.</w:t>
      </w:r>
    </w:p>
    <w:p w14:paraId="292874D8" w14:textId="77777777" w:rsidR="00476932" w:rsidRPr="002E2661" w:rsidRDefault="00476932" w:rsidP="005C01B8">
      <w:pPr>
        <w:pStyle w:val="a0"/>
        <w:rPr>
          <w:lang w:val="ru-RU"/>
        </w:rPr>
      </w:pPr>
      <w:proofErr w:type="spellStart"/>
      <w:r w:rsidRPr="005C01B8">
        <w:t>организовать</w:t>
      </w:r>
      <w:proofErr w:type="spellEnd"/>
      <w:r w:rsidRPr="005C01B8">
        <w:t xml:space="preserve"> в</w:t>
      </w:r>
      <w:r w:rsidRPr="002E2661">
        <w:rPr>
          <w:lang w:val="ru-RU"/>
        </w:rPr>
        <w:t xml:space="preserve"> главном потоке вызов функций:</w:t>
      </w:r>
    </w:p>
    <w:p w14:paraId="10174B9A" w14:textId="77777777" w:rsidR="00476932" w:rsidRPr="002E2661" w:rsidRDefault="00476932" w:rsidP="00643ABE">
      <w:pPr>
        <w:pStyle w:val="22"/>
        <w:numPr>
          <w:ilvl w:val="0"/>
          <w:numId w:val="122"/>
        </w:numPr>
        <w:tabs>
          <w:tab w:val="clear" w:pos="1560"/>
          <w:tab w:val="clear" w:pos="1701"/>
          <w:tab w:val="left" w:pos="1134"/>
        </w:tabs>
        <w:ind w:left="0" w:firstLine="709"/>
      </w:pPr>
      <w:proofErr w:type="spellStart"/>
      <w:r w:rsidRPr="002E2661">
        <w:rPr>
          <w:b/>
          <w:i/>
        </w:rPr>
        <w:t>IntegrCtrl_</w:t>
      </w:r>
      <w:proofErr w:type="gramStart"/>
      <w:r w:rsidRPr="002E2661">
        <w:rPr>
          <w:b/>
          <w:i/>
        </w:rPr>
        <w:t>run</w:t>
      </w:r>
      <w:proofErr w:type="spellEnd"/>
      <w:r w:rsidR="00C23942" w:rsidRPr="002E2661">
        <w:rPr>
          <w:b/>
          <w:i/>
        </w:rPr>
        <w:t>(</w:t>
      </w:r>
      <w:proofErr w:type="gramEnd"/>
      <w:r w:rsidR="00C23942" w:rsidRPr="002E2661">
        <w:rPr>
          <w:b/>
          <w:i/>
        </w:rPr>
        <w:t>)</w:t>
      </w:r>
      <w:r w:rsidRPr="002E2661">
        <w:t>;</w:t>
      </w:r>
    </w:p>
    <w:p w14:paraId="68BC1135" w14:textId="77777777" w:rsidR="00E872E3" w:rsidRPr="002E2661" w:rsidRDefault="00476932" w:rsidP="00643ABE">
      <w:pPr>
        <w:pStyle w:val="22"/>
        <w:numPr>
          <w:ilvl w:val="0"/>
          <w:numId w:val="121"/>
        </w:numPr>
        <w:tabs>
          <w:tab w:val="clear" w:pos="1560"/>
          <w:tab w:val="clear" w:pos="1701"/>
          <w:tab w:val="left" w:pos="1134"/>
        </w:tabs>
        <w:spacing w:after="240"/>
        <w:ind w:left="0" w:firstLine="709"/>
      </w:pPr>
      <w:proofErr w:type="spellStart"/>
      <w:r w:rsidRPr="002E2661">
        <w:rPr>
          <w:b/>
          <w:i/>
        </w:rPr>
        <w:t>IntegrCtrlGen_</w:t>
      </w:r>
      <w:proofErr w:type="gramStart"/>
      <w:r w:rsidRPr="002E2661">
        <w:rPr>
          <w:b/>
          <w:i/>
        </w:rPr>
        <w:t>run</w:t>
      </w:r>
      <w:proofErr w:type="spellEnd"/>
      <w:r w:rsidR="00C23942" w:rsidRPr="002E2661">
        <w:rPr>
          <w:b/>
          <w:i/>
        </w:rPr>
        <w:t>(</w:t>
      </w:r>
      <w:proofErr w:type="gramEnd"/>
      <w:r w:rsidR="00C23942" w:rsidRPr="002E2661">
        <w:rPr>
          <w:b/>
          <w:i/>
        </w:rPr>
        <w:t>)</w:t>
      </w:r>
      <w:r w:rsidR="00C23942" w:rsidRPr="002E2661">
        <w:t>.</w:t>
      </w:r>
    </w:p>
    <w:p w14:paraId="11ED1C49" w14:textId="77777777" w:rsidR="009A452B" w:rsidRPr="002E2661" w:rsidRDefault="009A452B" w:rsidP="00747915">
      <w:pPr>
        <w:pStyle w:val="3"/>
        <w:rPr>
          <w:lang w:val="ru-RU"/>
        </w:rPr>
      </w:pPr>
      <w:bookmarkStart w:id="155" w:name="_Toc2864928"/>
      <w:bookmarkStart w:id="156" w:name="_Ref15885571"/>
      <w:bookmarkStart w:id="157" w:name="_Ref15885589"/>
      <w:bookmarkStart w:id="158" w:name="_Ref15885612"/>
      <w:bookmarkStart w:id="159" w:name="_Ref15885620"/>
      <w:bookmarkStart w:id="160" w:name="_Ref15885633"/>
      <w:bookmarkStart w:id="161" w:name="_Ref15885650"/>
      <w:bookmarkStart w:id="162" w:name="_Ref15885659"/>
      <w:bookmarkStart w:id="163" w:name="_Ref15885666"/>
      <w:bookmarkStart w:id="164" w:name="_Ref15885682"/>
      <w:bookmarkStart w:id="165" w:name="_Ref15885691"/>
      <w:bookmarkStart w:id="166" w:name="_Ref15885704"/>
      <w:bookmarkStart w:id="167" w:name="_Ref15885731"/>
      <w:bookmarkStart w:id="168" w:name="_Ref15885741"/>
      <w:bookmarkStart w:id="169" w:name="_Toc36027261"/>
      <w:bookmarkStart w:id="170" w:name="_Ref36459985"/>
      <w:bookmarkStart w:id="171" w:name="_Toc50027351"/>
      <w:bookmarkStart w:id="172" w:name="_Toc503349625"/>
      <w:bookmarkStart w:id="173" w:name="_Toc511390249"/>
      <w:commentRangeStart w:id="174"/>
      <w:commentRangeStart w:id="175"/>
      <w:commentRangeStart w:id="176"/>
      <w:r w:rsidRPr="002E2661">
        <w:rPr>
          <w:lang w:val="ru-RU"/>
        </w:rPr>
        <w:t xml:space="preserve">Компонент </w:t>
      </w:r>
      <w:proofErr w:type="spellStart"/>
      <w:r w:rsidRPr="002E2661">
        <w:rPr>
          <w:lang w:val="ru-RU"/>
        </w:rPr>
        <w:t>InterChannel</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commentRangeEnd w:id="174"/>
      <w:proofErr w:type="spellEnd"/>
      <w:r w:rsidRPr="002E2661">
        <w:rPr>
          <w:rStyle w:val="aff9"/>
          <w:rFonts w:eastAsia="Times New Roman"/>
          <w:b w:val="0"/>
          <w:color w:val="auto"/>
          <w:lang w:val="ru-RU" w:eastAsia="ru-RU"/>
        </w:rPr>
        <w:commentReference w:id="174"/>
      </w:r>
      <w:commentRangeEnd w:id="175"/>
      <w:r w:rsidRPr="002E2661">
        <w:rPr>
          <w:rStyle w:val="aff9"/>
          <w:rFonts w:eastAsia="Times New Roman"/>
          <w:b w:val="0"/>
          <w:color w:val="auto"/>
          <w:lang w:val="ru-RU" w:eastAsia="ru-RU"/>
        </w:rPr>
        <w:commentReference w:id="175"/>
      </w:r>
      <w:bookmarkEnd w:id="170"/>
      <w:bookmarkEnd w:id="171"/>
      <w:commentRangeEnd w:id="176"/>
      <w:r w:rsidR="00905FD7">
        <w:rPr>
          <w:rStyle w:val="aff9"/>
          <w:rFonts w:eastAsia="Times New Roman"/>
          <w:b w:val="0"/>
          <w:noProof/>
          <w:color w:val="auto"/>
          <w:lang w:val="ru-RU" w:eastAsia="ru-RU"/>
        </w:rPr>
        <w:commentReference w:id="176"/>
      </w:r>
    </w:p>
    <w:p w14:paraId="5062E3ED" w14:textId="77777777" w:rsidR="009A452B" w:rsidRPr="002E2661" w:rsidRDefault="009A452B" w:rsidP="00747915">
      <w:pPr>
        <w:pStyle w:val="40"/>
      </w:pPr>
      <w:r w:rsidRPr="002E2661">
        <w:t>Назначение</w:t>
      </w:r>
    </w:p>
    <w:p w14:paraId="7CCED8E8" w14:textId="77777777" w:rsidR="009A452B" w:rsidRPr="002E2661" w:rsidRDefault="009A452B" w:rsidP="009A452B">
      <w:pPr>
        <w:pStyle w:val="a4"/>
      </w:pPr>
      <w:r w:rsidRPr="002E2661">
        <w:t xml:space="preserve">МКО </w:t>
      </w:r>
      <w:bookmarkStart w:id="177" w:name="_Toc441150073"/>
      <w:r w:rsidRPr="002E2661">
        <w:t xml:space="preserve">предназначен для выполнения синхронизации данных двух </w:t>
      </w:r>
      <w:bookmarkEnd w:id="177"/>
      <w:r w:rsidRPr="002E2661">
        <w:t>МК. Данные, которые синхронизируются при помощи МКО, будем называть параметрами.</w:t>
      </w:r>
    </w:p>
    <w:p w14:paraId="26642602" w14:textId="77777777" w:rsidR="009A452B" w:rsidRPr="002E2661" w:rsidRDefault="009A452B" w:rsidP="009A452B">
      <w:pPr>
        <w:pStyle w:val="a4"/>
      </w:pPr>
      <w:r w:rsidRPr="002E2661">
        <w:lastRenderedPageBreak/>
        <w:t>В двух МК функционирует ПО, которое выполняет одинаковые алгоритмы. При этом на входах МК, из-за разбросов параметров элементной базы прибора, те или иные события могут наступать в разные моменты времени. Несмотря на это, оба МК должны выполнять одинаковую программу по одинаковым алгоритмам. Модуль МКО предназначен для синхронизации событий и значений входных данных, результатов обработки и состояния ПО в двух вычислителях.</w:t>
      </w:r>
    </w:p>
    <w:p w14:paraId="6B12D997" w14:textId="77777777" w:rsidR="009A452B" w:rsidRPr="002E2661" w:rsidRDefault="009A452B" w:rsidP="009A452B">
      <w:pPr>
        <w:pStyle w:val="a4"/>
      </w:pPr>
      <w:r w:rsidRPr="002E2661">
        <w:t>Программные компоненты, обрабатывающие входные данные, должны обращаться к МКО с запросом на синхронизацию данных и дожидаться от МКО ответа о готовности их синхронизации. Компонент, получив ответ, продолжит выполнение алгоритма, используя синхронизированное значение. Результатом синхронизации (данными) могут пользоваться и другие компоненты ПО, не отправлявшие этот запрос.</w:t>
      </w:r>
    </w:p>
    <w:p w14:paraId="4D325EE8" w14:textId="77777777" w:rsidR="009A452B" w:rsidRPr="002E2661" w:rsidRDefault="009A452B" w:rsidP="009A452B">
      <w:pPr>
        <w:pStyle w:val="a4"/>
      </w:pPr>
      <w:r w:rsidRPr="002E2661">
        <w:t>Программные компоненты, отправившие запрос на синхронизацию, условно называются инициаторами. Программные компоненты, ожидающие от МКО результатов синхронизации, условно называются клиентами.</w:t>
      </w:r>
    </w:p>
    <w:p w14:paraId="206FB73C" w14:textId="77777777" w:rsidR="009A452B" w:rsidRPr="002E2661" w:rsidRDefault="009A452B" w:rsidP="00747915">
      <w:pPr>
        <w:pStyle w:val="40"/>
      </w:pPr>
      <w:r w:rsidRPr="002E2661">
        <w:t xml:space="preserve">Состав </w:t>
      </w:r>
    </w:p>
    <w:p w14:paraId="78D5412D" w14:textId="77777777" w:rsidR="009A452B" w:rsidRPr="002E2661" w:rsidRDefault="009A452B" w:rsidP="009A452B">
      <w:pPr>
        <w:pStyle w:val="affffa"/>
      </w:pPr>
      <w:r w:rsidRPr="002E2661">
        <w:t>В состав компонента входят следующие модули:</w:t>
      </w:r>
    </w:p>
    <w:p w14:paraId="28324705" w14:textId="77777777" w:rsidR="009A452B" w:rsidRPr="002E2661" w:rsidRDefault="009A452B" w:rsidP="00643ABE">
      <w:pPr>
        <w:pStyle w:val="a"/>
        <w:numPr>
          <w:ilvl w:val="0"/>
          <w:numId w:val="80"/>
        </w:numPr>
        <w:ind w:left="0" w:firstLine="709"/>
        <w:rPr>
          <w:lang w:val="ru-RU"/>
        </w:rPr>
      </w:pPr>
      <w:bookmarkStart w:id="178" w:name="_Hlk16060382"/>
      <w:proofErr w:type="spellStart"/>
      <w:r w:rsidRPr="002E2661">
        <w:rPr>
          <w:i/>
          <w:iCs/>
          <w:lang w:val="ru-RU"/>
        </w:rPr>
        <w:t>InterChannel</w:t>
      </w:r>
      <w:proofErr w:type="spellEnd"/>
      <w:r w:rsidRPr="002E2661">
        <w:rPr>
          <w:lang w:val="ru-RU"/>
        </w:rPr>
        <w:t xml:space="preserve"> </w:t>
      </w:r>
      <w:bookmarkEnd w:id="178"/>
      <w:r w:rsidRPr="002E2661">
        <w:rPr>
          <w:lang w:val="ru-RU"/>
        </w:rPr>
        <w:t>− МКО;</w:t>
      </w:r>
    </w:p>
    <w:p w14:paraId="2BDB6568" w14:textId="77777777" w:rsidR="009A452B" w:rsidRPr="002E2661" w:rsidRDefault="009A452B" w:rsidP="00643ABE">
      <w:pPr>
        <w:pStyle w:val="a"/>
        <w:numPr>
          <w:ilvl w:val="0"/>
          <w:numId w:val="80"/>
        </w:numPr>
        <w:ind w:left="0" w:firstLine="709"/>
        <w:rPr>
          <w:lang w:val="ru-RU"/>
        </w:rPr>
      </w:pPr>
      <w:r w:rsidRPr="002E2661">
        <w:rPr>
          <w:i/>
          <w:lang w:val="ru-RU"/>
        </w:rPr>
        <w:t>log2</w:t>
      </w:r>
      <w:r w:rsidRPr="002E2661">
        <w:rPr>
          <w:lang w:val="ru-RU"/>
        </w:rPr>
        <w:t xml:space="preserve"> − определение таблицы Log2_log2</w:t>
      </w:r>
      <w:proofErr w:type="gramStart"/>
      <w:r w:rsidRPr="002E2661">
        <w:rPr>
          <w:lang w:val="ru-RU"/>
        </w:rPr>
        <w:t>Lkup[</w:t>
      </w:r>
      <w:proofErr w:type="gramEnd"/>
      <w:r w:rsidRPr="002E2661">
        <w:rPr>
          <w:lang w:val="ru-RU"/>
        </w:rPr>
        <w:t>];</w:t>
      </w:r>
    </w:p>
    <w:p w14:paraId="1ACE116A" w14:textId="77777777" w:rsidR="009A452B" w:rsidRPr="002E2661" w:rsidRDefault="009A452B" w:rsidP="00643ABE">
      <w:pPr>
        <w:pStyle w:val="a"/>
        <w:numPr>
          <w:ilvl w:val="0"/>
          <w:numId w:val="80"/>
        </w:numPr>
        <w:ind w:left="0" w:firstLine="709"/>
        <w:rPr>
          <w:lang w:val="ru-RU"/>
        </w:rPr>
      </w:pPr>
      <w:r w:rsidRPr="002E2661">
        <w:rPr>
          <w:i/>
          <w:lang w:val="ru-RU"/>
        </w:rPr>
        <w:t>pwr2</w:t>
      </w:r>
      <w:r w:rsidRPr="002E2661">
        <w:rPr>
          <w:lang w:val="ru-RU"/>
        </w:rPr>
        <w:t xml:space="preserve"> − определение таблиц Pwr2_pwr2</w:t>
      </w:r>
      <w:proofErr w:type="gramStart"/>
      <w:r w:rsidRPr="002E2661">
        <w:rPr>
          <w:lang w:val="ru-RU"/>
        </w:rPr>
        <w:t>Lkup[</w:t>
      </w:r>
      <w:proofErr w:type="gramEnd"/>
      <w:r w:rsidRPr="002E2661">
        <w:rPr>
          <w:lang w:val="ru-RU"/>
        </w:rPr>
        <w:t xml:space="preserve">], Pwr2_invPwr2Lkup[], </w:t>
      </w:r>
      <w:proofErr w:type="spellStart"/>
      <w:r w:rsidRPr="002E2661">
        <w:rPr>
          <w:lang w:val="ru-RU"/>
        </w:rPr>
        <w:t>and</w:t>
      </w:r>
      <w:proofErr w:type="spellEnd"/>
      <w:r w:rsidRPr="002E2661">
        <w:rPr>
          <w:lang w:val="ru-RU"/>
        </w:rPr>
        <w:t xml:space="preserve"> Pwr2_div8Lkup[];</w:t>
      </w:r>
    </w:p>
    <w:p w14:paraId="6E7EBFAF" w14:textId="77777777" w:rsidR="009A452B" w:rsidRPr="002E2661" w:rsidRDefault="009A452B" w:rsidP="00643ABE">
      <w:pPr>
        <w:pStyle w:val="a"/>
        <w:numPr>
          <w:ilvl w:val="0"/>
          <w:numId w:val="80"/>
        </w:numPr>
        <w:ind w:left="0" w:firstLine="709"/>
        <w:rPr>
          <w:lang w:val="ru-RU"/>
        </w:rPr>
      </w:pPr>
      <w:proofErr w:type="spellStart"/>
      <w:r w:rsidRPr="002E2661">
        <w:rPr>
          <w:i/>
          <w:lang w:val="ru-RU"/>
        </w:rPr>
        <w:t>set</w:t>
      </w:r>
      <w:proofErr w:type="spellEnd"/>
      <w:r w:rsidRPr="002E2661">
        <w:rPr>
          <w:lang w:val="ru-RU"/>
        </w:rPr>
        <w:t xml:space="preserve"> − очередь с приоритетом, состоящая из 8 или 64 элементов.</w:t>
      </w:r>
    </w:p>
    <w:p w14:paraId="0F8C94EA" w14:textId="77777777" w:rsidR="0079189A" w:rsidRPr="002E2661" w:rsidRDefault="0079189A" w:rsidP="0079189A">
      <w:pPr>
        <w:pStyle w:val="40"/>
      </w:pPr>
      <w:r w:rsidRPr="002E2661">
        <w:t>Интерфейс</w:t>
      </w:r>
    </w:p>
    <w:p w14:paraId="1F397DB2" w14:textId="77777777" w:rsidR="009A452B" w:rsidRPr="002E2661" w:rsidRDefault="009A452B" w:rsidP="002F6B6A">
      <w:pPr>
        <w:pStyle w:val="5"/>
      </w:pPr>
      <w:r w:rsidRPr="002E2661">
        <w:t>Константы</w:t>
      </w:r>
    </w:p>
    <w:p w14:paraId="7B97E157" w14:textId="77777777" w:rsidR="009A452B" w:rsidRPr="002E2661" w:rsidRDefault="009A452B" w:rsidP="009A452B">
      <w:pPr>
        <w:pStyle w:val="a4"/>
      </w:pPr>
      <w:r w:rsidRPr="002E2661">
        <w:t xml:space="preserve">В модуле определены следующие константы: </w:t>
      </w:r>
      <w:proofErr w:type="spellStart"/>
      <w:r w:rsidRPr="002E2661">
        <w:rPr>
          <w:i/>
        </w:rPr>
        <w:t>InterChannelScript</w:t>
      </w:r>
      <w:proofErr w:type="spellEnd"/>
      <w:r w:rsidRPr="002E2661">
        <w:t xml:space="preserve">, </w:t>
      </w:r>
      <w:proofErr w:type="spellStart"/>
      <w:r w:rsidRPr="002E2661">
        <w:rPr>
          <w:i/>
        </w:rPr>
        <w:t>InterChannelProcSync</w:t>
      </w:r>
      <w:proofErr w:type="spellEnd"/>
      <w:r w:rsidRPr="002E2661">
        <w:t xml:space="preserve"> и </w:t>
      </w:r>
      <w:proofErr w:type="spellStart"/>
      <w:r w:rsidRPr="002E2661">
        <w:rPr>
          <w:i/>
        </w:rPr>
        <w:t>InterChannelProcCheck</w:t>
      </w:r>
      <w:proofErr w:type="spellEnd"/>
      <w:r w:rsidRPr="002E2661">
        <w:t>.</w:t>
      </w:r>
    </w:p>
    <w:p w14:paraId="0CACB1FB" w14:textId="77777777" w:rsidR="009A452B" w:rsidRPr="002E2661" w:rsidRDefault="009A452B" w:rsidP="009A452B">
      <w:pPr>
        <w:pStyle w:val="affffa"/>
      </w:pPr>
      <w:r w:rsidRPr="002E2661">
        <w:lastRenderedPageBreak/>
        <w:t xml:space="preserve">Константы типа </w:t>
      </w:r>
      <w:proofErr w:type="spellStart"/>
      <w:r w:rsidRPr="002E2661">
        <w:rPr>
          <w:i/>
        </w:rPr>
        <w:t>InterChannelScript</w:t>
      </w:r>
      <w:proofErr w:type="spellEnd"/>
      <w:r w:rsidRPr="002E2661">
        <w:t xml:space="preserve"> определяют сценарий синхронизации, используются при настройке параметра и имеют следующие значения:</w:t>
      </w:r>
    </w:p>
    <w:p w14:paraId="5834A8E6"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eScriptNil</w:t>
      </w:r>
      <w:proofErr w:type="spellEnd"/>
      <w:r w:rsidRPr="002E2661">
        <w:rPr>
          <w:lang w:val="ru-RU"/>
        </w:rPr>
        <w:t xml:space="preserve"> − сценарий не </w:t>
      </w:r>
      <w:bookmarkStart w:id="179" w:name="_Hlk17358051"/>
      <w:r w:rsidRPr="002E2661">
        <w:rPr>
          <w:lang w:val="ru-RU"/>
        </w:rPr>
        <w:t>определен (такое значение приведет к отказу при синхронизации);</w:t>
      </w:r>
      <w:bookmarkEnd w:id="179"/>
    </w:p>
    <w:p w14:paraId="77405AAA"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eScriptSync</w:t>
      </w:r>
      <w:proofErr w:type="spellEnd"/>
      <w:r w:rsidRPr="002E2661">
        <w:rPr>
          <w:lang w:val="ru-RU"/>
        </w:rPr>
        <w:t xml:space="preserve"> − синхронизация параметра;</w:t>
      </w:r>
    </w:p>
    <w:p w14:paraId="7AE32729"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eScriptTransmit</w:t>
      </w:r>
      <w:proofErr w:type="spellEnd"/>
      <w:r w:rsidRPr="002E2661">
        <w:rPr>
          <w:lang w:val="ru-RU"/>
        </w:rPr>
        <w:t xml:space="preserve"> − передача параметра;</w:t>
      </w:r>
    </w:p>
    <w:p w14:paraId="77625663"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eScriptLocal</w:t>
      </w:r>
      <w:proofErr w:type="spellEnd"/>
      <w:r w:rsidRPr="002E2661">
        <w:rPr>
          <w:lang w:val="ru-RU"/>
        </w:rPr>
        <w:t xml:space="preserve"> – </w:t>
      </w:r>
      <w:bookmarkStart w:id="180" w:name="_Hlk16078560"/>
      <w:r w:rsidRPr="002E2661">
        <w:rPr>
          <w:lang w:val="ru-RU"/>
        </w:rPr>
        <w:t>сформировать синхронизированный параметр без отправки в соседний канал</w:t>
      </w:r>
      <w:bookmarkEnd w:id="180"/>
      <w:r w:rsidRPr="002E2661">
        <w:rPr>
          <w:lang w:val="ru-RU"/>
        </w:rPr>
        <w:t>;</w:t>
      </w:r>
    </w:p>
    <w:p w14:paraId="129915F8"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eScriptDebug</w:t>
      </w:r>
      <w:proofErr w:type="spellEnd"/>
      <w:r w:rsidRPr="002E2661">
        <w:rPr>
          <w:lang w:val="ru-RU"/>
        </w:rPr>
        <w:t xml:space="preserve"> − передача параметра без контроля и синхронизации;</w:t>
      </w:r>
    </w:p>
    <w:p w14:paraId="15EC8444"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eScriptChVal</w:t>
      </w:r>
      <w:proofErr w:type="spellEnd"/>
      <w:r w:rsidRPr="002E2661">
        <w:rPr>
          <w:lang w:val="ru-RU"/>
        </w:rPr>
        <w:t xml:space="preserve"> − синхронизация параметра по изменению значения;</w:t>
      </w:r>
    </w:p>
    <w:p w14:paraId="2D9AEEE2"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eScriptCount</w:t>
      </w:r>
      <w:proofErr w:type="spellEnd"/>
      <w:r w:rsidRPr="002E2661">
        <w:rPr>
          <w:lang w:val="ru-RU"/>
        </w:rPr>
        <w:t xml:space="preserve"> − количество сценариев синхронизации.</w:t>
      </w:r>
    </w:p>
    <w:p w14:paraId="2BCB2733" w14:textId="77777777" w:rsidR="009A452B" w:rsidRPr="002E2661" w:rsidRDefault="009A452B" w:rsidP="009A452B">
      <w:pPr>
        <w:pStyle w:val="affffa"/>
      </w:pPr>
      <w:r w:rsidRPr="002E2661">
        <w:t xml:space="preserve">Константы типа </w:t>
      </w:r>
      <w:proofErr w:type="spellStart"/>
      <w:r w:rsidRPr="002E2661">
        <w:rPr>
          <w:i/>
        </w:rPr>
        <w:t>InterChannelProcSync</w:t>
      </w:r>
      <w:proofErr w:type="spellEnd"/>
      <w:r w:rsidRPr="002E2661">
        <w:t xml:space="preserve"> определяют процедуру синхронизации, используются при настройке параметра и имеют следующие значения:</w:t>
      </w:r>
    </w:p>
    <w:p w14:paraId="2BAB93DD"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eProcSyncNil</w:t>
      </w:r>
      <w:proofErr w:type="spellEnd"/>
      <w:r w:rsidRPr="002E2661">
        <w:rPr>
          <w:lang w:val="ru-RU"/>
        </w:rPr>
        <w:t xml:space="preserve"> − не выполняется никаких действий с параметром;</w:t>
      </w:r>
    </w:p>
    <w:p w14:paraId="705451EF"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eProcSyncOff</w:t>
      </w:r>
      <w:proofErr w:type="spellEnd"/>
      <w:r w:rsidRPr="002E2661">
        <w:rPr>
          <w:lang w:val="ru-RU"/>
        </w:rPr>
        <w:t xml:space="preserve"> − нет синхронизации (в качестве синхронизируемых данных возвращается значение своего канала);</w:t>
      </w:r>
    </w:p>
    <w:p w14:paraId="6DD8370E"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eProcSyncHi</w:t>
      </w:r>
      <w:proofErr w:type="spellEnd"/>
      <w:r w:rsidRPr="002E2661">
        <w:rPr>
          <w:lang w:val="ru-RU"/>
        </w:rPr>
        <w:t xml:space="preserve"> − выбор большего значения;</w:t>
      </w:r>
    </w:p>
    <w:p w14:paraId="1AC51065"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eProcSyncLo</w:t>
      </w:r>
      <w:proofErr w:type="spellEnd"/>
      <w:r w:rsidRPr="002E2661">
        <w:rPr>
          <w:lang w:val="ru-RU"/>
        </w:rPr>
        <w:t xml:space="preserve"> − выбор меньшего значения;</w:t>
      </w:r>
    </w:p>
    <w:p w14:paraId="1512B35C"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eProcSyncAverage</w:t>
      </w:r>
      <w:proofErr w:type="spellEnd"/>
      <w:r w:rsidRPr="002E2661">
        <w:rPr>
          <w:lang w:val="ru-RU"/>
        </w:rPr>
        <w:t xml:space="preserve"> − выбор арифметически среднего значения;</w:t>
      </w:r>
    </w:p>
    <w:p w14:paraId="09777A89"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eProcSyncAND</w:t>
      </w:r>
      <w:proofErr w:type="spellEnd"/>
      <w:r w:rsidRPr="002E2661">
        <w:rPr>
          <w:lang w:val="ru-RU"/>
        </w:rPr>
        <w:t xml:space="preserve"> − выбор по «AND»;</w:t>
      </w:r>
    </w:p>
    <w:p w14:paraId="47A49064"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eProcSyncOR</w:t>
      </w:r>
      <w:proofErr w:type="spellEnd"/>
      <w:r w:rsidRPr="002E2661">
        <w:rPr>
          <w:lang w:val="ru-RU"/>
        </w:rPr>
        <w:t xml:space="preserve"> − выбор по «OR»;</w:t>
      </w:r>
    </w:p>
    <w:p w14:paraId="0F443621"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eProcSyncEqual</w:t>
      </w:r>
      <w:proofErr w:type="spellEnd"/>
      <w:r w:rsidRPr="002E2661">
        <w:rPr>
          <w:lang w:val="ru-RU"/>
        </w:rPr>
        <w:t xml:space="preserve"> – обновление значений параметров, если они совпадают.</w:t>
      </w:r>
    </w:p>
    <w:p w14:paraId="46DD55BF" w14:textId="77777777" w:rsidR="009A452B" w:rsidRPr="002E2661" w:rsidRDefault="009A452B" w:rsidP="009A452B">
      <w:pPr>
        <w:pStyle w:val="affffa"/>
      </w:pPr>
      <w:r w:rsidRPr="002E2661">
        <w:t xml:space="preserve">Константы типа </w:t>
      </w:r>
      <w:proofErr w:type="spellStart"/>
      <w:r w:rsidRPr="002E2661">
        <w:rPr>
          <w:i/>
        </w:rPr>
        <w:t>InterChannelProcCheck</w:t>
      </w:r>
      <w:proofErr w:type="spellEnd"/>
      <w:r w:rsidRPr="002E2661">
        <w:t xml:space="preserve"> определяют процедуру контроля данных, используются при настройке параметра и имеют следующие значения:</w:t>
      </w:r>
    </w:p>
    <w:p w14:paraId="342F5E59"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eProcCheckNil</w:t>
      </w:r>
      <w:proofErr w:type="spellEnd"/>
      <w:r w:rsidRPr="002E2661">
        <w:rPr>
          <w:lang w:val="ru-RU"/>
        </w:rPr>
        <w:t xml:space="preserve"> − не выполняется никаких действий с параметром;</w:t>
      </w:r>
    </w:p>
    <w:p w14:paraId="18434DA2"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eProcCheckOff</w:t>
      </w:r>
      <w:proofErr w:type="spellEnd"/>
      <w:r w:rsidRPr="002E2661">
        <w:rPr>
          <w:lang w:val="ru-RU"/>
        </w:rPr>
        <w:t xml:space="preserve"> − нет контроля (применяется при регулировке аппаратуры или передаче параметра);</w:t>
      </w:r>
    </w:p>
    <w:p w14:paraId="6905F666"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eProcCheckEqual</w:t>
      </w:r>
      <w:proofErr w:type="spellEnd"/>
      <w:r w:rsidRPr="002E2661">
        <w:rPr>
          <w:lang w:val="ru-RU"/>
        </w:rPr>
        <w:t xml:space="preserve"> − абсолютное совпадение данных;</w:t>
      </w:r>
    </w:p>
    <w:p w14:paraId="24CA89E3" w14:textId="77777777" w:rsidR="009A452B" w:rsidRPr="002E2661" w:rsidRDefault="009A452B" w:rsidP="00643ABE">
      <w:pPr>
        <w:pStyle w:val="a"/>
        <w:numPr>
          <w:ilvl w:val="0"/>
          <w:numId w:val="80"/>
        </w:numPr>
        <w:ind w:left="0" w:firstLine="709"/>
        <w:rPr>
          <w:lang w:val="ru-RU"/>
        </w:rPr>
      </w:pPr>
      <w:proofErr w:type="spellStart"/>
      <w:r w:rsidRPr="002E2661">
        <w:rPr>
          <w:i/>
          <w:lang w:val="ru-RU"/>
        </w:rPr>
        <w:lastRenderedPageBreak/>
        <w:t>eProcCheckMask</w:t>
      </w:r>
      <w:proofErr w:type="spellEnd"/>
      <w:r w:rsidRPr="002E2661">
        <w:rPr>
          <w:lang w:val="ru-RU"/>
        </w:rPr>
        <w:t xml:space="preserve"> − совпадение данных по маске;</w:t>
      </w:r>
    </w:p>
    <w:p w14:paraId="09189359"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eProcCheckDeltaX</w:t>
      </w:r>
      <w:proofErr w:type="spellEnd"/>
      <w:r w:rsidRPr="002E2661">
        <w:rPr>
          <w:lang w:val="ru-RU"/>
        </w:rPr>
        <w:t xml:space="preserve"> − абсолютная разность находится в пределах «</w:t>
      </w:r>
      <w:proofErr w:type="spellStart"/>
      <w:r w:rsidRPr="002E2661">
        <w:rPr>
          <w:lang w:val="ru-RU"/>
        </w:rPr>
        <w:t>deltaХ</w:t>
      </w:r>
      <w:proofErr w:type="spellEnd"/>
      <w:r w:rsidRPr="002E2661">
        <w:rPr>
          <w:lang w:val="ru-RU"/>
        </w:rPr>
        <w:t>» (значение);</w:t>
      </w:r>
    </w:p>
    <w:p w14:paraId="0ED9748F" w14:textId="77777777" w:rsidR="009A452B" w:rsidRPr="002E2661" w:rsidRDefault="009A452B" w:rsidP="00643ABE">
      <w:pPr>
        <w:pStyle w:val="a"/>
        <w:numPr>
          <w:ilvl w:val="0"/>
          <w:numId w:val="80"/>
        </w:numPr>
        <w:ind w:left="0" w:firstLine="709"/>
        <w:rPr>
          <w:lang w:val="ru-RU"/>
        </w:rPr>
      </w:pPr>
      <w:proofErr w:type="spellStart"/>
      <w:r w:rsidRPr="002E2661">
        <w:rPr>
          <w:i/>
          <w:lang w:val="ru-RU"/>
        </w:rPr>
        <w:t>eProcCheckDeltaP</w:t>
      </w:r>
      <w:proofErr w:type="spellEnd"/>
      <w:r w:rsidRPr="002E2661">
        <w:rPr>
          <w:lang w:val="ru-RU"/>
        </w:rPr>
        <w:t xml:space="preserve"> − абсолютная разность находится в пределах «</w:t>
      </w:r>
      <w:proofErr w:type="spellStart"/>
      <w:r w:rsidRPr="002E2661">
        <w:rPr>
          <w:lang w:val="ru-RU"/>
        </w:rPr>
        <w:t>deltaP</w:t>
      </w:r>
      <w:proofErr w:type="spellEnd"/>
      <w:r w:rsidRPr="002E2661">
        <w:rPr>
          <w:lang w:val="ru-RU"/>
        </w:rPr>
        <w:t>» (процент).</w:t>
      </w:r>
    </w:p>
    <w:p w14:paraId="47594068" w14:textId="77777777" w:rsidR="009A452B" w:rsidRPr="002E2661" w:rsidRDefault="009A452B" w:rsidP="00A72363">
      <w:pPr>
        <w:pStyle w:val="affffa"/>
        <w:keepNext w:val="0"/>
        <w:widowControl w:val="0"/>
      </w:pPr>
      <w:r w:rsidRPr="002E2661">
        <w:t xml:space="preserve">Константы типа </w:t>
      </w:r>
      <w:proofErr w:type="spellStart"/>
      <w:r w:rsidRPr="002E2661">
        <w:rPr>
          <w:i/>
        </w:rPr>
        <w:t>InterChannelCommPos</w:t>
      </w:r>
      <w:proofErr w:type="spellEnd"/>
      <w:r w:rsidRPr="002E2661">
        <w:t xml:space="preserve"> определяют позиции параметра в физическом протоколе сообщения, передаваемого между каналами, используются при формировании пакета для передачи и при распаковке принятого пакета. Имеют следующие значения:</w:t>
      </w:r>
    </w:p>
    <w:p w14:paraId="4608A0EF" w14:textId="77777777" w:rsidR="009A452B" w:rsidRPr="002E2661" w:rsidRDefault="009A452B" w:rsidP="00643ABE">
      <w:pPr>
        <w:pStyle w:val="a"/>
        <w:numPr>
          <w:ilvl w:val="0"/>
          <w:numId w:val="80"/>
        </w:numPr>
        <w:ind w:left="0" w:firstLine="709"/>
        <w:rPr>
          <w:lang w:val="ru-RU"/>
        </w:rPr>
      </w:pPr>
      <w:r w:rsidRPr="002E2661">
        <w:rPr>
          <w:i/>
          <w:lang w:val="ru-RU"/>
        </w:rPr>
        <w:t>eInterChannelCommPos0</w:t>
      </w:r>
      <w:r w:rsidRPr="002E2661">
        <w:rPr>
          <w:lang w:val="ru-RU"/>
        </w:rPr>
        <w:t xml:space="preserve"> − первый параметр передается вместе с идентификатором, идентификатор может быть любым;</w:t>
      </w:r>
    </w:p>
    <w:p w14:paraId="5412D1C8" w14:textId="77777777" w:rsidR="009A452B" w:rsidRPr="002E2661" w:rsidRDefault="009A452B" w:rsidP="00643ABE">
      <w:pPr>
        <w:pStyle w:val="a"/>
        <w:numPr>
          <w:ilvl w:val="0"/>
          <w:numId w:val="80"/>
        </w:numPr>
        <w:ind w:left="0" w:firstLine="709"/>
        <w:rPr>
          <w:lang w:val="ru-RU"/>
        </w:rPr>
      </w:pPr>
      <w:r w:rsidRPr="002E2661">
        <w:rPr>
          <w:i/>
          <w:lang w:val="ru-RU"/>
        </w:rPr>
        <w:t>eInterChannelCommPos1</w:t>
      </w:r>
      <w:r w:rsidRPr="002E2661">
        <w:rPr>
          <w:lang w:val="ru-RU"/>
        </w:rPr>
        <w:t xml:space="preserve"> − второй параметр передается вместе с идентификатором, идентификатор может быть любым.</w:t>
      </w:r>
    </w:p>
    <w:p w14:paraId="7106C124" w14:textId="77777777" w:rsidR="009A452B" w:rsidRPr="002E2661" w:rsidRDefault="009A452B" w:rsidP="00747915">
      <w:pPr>
        <w:pStyle w:val="40"/>
        <w:rPr>
          <w:lang w:eastAsia="en-US"/>
        </w:rPr>
      </w:pPr>
      <w:bookmarkStart w:id="181" w:name="_Ref2088382"/>
      <w:r w:rsidRPr="002E2661">
        <w:rPr>
          <w:lang w:eastAsia="en-US"/>
        </w:rPr>
        <w:t>Описание</w:t>
      </w:r>
      <w:bookmarkEnd w:id="181"/>
    </w:p>
    <w:p w14:paraId="2B2C79F7" w14:textId="77777777" w:rsidR="009A452B" w:rsidRPr="002E2661" w:rsidRDefault="009A452B" w:rsidP="002F6B6A">
      <w:pPr>
        <w:pStyle w:val="5"/>
      </w:pPr>
      <w:r w:rsidRPr="002E2661">
        <w:t>Общие сведения</w:t>
      </w:r>
    </w:p>
    <w:p w14:paraId="644FC42E" w14:textId="77777777" w:rsidR="009A452B" w:rsidRPr="002E2661" w:rsidRDefault="009A452B" w:rsidP="009A452B">
      <w:pPr>
        <w:pStyle w:val="affffa"/>
      </w:pPr>
      <w:r w:rsidRPr="002E2661">
        <w:t>Для синхронизации значений обоих каналов, МКО должен выполнять следующие функции:</w:t>
      </w:r>
    </w:p>
    <w:p w14:paraId="6326158A" w14:textId="77777777" w:rsidR="009A452B" w:rsidRPr="002E2661" w:rsidRDefault="009A452B" w:rsidP="00643ABE">
      <w:pPr>
        <w:pStyle w:val="a"/>
        <w:numPr>
          <w:ilvl w:val="0"/>
          <w:numId w:val="80"/>
        </w:numPr>
        <w:ind w:left="0" w:firstLine="709"/>
        <w:rPr>
          <w:lang w:val="ru-RU"/>
        </w:rPr>
      </w:pPr>
      <w:r w:rsidRPr="002E2661">
        <w:rPr>
          <w:lang w:val="ru-RU"/>
        </w:rPr>
        <w:t>обработку запросов на синхронизацию;</w:t>
      </w:r>
    </w:p>
    <w:p w14:paraId="47154080" w14:textId="77777777" w:rsidR="009A452B" w:rsidRPr="002E2661" w:rsidRDefault="009A452B" w:rsidP="00643ABE">
      <w:pPr>
        <w:pStyle w:val="a"/>
        <w:numPr>
          <w:ilvl w:val="0"/>
          <w:numId w:val="80"/>
        </w:numPr>
        <w:ind w:left="0" w:firstLine="709"/>
        <w:rPr>
          <w:lang w:val="ru-RU"/>
        </w:rPr>
      </w:pPr>
      <w:r w:rsidRPr="002E2661">
        <w:rPr>
          <w:lang w:val="ru-RU"/>
        </w:rPr>
        <w:t>обмен данными между МК;</w:t>
      </w:r>
    </w:p>
    <w:p w14:paraId="15584186" w14:textId="77777777" w:rsidR="009A452B" w:rsidRPr="002E2661" w:rsidRDefault="009A452B" w:rsidP="00643ABE">
      <w:pPr>
        <w:pStyle w:val="a"/>
        <w:numPr>
          <w:ilvl w:val="0"/>
          <w:numId w:val="80"/>
        </w:numPr>
        <w:ind w:left="0" w:firstLine="709"/>
        <w:rPr>
          <w:lang w:val="ru-RU"/>
        </w:rPr>
      </w:pPr>
      <w:r w:rsidRPr="002E2661">
        <w:rPr>
          <w:lang w:val="ru-RU"/>
        </w:rPr>
        <w:t>формирование синхронизированного значения;</w:t>
      </w:r>
    </w:p>
    <w:p w14:paraId="75D66F0B" w14:textId="77777777" w:rsidR="009A452B" w:rsidRPr="002E2661" w:rsidRDefault="009A452B" w:rsidP="00643ABE">
      <w:pPr>
        <w:pStyle w:val="a"/>
        <w:numPr>
          <w:ilvl w:val="0"/>
          <w:numId w:val="80"/>
        </w:numPr>
        <w:ind w:left="0" w:firstLine="709"/>
        <w:rPr>
          <w:lang w:val="ru-RU"/>
        </w:rPr>
      </w:pPr>
      <w:r w:rsidRPr="002E2661">
        <w:rPr>
          <w:lang w:val="ru-RU"/>
        </w:rPr>
        <w:t>контроль расхождения значений передаваемых данных;</w:t>
      </w:r>
    </w:p>
    <w:p w14:paraId="3E6EF022" w14:textId="77777777" w:rsidR="009A452B" w:rsidRPr="002E2661" w:rsidRDefault="009A452B" w:rsidP="00643ABE">
      <w:pPr>
        <w:pStyle w:val="a"/>
        <w:numPr>
          <w:ilvl w:val="0"/>
          <w:numId w:val="80"/>
        </w:numPr>
        <w:ind w:left="0" w:firstLine="709"/>
        <w:rPr>
          <w:lang w:val="ru-RU"/>
        </w:rPr>
      </w:pPr>
      <w:r w:rsidRPr="002E2661">
        <w:rPr>
          <w:lang w:val="ru-RU"/>
        </w:rPr>
        <w:t>формирование признака готовности синхронизации;</w:t>
      </w:r>
    </w:p>
    <w:p w14:paraId="40FF1AFF" w14:textId="77777777" w:rsidR="009A452B" w:rsidRPr="002E2661" w:rsidRDefault="009A452B" w:rsidP="00643ABE">
      <w:pPr>
        <w:pStyle w:val="a"/>
        <w:numPr>
          <w:ilvl w:val="0"/>
          <w:numId w:val="80"/>
        </w:numPr>
        <w:ind w:left="0" w:firstLine="709"/>
        <w:rPr>
          <w:lang w:val="ru-RU"/>
        </w:rPr>
      </w:pPr>
      <w:r w:rsidRPr="002E2661">
        <w:rPr>
          <w:lang w:val="ru-RU"/>
        </w:rPr>
        <w:t>контроль временных характеристик выполнения процесса синхронизации.</w:t>
      </w:r>
    </w:p>
    <w:p w14:paraId="15BB8FE4" w14:textId="77777777" w:rsidR="009A452B" w:rsidRPr="002E2661" w:rsidRDefault="009A452B" w:rsidP="002F6B6A">
      <w:pPr>
        <w:pStyle w:val="5"/>
      </w:pPr>
      <w:r w:rsidRPr="002E2661">
        <w:t>Обработка запросов на синхронизацию</w:t>
      </w:r>
    </w:p>
    <w:p w14:paraId="578BDCD7" w14:textId="77777777" w:rsidR="009A452B" w:rsidRPr="002E2661" w:rsidRDefault="009A452B" w:rsidP="009A452B">
      <w:pPr>
        <w:pStyle w:val="a4"/>
      </w:pPr>
      <w:r w:rsidRPr="002E2661">
        <w:t xml:space="preserve">Обработка запросов на синхронизацию заключается в том, чтобы, получив запрос на синхронизацию данных, поместить эти данные в приоритетную очередь запросов. Каждый синхронизируемый параметр должен иметь свой </w:t>
      </w:r>
      <w:r w:rsidRPr="002E2661">
        <w:lastRenderedPageBreak/>
        <w:t>уникальный идентификатор, который также должен являться уровнем приоритета в очереди. В дальнейшем эти данные будут использоваться для осуществления обмена данными между МК. Запрос считается обработанным, когда был обмен данными между МК, выполнен контроль расхождения значений передаваемых данных, сформировано синхронизированное значение и сформирован признак готовности синхронизации.</w:t>
      </w:r>
    </w:p>
    <w:p w14:paraId="2BA41B18" w14:textId="77777777" w:rsidR="009A452B" w:rsidRPr="002E2661" w:rsidRDefault="009A452B" w:rsidP="009A452B">
      <w:pPr>
        <w:pStyle w:val="a4"/>
      </w:pPr>
      <w:r w:rsidRPr="002E2661">
        <w:t xml:space="preserve">Каждый синхронизируемый параметр должен иметь свой идентификатор. Перечень идентификаторов должен быть определен в интерфейсном модуле </w:t>
      </w:r>
      <w:proofErr w:type="spellStart"/>
      <w:r w:rsidRPr="002E2661">
        <w:rPr>
          <w:rStyle w:val="affffff7"/>
        </w:rPr>
        <w:t>InterChannelId</w:t>
      </w:r>
      <w:proofErr w:type="spellEnd"/>
      <w:r w:rsidRPr="002E2661">
        <w:t>.</w:t>
      </w:r>
    </w:p>
    <w:p w14:paraId="51B02C47" w14:textId="3C893D40" w:rsidR="009A452B" w:rsidRPr="002E2661" w:rsidRDefault="009A452B" w:rsidP="009A452B">
      <w:pPr>
        <w:pStyle w:val="affffa"/>
      </w:pPr>
      <w:r w:rsidRPr="002E2661">
        <w:t>Каждый синхронизируемый параметр предварительно должен быть настроен. Для этого МКО должны быть заданы (см. </w:t>
      </w:r>
      <w:r w:rsidR="006639E0" w:rsidRPr="002E2661">
        <w:fldChar w:fldCharType="begin"/>
      </w:r>
      <w:r w:rsidR="006639E0" w:rsidRPr="002E2661">
        <w:instrText xml:space="preserve"> REF _Ref506804484 \r \h  \* MERGEFORMAT </w:instrText>
      </w:r>
      <w:r w:rsidR="006639E0" w:rsidRPr="002E2661">
        <w:fldChar w:fldCharType="separate"/>
      </w:r>
      <w:r w:rsidR="001432BC">
        <w:t>4.3.14.4.8</w:t>
      </w:r>
      <w:r w:rsidR="006639E0" w:rsidRPr="002E2661">
        <w:fldChar w:fldCharType="end"/>
      </w:r>
      <w:r w:rsidRPr="002E2661">
        <w:t>):</w:t>
      </w:r>
    </w:p>
    <w:p w14:paraId="6E9F8159" w14:textId="77777777" w:rsidR="009A452B" w:rsidRPr="002E2661" w:rsidRDefault="009A452B" w:rsidP="00643ABE">
      <w:pPr>
        <w:pStyle w:val="a"/>
        <w:numPr>
          <w:ilvl w:val="0"/>
          <w:numId w:val="80"/>
        </w:numPr>
        <w:ind w:left="0" w:firstLine="709"/>
        <w:rPr>
          <w:lang w:val="ru-RU"/>
        </w:rPr>
      </w:pPr>
      <w:r w:rsidRPr="002E2661">
        <w:rPr>
          <w:lang w:val="ru-RU"/>
        </w:rPr>
        <w:t xml:space="preserve">сценарий синхронизации </w:t>
      </w:r>
      <w:proofErr w:type="spellStart"/>
      <w:r w:rsidRPr="002E2661">
        <w:rPr>
          <w:i/>
          <w:lang w:val="ru-RU"/>
        </w:rPr>
        <w:t>InterChannelScript</w:t>
      </w:r>
      <w:proofErr w:type="spellEnd"/>
      <w:r w:rsidRPr="002E2661">
        <w:rPr>
          <w:lang w:val="ru-RU"/>
        </w:rPr>
        <w:t>;</w:t>
      </w:r>
    </w:p>
    <w:p w14:paraId="78322033" w14:textId="77777777" w:rsidR="009A452B" w:rsidRPr="002E2661" w:rsidRDefault="009A452B" w:rsidP="00643ABE">
      <w:pPr>
        <w:pStyle w:val="a"/>
        <w:numPr>
          <w:ilvl w:val="0"/>
          <w:numId w:val="80"/>
        </w:numPr>
        <w:ind w:left="0" w:firstLine="709"/>
        <w:rPr>
          <w:lang w:val="ru-RU"/>
        </w:rPr>
      </w:pPr>
      <w:r w:rsidRPr="002E2661">
        <w:rPr>
          <w:lang w:val="ru-RU"/>
        </w:rPr>
        <w:t xml:space="preserve">процедура синхронизации </w:t>
      </w:r>
      <w:proofErr w:type="spellStart"/>
      <w:r w:rsidRPr="002E2661">
        <w:rPr>
          <w:i/>
          <w:lang w:val="ru-RU"/>
        </w:rPr>
        <w:t>InterChannelProcSync</w:t>
      </w:r>
      <w:proofErr w:type="spellEnd"/>
      <w:r w:rsidRPr="002E2661">
        <w:rPr>
          <w:lang w:val="ru-RU"/>
        </w:rPr>
        <w:t>;</w:t>
      </w:r>
    </w:p>
    <w:p w14:paraId="360A41E2" w14:textId="77777777" w:rsidR="009A452B" w:rsidRPr="002E2661" w:rsidRDefault="009A452B" w:rsidP="00643ABE">
      <w:pPr>
        <w:pStyle w:val="a"/>
        <w:numPr>
          <w:ilvl w:val="0"/>
          <w:numId w:val="80"/>
        </w:numPr>
        <w:ind w:left="0" w:firstLine="709"/>
        <w:rPr>
          <w:lang w:val="ru-RU"/>
        </w:rPr>
      </w:pPr>
      <w:r w:rsidRPr="002E2661">
        <w:rPr>
          <w:lang w:val="ru-RU"/>
        </w:rPr>
        <w:t xml:space="preserve">процедура контроля </w:t>
      </w:r>
      <w:proofErr w:type="spellStart"/>
      <w:r w:rsidRPr="002E2661">
        <w:rPr>
          <w:i/>
          <w:iCs/>
          <w:lang w:val="ru-RU"/>
        </w:rPr>
        <w:t>InterChannelProcCheck</w:t>
      </w:r>
      <w:proofErr w:type="spellEnd"/>
      <w:r w:rsidRPr="002E2661">
        <w:rPr>
          <w:lang w:val="ru-RU"/>
        </w:rPr>
        <w:t>;</w:t>
      </w:r>
    </w:p>
    <w:p w14:paraId="428E5098" w14:textId="77777777" w:rsidR="009A452B" w:rsidRPr="002E2661" w:rsidRDefault="009A452B" w:rsidP="00643ABE">
      <w:pPr>
        <w:pStyle w:val="a"/>
        <w:numPr>
          <w:ilvl w:val="0"/>
          <w:numId w:val="80"/>
        </w:numPr>
        <w:ind w:left="0" w:firstLine="709"/>
        <w:rPr>
          <w:lang w:val="ru-RU"/>
        </w:rPr>
      </w:pPr>
      <w:r w:rsidRPr="002E2661">
        <w:rPr>
          <w:lang w:val="ru-RU"/>
        </w:rPr>
        <w:t>временные параметры Т1, Т2, Т3.</w:t>
      </w:r>
    </w:p>
    <w:p w14:paraId="68B6BAB9" w14:textId="77777777" w:rsidR="009A452B" w:rsidRPr="002E2661" w:rsidRDefault="009A452B" w:rsidP="009A452B">
      <w:pPr>
        <w:pStyle w:val="a4"/>
      </w:pPr>
      <w:r w:rsidRPr="002E2661">
        <w:t>Запросы на синхронизацию параметров, настройка которых не производилась, должны восприниматься как ошибки ПО.</w:t>
      </w:r>
    </w:p>
    <w:p w14:paraId="45262D70" w14:textId="77777777" w:rsidR="009A452B" w:rsidRPr="002E2661" w:rsidRDefault="009A452B" w:rsidP="002F6B6A">
      <w:pPr>
        <w:pStyle w:val="5"/>
      </w:pPr>
      <w:r w:rsidRPr="002E2661">
        <w:t>Обмен данными между МК</w:t>
      </w:r>
    </w:p>
    <w:p w14:paraId="64AA008B" w14:textId="77777777" w:rsidR="009A452B" w:rsidRPr="002E2661" w:rsidRDefault="009A452B" w:rsidP="009A452B">
      <w:pPr>
        <w:pStyle w:val="a"/>
        <w:numPr>
          <w:ilvl w:val="0"/>
          <w:numId w:val="0"/>
        </w:numPr>
        <w:ind w:left="709"/>
        <w:rPr>
          <w:lang w:val="ru-RU"/>
        </w:rPr>
      </w:pPr>
      <w:r w:rsidRPr="002E2661">
        <w:rPr>
          <w:lang w:val="ru-RU"/>
        </w:rPr>
        <w:t>Обмен данными между МК выполняет следующие подфункции:</w:t>
      </w:r>
    </w:p>
    <w:p w14:paraId="68E3D30C" w14:textId="77777777" w:rsidR="009A452B" w:rsidRPr="002E2661" w:rsidRDefault="009A452B" w:rsidP="00643ABE">
      <w:pPr>
        <w:pStyle w:val="a"/>
        <w:numPr>
          <w:ilvl w:val="0"/>
          <w:numId w:val="80"/>
        </w:numPr>
        <w:ind w:left="0" w:firstLine="709"/>
        <w:rPr>
          <w:lang w:val="ru-RU"/>
        </w:rPr>
      </w:pPr>
      <w:r w:rsidRPr="002E2661">
        <w:rPr>
          <w:lang w:val="ru-RU"/>
        </w:rPr>
        <w:t>инициализация передачи данных в соседний канал;</w:t>
      </w:r>
    </w:p>
    <w:p w14:paraId="07246B8C" w14:textId="77777777" w:rsidR="009A452B" w:rsidRPr="002E2661" w:rsidRDefault="009A452B" w:rsidP="00643ABE">
      <w:pPr>
        <w:pStyle w:val="a"/>
        <w:numPr>
          <w:ilvl w:val="0"/>
          <w:numId w:val="80"/>
        </w:numPr>
        <w:ind w:left="0" w:firstLine="709"/>
        <w:rPr>
          <w:lang w:val="ru-RU"/>
        </w:rPr>
      </w:pPr>
      <w:r w:rsidRPr="002E2661">
        <w:rPr>
          <w:lang w:val="ru-RU"/>
        </w:rPr>
        <w:t>прием подтверждения приема данных соседним каналом;</w:t>
      </w:r>
    </w:p>
    <w:p w14:paraId="1B3E9AD3" w14:textId="77777777" w:rsidR="009A452B" w:rsidRPr="002E2661" w:rsidRDefault="009A452B" w:rsidP="00643ABE">
      <w:pPr>
        <w:pStyle w:val="a"/>
        <w:numPr>
          <w:ilvl w:val="0"/>
          <w:numId w:val="80"/>
        </w:numPr>
        <w:ind w:left="0" w:firstLine="709"/>
        <w:rPr>
          <w:lang w:val="ru-RU"/>
        </w:rPr>
      </w:pPr>
      <w:r w:rsidRPr="002E2661">
        <w:rPr>
          <w:lang w:val="ru-RU"/>
        </w:rPr>
        <w:t>прием данных от соседнего канала;</w:t>
      </w:r>
    </w:p>
    <w:p w14:paraId="4BC656A3" w14:textId="77777777" w:rsidR="009A452B" w:rsidRPr="002E2661" w:rsidRDefault="009A452B" w:rsidP="00643ABE">
      <w:pPr>
        <w:pStyle w:val="a"/>
        <w:numPr>
          <w:ilvl w:val="0"/>
          <w:numId w:val="80"/>
        </w:numPr>
        <w:ind w:left="0" w:firstLine="709"/>
        <w:rPr>
          <w:lang w:val="ru-RU"/>
        </w:rPr>
      </w:pPr>
      <w:r w:rsidRPr="002E2661">
        <w:rPr>
          <w:lang w:val="ru-RU"/>
        </w:rPr>
        <w:t>формирование подтверждения приема данных для соседнего канала;</w:t>
      </w:r>
    </w:p>
    <w:p w14:paraId="12F677B8" w14:textId="77777777" w:rsidR="009A452B" w:rsidRPr="002E2661" w:rsidRDefault="009A452B" w:rsidP="00643ABE">
      <w:pPr>
        <w:pStyle w:val="a"/>
        <w:numPr>
          <w:ilvl w:val="0"/>
          <w:numId w:val="80"/>
        </w:numPr>
        <w:ind w:left="0" w:firstLine="709"/>
        <w:rPr>
          <w:lang w:val="ru-RU"/>
        </w:rPr>
      </w:pPr>
      <w:r w:rsidRPr="002E2661">
        <w:rPr>
          <w:lang w:val="ru-RU"/>
        </w:rPr>
        <w:t>инициализация повторной передачи данных при отсутствии подтверждения;</w:t>
      </w:r>
    </w:p>
    <w:p w14:paraId="145B92C8" w14:textId="77777777" w:rsidR="009A452B" w:rsidRPr="002E2661" w:rsidRDefault="009A452B" w:rsidP="00643ABE">
      <w:pPr>
        <w:pStyle w:val="a"/>
        <w:numPr>
          <w:ilvl w:val="0"/>
          <w:numId w:val="64"/>
        </w:numPr>
        <w:rPr>
          <w:lang w:val="ru-RU"/>
        </w:rPr>
      </w:pPr>
      <w:r w:rsidRPr="002E2661">
        <w:rPr>
          <w:lang w:val="ru-RU"/>
        </w:rPr>
        <w:t>управление модулем CAN МК.</w:t>
      </w:r>
    </w:p>
    <w:p w14:paraId="181ABA55" w14:textId="26C69EA3" w:rsidR="009A452B" w:rsidRPr="002E2661" w:rsidRDefault="009A452B" w:rsidP="009A452B">
      <w:pPr>
        <w:pStyle w:val="a4"/>
      </w:pPr>
      <w:r w:rsidRPr="002E2661">
        <w:t>МКО для обмена данными между МК может использовать любой физический интерфейс</w:t>
      </w:r>
      <w:r w:rsidR="00E10345" w:rsidRPr="002E2661">
        <w:t>,</w:t>
      </w:r>
      <w:r w:rsidRPr="002E2661">
        <w:t xml:space="preserve"> работа с которым реализована при помощи драйвера, поддерживающего интерфейс </w:t>
      </w:r>
      <w:proofErr w:type="spellStart"/>
      <w:r w:rsidRPr="002E2661">
        <w:rPr>
          <w:rStyle w:val="affffff7"/>
        </w:rPr>
        <w:t>ArrayIoDriver</w:t>
      </w:r>
      <w:proofErr w:type="spellEnd"/>
      <w:r w:rsidRPr="002E2661">
        <w:t xml:space="preserve"> (см. </w:t>
      </w:r>
      <w:r w:rsidR="00B453EA">
        <w:fldChar w:fldCharType="begin"/>
      </w:r>
      <w:r w:rsidR="00B453EA">
        <w:instrText xml:space="preserve"> REF _Ref50034326 \r \h </w:instrText>
      </w:r>
      <w:r w:rsidR="00B453EA">
        <w:fldChar w:fldCharType="separate"/>
      </w:r>
      <w:r w:rsidR="001432BC">
        <w:t>4.4.1.19</w:t>
      </w:r>
      <w:r w:rsidR="00B453EA">
        <w:fldChar w:fldCharType="end"/>
      </w:r>
      <w:r w:rsidR="009E3189">
        <w:t xml:space="preserve"> </w:t>
      </w:r>
      <w:r w:rsidRPr="002E2661">
        <w:t>(</w:t>
      </w:r>
      <w:proofErr w:type="spellStart"/>
      <w:r w:rsidRPr="002E2661">
        <w:t>iodrv</w:t>
      </w:r>
      <w:proofErr w:type="spellEnd"/>
      <w:r w:rsidRPr="002E2661">
        <w:t xml:space="preserve">)). В этом проекте </w:t>
      </w:r>
      <w:r w:rsidRPr="002E2661">
        <w:lastRenderedPageBreak/>
        <w:t xml:space="preserve">для передачи данных используется шина CAN и два порта дискретного ввода/вывода. Для управления этими модулями в проекте должен быть разработан модуль </w:t>
      </w:r>
      <w:commentRangeStart w:id="182"/>
      <w:commentRangeStart w:id="183"/>
      <w:proofErr w:type="spellStart"/>
      <w:r w:rsidR="00905FD7">
        <w:rPr>
          <w:lang w:val="en-US"/>
        </w:rPr>
        <w:t>Ec</w:t>
      </w:r>
      <w:r w:rsidRPr="002E2661">
        <w:t>anAck_driver</w:t>
      </w:r>
      <w:commentRangeEnd w:id="182"/>
      <w:proofErr w:type="spellEnd"/>
      <w:r w:rsidR="00905FD7">
        <w:rPr>
          <w:lang w:val="en-US"/>
        </w:rPr>
        <w:t>PIC33</w:t>
      </w:r>
      <w:r w:rsidRPr="002E2661">
        <w:rPr>
          <w:rStyle w:val="aff9"/>
          <w:rFonts w:eastAsia="Times New Roman"/>
          <w:lang w:eastAsia="ru-RU"/>
        </w:rPr>
        <w:commentReference w:id="182"/>
      </w:r>
      <w:commentRangeEnd w:id="183"/>
      <w:r w:rsidR="00F54FAF" w:rsidRPr="002E2661">
        <w:rPr>
          <w:rStyle w:val="aff9"/>
          <w:rFonts w:eastAsia="Times New Roman"/>
          <w:noProof/>
          <w:lang w:eastAsia="ru-RU"/>
        </w:rPr>
        <w:commentReference w:id="183"/>
      </w:r>
      <w:r w:rsidRPr="002E2661">
        <w:t xml:space="preserve"> (см. </w:t>
      </w:r>
      <w:r w:rsidR="0019465E" w:rsidRPr="002E2661">
        <w:fldChar w:fldCharType="begin"/>
      </w:r>
      <w:r w:rsidRPr="002E2661">
        <w:instrText xml:space="preserve"> REF _Ref36459390 \r \h </w:instrText>
      </w:r>
      <w:r w:rsidR="0019465E" w:rsidRPr="002E2661">
        <w:fldChar w:fldCharType="separate"/>
      </w:r>
      <w:r w:rsidR="001432BC">
        <w:rPr>
          <w:b/>
          <w:bCs/>
        </w:rPr>
        <w:t xml:space="preserve">Ошибка! Источник ссылки не </w:t>
      </w:r>
      <w:proofErr w:type="spellStart"/>
      <w:r w:rsidR="001432BC">
        <w:rPr>
          <w:b/>
          <w:bCs/>
        </w:rPr>
        <w:t>найден.</w:t>
      </w:r>
      <w:r w:rsidR="0019465E" w:rsidRPr="002E2661">
        <w:fldChar w:fldCharType="end"/>
      </w:r>
      <w:r w:rsidR="0019465E" w:rsidRPr="002E2661">
        <w:fldChar w:fldCharType="begin"/>
      </w:r>
      <w:r w:rsidRPr="002E2661">
        <w:instrText xml:space="preserve"> REF _Ref7508036 \r \h </w:instrText>
      </w:r>
      <w:r w:rsidR="0019465E" w:rsidRPr="002E2661">
        <w:fldChar w:fldCharType="separate"/>
      </w:r>
      <w:r w:rsidR="001432BC">
        <w:rPr>
          <w:b/>
          <w:bCs/>
        </w:rPr>
        <w:t>Ошибка</w:t>
      </w:r>
      <w:proofErr w:type="spellEnd"/>
      <w:r w:rsidR="001432BC">
        <w:rPr>
          <w:b/>
          <w:bCs/>
        </w:rPr>
        <w:t>! Источник ссылки не найден.</w:t>
      </w:r>
      <w:r w:rsidR="0019465E" w:rsidRPr="002E2661">
        <w:fldChar w:fldCharType="end"/>
      </w:r>
      <w:r w:rsidRPr="002E2661">
        <w:t>).</w:t>
      </w:r>
    </w:p>
    <w:p w14:paraId="546B00C8" w14:textId="20EB7265" w:rsidR="009A452B" w:rsidRPr="002E2661" w:rsidRDefault="009A452B" w:rsidP="009A452B">
      <w:pPr>
        <w:pStyle w:val="a4"/>
      </w:pPr>
      <w:r w:rsidRPr="002E2661">
        <w:rPr>
          <w:rStyle w:val="affd"/>
          <w:sz w:val="28"/>
          <w:szCs w:val="28"/>
        </w:rPr>
        <w:t xml:space="preserve">Работа с драйвером осуществляется при помощи функций </w:t>
      </w:r>
      <w:proofErr w:type="spellStart"/>
      <w:r w:rsidRPr="002E2661">
        <w:rPr>
          <w:b/>
          <w:bCs/>
          <w:i/>
          <w:iCs/>
        </w:rPr>
        <w:t>InterChannel_</w:t>
      </w:r>
      <w:proofErr w:type="gramStart"/>
      <w:r w:rsidRPr="002E2661">
        <w:rPr>
          <w:b/>
          <w:bCs/>
          <w:i/>
          <w:iCs/>
        </w:rPr>
        <w:t>runCommunication</w:t>
      </w:r>
      <w:proofErr w:type="spellEnd"/>
      <w:r w:rsidRPr="002E2661">
        <w:rPr>
          <w:rStyle w:val="affd"/>
          <w:b/>
          <w:bCs/>
          <w:i/>
          <w:iCs/>
          <w:sz w:val="28"/>
          <w:szCs w:val="28"/>
        </w:rPr>
        <w:t>(</w:t>
      </w:r>
      <w:proofErr w:type="gramEnd"/>
      <w:r w:rsidRPr="002E2661">
        <w:rPr>
          <w:rStyle w:val="affd"/>
          <w:b/>
          <w:bCs/>
          <w:i/>
          <w:iCs/>
          <w:sz w:val="28"/>
          <w:szCs w:val="28"/>
        </w:rPr>
        <w:t>)</w:t>
      </w:r>
      <w:r w:rsidRPr="002E2661">
        <w:rPr>
          <w:rStyle w:val="affd"/>
          <w:sz w:val="28"/>
          <w:szCs w:val="28"/>
        </w:rPr>
        <w:t xml:space="preserve"> и </w:t>
      </w:r>
      <w:commentRangeStart w:id="184"/>
      <w:commentRangeStart w:id="185"/>
      <w:proofErr w:type="spellStart"/>
      <w:r w:rsidR="00905FD7" w:rsidRPr="00905FD7">
        <w:rPr>
          <w:b/>
          <w:bCs/>
          <w:i/>
          <w:iCs/>
        </w:rPr>
        <w:t>InterChannel_runDrv</w:t>
      </w:r>
      <w:commentRangeEnd w:id="184"/>
      <w:proofErr w:type="spellEnd"/>
      <w:r w:rsidR="00E10345" w:rsidRPr="002E2661">
        <w:rPr>
          <w:rStyle w:val="aff9"/>
          <w:rFonts w:eastAsia="Times New Roman"/>
          <w:noProof/>
          <w:lang w:eastAsia="ru-RU"/>
        </w:rPr>
        <w:commentReference w:id="184"/>
      </w:r>
      <w:commentRangeEnd w:id="185"/>
      <w:r w:rsidR="004E4D78">
        <w:rPr>
          <w:rStyle w:val="aff9"/>
          <w:rFonts w:eastAsia="Times New Roman"/>
          <w:noProof/>
          <w:lang w:eastAsia="ru-RU"/>
        </w:rPr>
        <w:commentReference w:id="185"/>
      </w:r>
      <w:r w:rsidRPr="002E2661">
        <w:rPr>
          <w:b/>
          <w:bCs/>
          <w:i/>
          <w:iCs/>
        </w:rPr>
        <w:t>()</w:t>
      </w:r>
      <w:r w:rsidRPr="002E2661">
        <w:t>.</w:t>
      </w:r>
    </w:p>
    <w:p w14:paraId="2809D173" w14:textId="77777777" w:rsidR="009A452B" w:rsidRPr="002E2661" w:rsidRDefault="009A452B" w:rsidP="00265898">
      <w:pPr>
        <w:pStyle w:val="6"/>
        <w:ind w:left="0" w:firstLine="709"/>
      </w:pPr>
      <w:r w:rsidRPr="002E2661">
        <w:t>Инициализация передачи данных в соседний канал</w:t>
      </w:r>
    </w:p>
    <w:p w14:paraId="1BB4E59F" w14:textId="77777777" w:rsidR="009A452B" w:rsidRPr="002E2661" w:rsidRDefault="009A452B" w:rsidP="00265898">
      <w:pPr>
        <w:pStyle w:val="a4"/>
      </w:pPr>
      <w:r w:rsidRPr="002E2661">
        <w:t>Инициализация передачи данных в соседний канал заключается в извлечении данных из очереди в порядке их приоритетов и передаче их в соседний канал при готовности передатчика.</w:t>
      </w:r>
    </w:p>
    <w:p w14:paraId="05D9CB20" w14:textId="77777777" w:rsidR="009A452B" w:rsidRPr="002E2661" w:rsidRDefault="009A452B" w:rsidP="00265898">
      <w:pPr>
        <w:pStyle w:val="6"/>
        <w:ind w:left="0" w:firstLine="709"/>
      </w:pPr>
      <w:r w:rsidRPr="002E2661">
        <w:t>Прием подтверждения приема данных соседним каналом</w:t>
      </w:r>
    </w:p>
    <w:p w14:paraId="0F522D3F" w14:textId="77777777" w:rsidR="009A452B" w:rsidRPr="002E2661" w:rsidRDefault="009A452B" w:rsidP="009A452B">
      <w:pPr>
        <w:pStyle w:val="a4"/>
        <w:rPr>
          <w:lang w:bidi="hi-IN"/>
        </w:rPr>
      </w:pPr>
      <w:r w:rsidRPr="002E2661">
        <w:t xml:space="preserve">Прием подтверждения приема данных соседним каналом заключается в опросе передатчика модуля CAN и </w:t>
      </w:r>
      <w:r w:rsidRPr="002E2661">
        <w:rPr>
          <w:lang w:bidi="hi-IN"/>
        </w:rPr>
        <w:t>порта дискретного ввода. После приема данных соседним МК уровень на этом входе должен измениться на противоположный. Прием данных соседним МК считается выполненным, когда передатчик модуля CAN сообщил об успешной передаче и дискретный порт изменил уровень на противоположный.</w:t>
      </w:r>
    </w:p>
    <w:p w14:paraId="5E9E7A37" w14:textId="77777777" w:rsidR="009A452B" w:rsidRPr="002E2661" w:rsidRDefault="009A452B" w:rsidP="00265898">
      <w:pPr>
        <w:pStyle w:val="6"/>
        <w:ind w:left="0" w:firstLine="709"/>
      </w:pPr>
      <w:r w:rsidRPr="002E2661">
        <w:t>Прием данных от соседнего канала</w:t>
      </w:r>
    </w:p>
    <w:p w14:paraId="00C36FE5" w14:textId="77777777" w:rsidR="009A452B" w:rsidRPr="002E2661" w:rsidRDefault="009A452B" w:rsidP="00265898">
      <w:pPr>
        <w:pStyle w:val="a4"/>
      </w:pPr>
      <w:r w:rsidRPr="002E2661">
        <w:t>Прием данных от соседнего канала заключается в опросе приемника модуля CAN и чтении принятых данных при формировании модулем соответствующего признака.</w:t>
      </w:r>
    </w:p>
    <w:p w14:paraId="64A8447C" w14:textId="77777777" w:rsidR="009A452B" w:rsidRPr="002E2661" w:rsidRDefault="009A452B" w:rsidP="00265898">
      <w:pPr>
        <w:pStyle w:val="6"/>
        <w:ind w:left="0" w:firstLine="709"/>
      </w:pPr>
      <w:r w:rsidRPr="002E2661">
        <w:t>Формирование подтверждения приема данных для соседнего канала</w:t>
      </w:r>
    </w:p>
    <w:p w14:paraId="26582DE7" w14:textId="77777777" w:rsidR="009A452B" w:rsidRPr="002E2661" w:rsidRDefault="009A452B" w:rsidP="00265898">
      <w:pPr>
        <w:pStyle w:val="a4"/>
      </w:pPr>
      <w:r w:rsidRPr="002E2661">
        <w:t>Формирование подтверждения приема данных для соседнего канала заключается в том, чтобы изменить состояние дискретного выхода на противоположное, когда ПО зафиксировало признак того, что модуль CAN успешно осуществил прием данных.</w:t>
      </w:r>
    </w:p>
    <w:p w14:paraId="1FE5C898" w14:textId="77777777" w:rsidR="009A452B" w:rsidRPr="002E2661" w:rsidRDefault="009A452B" w:rsidP="00265898">
      <w:pPr>
        <w:pStyle w:val="6"/>
        <w:ind w:left="0" w:firstLine="709"/>
      </w:pPr>
      <w:r w:rsidRPr="002E2661">
        <w:lastRenderedPageBreak/>
        <w:t>Инициализация повторной передачи данных при отсутствии подтверждения</w:t>
      </w:r>
    </w:p>
    <w:p w14:paraId="4D4D223F" w14:textId="77777777" w:rsidR="009A452B" w:rsidRPr="002E2661" w:rsidRDefault="009A452B" w:rsidP="009A452B">
      <w:pPr>
        <w:pStyle w:val="a4"/>
      </w:pPr>
      <w:r w:rsidRPr="002E2661">
        <w:t xml:space="preserve">В случае отсутствия факта подтверждения приема соседним каналом или факта завершения передачи передатчиком на протяжении </w:t>
      </w:r>
      <w:r w:rsidR="005D0FF5" w:rsidRPr="002E2661">
        <w:t>восьми</w:t>
      </w:r>
      <w:r w:rsidRPr="002E2661">
        <w:t xml:space="preserve"> циклов ПВС, должна выполниться повторная передача данных. Если после того, как было произведено </w:t>
      </w:r>
      <w:r w:rsidR="005D0FF5" w:rsidRPr="002E2661">
        <w:t>шесть</w:t>
      </w:r>
      <w:r w:rsidRPr="002E2661">
        <w:t> попыток передать данные, а подтверждение приема получено не было – прибор должен быть переведен в ЗС.</w:t>
      </w:r>
    </w:p>
    <w:p w14:paraId="2327991D" w14:textId="77777777" w:rsidR="009A452B" w:rsidRPr="002E2661" w:rsidRDefault="009A452B" w:rsidP="00B538B9">
      <w:pPr>
        <w:pStyle w:val="6"/>
        <w:ind w:hanging="1866"/>
      </w:pPr>
      <w:r w:rsidRPr="002E2661">
        <w:t>Функция управления модулем CAN МК</w:t>
      </w:r>
    </w:p>
    <w:p w14:paraId="4129B94A" w14:textId="4EACC047" w:rsidR="009A452B" w:rsidRPr="002E2661" w:rsidRDefault="009A452B" w:rsidP="009A452B">
      <w:pPr>
        <w:pStyle w:val="a4"/>
      </w:pPr>
      <w:r w:rsidRPr="002E2661">
        <w:t xml:space="preserve">Управление модулем CAN должно осуществляться при помощи модуля </w:t>
      </w:r>
      <w:r w:rsidR="00905FD7" w:rsidRPr="002E2661">
        <w:t xml:space="preserve">dsPIC33CanAck_driver </w:t>
      </w:r>
      <w:commentRangeStart w:id="186"/>
      <w:commentRangeStart w:id="187"/>
      <w:r w:rsidRPr="002E2661">
        <w:t>(см. </w:t>
      </w:r>
      <w:r w:rsidR="0019465E" w:rsidRPr="002E2661">
        <w:fldChar w:fldCharType="begin"/>
      </w:r>
      <w:r w:rsidRPr="002E2661">
        <w:instrText xml:space="preserve"> REF _Ref36459390 \r \h </w:instrText>
      </w:r>
      <w:r w:rsidR="0019465E" w:rsidRPr="002E2661">
        <w:fldChar w:fldCharType="separate"/>
      </w:r>
      <w:r w:rsidR="001432BC">
        <w:rPr>
          <w:b/>
          <w:bCs/>
        </w:rPr>
        <w:t xml:space="preserve">Ошибка! Источник ссылки не </w:t>
      </w:r>
      <w:proofErr w:type="spellStart"/>
      <w:r w:rsidR="001432BC">
        <w:rPr>
          <w:b/>
          <w:bCs/>
        </w:rPr>
        <w:t>найден.</w:t>
      </w:r>
      <w:r w:rsidR="0019465E" w:rsidRPr="002E2661">
        <w:fldChar w:fldCharType="end"/>
      </w:r>
      <w:r w:rsidR="0019465E" w:rsidRPr="002E2661">
        <w:fldChar w:fldCharType="begin"/>
      </w:r>
      <w:r w:rsidRPr="002E2661">
        <w:instrText xml:space="preserve"> REF _Ref7508036 \r \h </w:instrText>
      </w:r>
      <w:r w:rsidR="0019465E" w:rsidRPr="002E2661">
        <w:fldChar w:fldCharType="separate"/>
      </w:r>
      <w:r w:rsidR="001432BC">
        <w:rPr>
          <w:b/>
          <w:bCs/>
        </w:rPr>
        <w:t>Ошибка</w:t>
      </w:r>
      <w:proofErr w:type="spellEnd"/>
      <w:r w:rsidR="001432BC">
        <w:rPr>
          <w:b/>
          <w:bCs/>
        </w:rPr>
        <w:t>! Источник ссылки не найден.</w:t>
      </w:r>
      <w:r w:rsidR="0019465E" w:rsidRPr="002E2661">
        <w:fldChar w:fldCharType="end"/>
      </w:r>
      <w:r w:rsidRPr="002E2661">
        <w:t>).</w:t>
      </w:r>
      <w:commentRangeEnd w:id="186"/>
      <w:r w:rsidRPr="002E2661">
        <w:rPr>
          <w:rStyle w:val="aff9"/>
          <w:rFonts w:eastAsia="Times New Roman"/>
          <w:lang w:eastAsia="ru-RU"/>
        </w:rPr>
        <w:commentReference w:id="186"/>
      </w:r>
      <w:commentRangeEnd w:id="187"/>
      <w:r w:rsidR="00905FD7">
        <w:rPr>
          <w:rStyle w:val="aff9"/>
          <w:rFonts w:eastAsia="Times New Roman"/>
          <w:noProof/>
          <w:lang w:eastAsia="ru-RU"/>
        </w:rPr>
        <w:commentReference w:id="187"/>
      </w:r>
    </w:p>
    <w:p w14:paraId="78B617DB" w14:textId="77777777" w:rsidR="009A452B" w:rsidRPr="002E2661" w:rsidRDefault="009A452B" w:rsidP="009A452B">
      <w:pPr>
        <w:pStyle w:val="a4"/>
      </w:pPr>
      <w:r w:rsidRPr="002E2661">
        <w:t>Функция управления модулем CAN МК фиксирует состояние шины CAN, факт наличия новых данных в приемнике модуля CAN, факт завершения передачи передатчиком модуля CAN и факт наличия подтверждения приема соседним каналом по линиям дискретного ввода/вывода. В случае если шина CAN переходит в пассивное состояние, данная функция выполняет повторную инициализацию модуля CAN для вывода шины из этого состояния. В случае фиксации на шине ошибок приема, модуль приводится в состояние, готовое к приему новых данных. Зафиксированные факты наличия новых данных в приемнике модуля CAN, завершение передачи передатчиком модуля CAN и наличие подтверждения приема соседним каналом по линиям дискретного ввода/вывода используются для выполнения функций приема подтверждения приема данных соседним каналом, инициализации повторной передачи и приема данных от соседнего канала.</w:t>
      </w:r>
    </w:p>
    <w:p w14:paraId="7CBE33CD" w14:textId="77777777" w:rsidR="009A452B" w:rsidRPr="002E2661" w:rsidRDefault="009A452B" w:rsidP="002F6B6A">
      <w:pPr>
        <w:pStyle w:val="5"/>
      </w:pPr>
      <w:r w:rsidRPr="002E2661">
        <w:lastRenderedPageBreak/>
        <w:t>Формирование синхронизированного значения</w:t>
      </w:r>
    </w:p>
    <w:p w14:paraId="27D63A6F" w14:textId="77777777" w:rsidR="009A452B" w:rsidRPr="002E2661" w:rsidRDefault="009A452B" w:rsidP="009A452B">
      <w:pPr>
        <w:pStyle w:val="affffa"/>
      </w:pPr>
      <w:r w:rsidRPr="002E2661">
        <w:t>Получив значения параметра своего и соседнего МК, МКО должен сформировать синхронизированное значение в соответствии со следующими процедурами синхронизации:</w:t>
      </w:r>
    </w:p>
    <w:p w14:paraId="608C6AA5" w14:textId="77777777" w:rsidR="009A452B" w:rsidRPr="002E2661" w:rsidRDefault="009A452B" w:rsidP="00643ABE">
      <w:pPr>
        <w:pStyle w:val="a"/>
        <w:numPr>
          <w:ilvl w:val="0"/>
          <w:numId w:val="80"/>
        </w:numPr>
        <w:ind w:left="0" w:firstLine="709"/>
        <w:rPr>
          <w:lang w:val="ru-RU"/>
        </w:rPr>
      </w:pPr>
      <w:r w:rsidRPr="002E2661">
        <w:rPr>
          <w:lang w:val="ru-RU"/>
        </w:rPr>
        <w:t>нет синхронизации (</w:t>
      </w:r>
      <w:proofErr w:type="spellStart"/>
      <w:r w:rsidRPr="002E2661">
        <w:rPr>
          <w:i/>
          <w:lang w:val="ru-RU"/>
        </w:rPr>
        <w:t>eProcSyncOff</w:t>
      </w:r>
      <w:proofErr w:type="spellEnd"/>
      <w:r w:rsidRPr="002E2661">
        <w:rPr>
          <w:lang w:val="ru-RU"/>
        </w:rPr>
        <w:t>) – в качестве синхронизируемых данных возвращается значение своего канала;</w:t>
      </w:r>
    </w:p>
    <w:p w14:paraId="05E4303C" w14:textId="77777777" w:rsidR="009A452B" w:rsidRPr="002E2661" w:rsidRDefault="009A452B" w:rsidP="00643ABE">
      <w:pPr>
        <w:pStyle w:val="a"/>
        <w:numPr>
          <w:ilvl w:val="0"/>
          <w:numId w:val="80"/>
        </w:numPr>
        <w:ind w:left="0" w:firstLine="709"/>
        <w:rPr>
          <w:lang w:val="ru-RU"/>
        </w:rPr>
      </w:pPr>
      <w:r w:rsidRPr="002E2661">
        <w:rPr>
          <w:lang w:val="ru-RU"/>
        </w:rPr>
        <w:t>выбор большего значения (</w:t>
      </w:r>
      <w:proofErr w:type="spellStart"/>
      <w:r w:rsidRPr="002E2661">
        <w:rPr>
          <w:i/>
          <w:lang w:val="ru-RU"/>
        </w:rPr>
        <w:t>eProcSyncHi</w:t>
      </w:r>
      <w:proofErr w:type="spellEnd"/>
      <w:r w:rsidRPr="002E2661">
        <w:rPr>
          <w:lang w:val="ru-RU"/>
        </w:rPr>
        <w:t>) – за синхронизируемое значение принимается большее значение;</w:t>
      </w:r>
    </w:p>
    <w:p w14:paraId="1E1B1DAE" w14:textId="77777777" w:rsidR="009A452B" w:rsidRPr="002E2661" w:rsidRDefault="009A452B" w:rsidP="00643ABE">
      <w:pPr>
        <w:pStyle w:val="a"/>
        <w:numPr>
          <w:ilvl w:val="0"/>
          <w:numId w:val="80"/>
        </w:numPr>
        <w:ind w:left="0" w:firstLine="709"/>
        <w:rPr>
          <w:lang w:val="ru-RU"/>
        </w:rPr>
      </w:pPr>
      <w:r w:rsidRPr="002E2661">
        <w:rPr>
          <w:lang w:val="ru-RU"/>
        </w:rPr>
        <w:t>выбор меньшего значения (</w:t>
      </w:r>
      <w:proofErr w:type="spellStart"/>
      <w:r w:rsidRPr="002E2661">
        <w:rPr>
          <w:i/>
          <w:lang w:val="ru-RU"/>
        </w:rPr>
        <w:t>eProcSyncLo</w:t>
      </w:r>
      <w:proofErr w:type="spellEnd"/>
      <w:r w:rsidRPr="002E2661">
        <w:rPr>
          <w:lang w:val="ru-RU"/>
        </w:rPr>
        <w:t>) – за синхронизируемое значение принимается меньшее значение;</w:t>
      </w:r>
    </w:p>
    <w:p w14:paraId="114E5250" w14:textId="77777777" w:rsidR="009A452B" w:rsidRPr="002E2661" w:rsidRDefault="009A452B" w:rsidP="00643ABE">
      <w:pPr>
        <w:pStyle w:val="a"/>
        <w:numPr>
          <w:ilvl w:val="0"/>
          <w:numId w:val="80"/>
        </w:numPr>
        <w:ind w:left="0" w:firstLine="709"/>
        <w:rPr>
          <w:lang w:val="ru-RU"/>
        </w:rPr>
      </w:pPr>
      <w:r w:rsidRPr="002E2661">
        <w:rPr>
          <w:lang w:val="ru-RU"/>
        </w:rPr>
        <w:t>выбор арифметического среднего (</w:t>
      </w:r>
      <w:proofErr w:type="spellStart"/>
      <w:r w:rsidRPr="002E2661">
        <w:rPr>
          <w:i/>
          <w:lang w:val="ru-RU"/>
        </w:rPr>
        <w:t>eProcSyncAverage</w:t>
      </w:r>
      <w:proofErr w:type="spellEnd"/>
      <w:r w:rsidRPr="002E2661">
        <w:rPr>
          <w:lang w:val="ru-RU"/>
        </w:rPr>
        <w:t>) – за синхронизируемое значение принимается арифметическое среднее значени</w:t>
      </w:r>
      <w:r w:rsidR="00D12C2F" w:rsidRPr="002E2661">
        <w:rPr>
          <w:lang w:val="ru-RU"/>
        </w:rPr>
        <w:t>е</w:t>
      </w:r>
      <w:r w:rsidRPr="002E2661">
        <w:rPr>
          <w:lang w:val="ru-RU"/>
        </w:rPr>
        <w:t xml:space="preserve"> своего и соседнего МК;</w:t>
      </w:r>
    </w:p>
    <w:p w14:paraId="04B88016" w14:textId="77777777" w:rsidR="009A452B" w:rsidRPr="002E2661" w:rsidRDefault="009A452B" w:rsidP="00643ABE">
      <w:pPr>
        <w:pStyle w:val="a"/>
        <w:numPr>
          <w:ilvl w:val="0"/>
          <w:numId w:val="80"/>
        </w:numPr>
        <w:ind w:left="0" w:firstLine="709"/>
        <w:rPr>
          <w:lang w:val="ru-RU"/>
        </w:rPr>
      </w:pPr>
      <w:r w:rsidRPr="002E2661">
        <w:rPr>
          <w:lang w:val="ru-RU"/>
        </w:rPr>
        <w:t>выбор по «AND» (</w:t>
      </w:r>
      <w:proofErr w:type="spellStart"/>
      <w:r w:rsidRPr="002E2661">
        <w:rPr>
          <w:i/>
          <w:lang w:val="ru-RU"/>
        </w:rPr>
        <w:t>eProcSyncAND</w:t>
      </w:r>
      <w:proofErr w:type="spellEnd"/>
      <w:r w:rsidRPr="002E2661">
        <w:rPr>
          <w:lang w:val="ru-RU"/>
        </w:rPr>
        <w:t>) – за синхронизируемое значение принимается значение, полученное в результате выполнения операции «И» над значениями своего и соседнего МК;</w:t>
      </w:r>
    </w:p>
    <w:p w14:paraId="3516883C" w14:textId="77777777" w:rsidR="009A452B" w:rsidRPr="002E2661" w:rsidRDefault="009A452B" w:rsidP="00643ABE">
      <w:pPr>
        <w:pStyle w:val="a"/>
        <w:numPr>
          <w:ilvl w:val="0"/>
          <w:numId w:val="80"/>
        </w:numPr>
        <w:ind w:left="0" w:firstLine="709"/>
        <w:rPr>
          <w:lang w:val="ru-RU"/>
        </w:rPr>
      </w:pPr>
      <w:r w:rsidRPr="002E2661">
        <w:rPr>
          <w:lang w:val="ru-RU"/>
        </w:rPr>
        <w:t>выбор по «OR» (</w:t>
      </w:r>
      <w:proofErr w:type="spellStart"/>
      <w:r w:rsidRPr="002E2661">
        <w:rPr>
          <w:i/>
          <w:lang w:val="ru-RU"/>
        </w:rPr>
        <w:t>eProcSyncOR</w:t>
      </w:r>
      <w:proofErr w:type="spellEnd"/>
      <w:r w:rsidRPr="002E2661">
        <w:rPr>
          <w:lang w:val="ru-RU"/>
        </w:rPr>
        <w:t>) – за синхронизируемое значение принимается значение, полученное в результате выполнения операции «ИЛИ» над значениями своего и соседнего МК;</w:t>
      </w:r>
    </w:p>
    <w:p w14:paraId="3C754123" w14:textId="77777777" w:rsidR="009A452B" w:rsidRPr="002E2661" w:rsidRDefault="009A452B" w:rsidP="00643ABE">
      <w:pPr>
        <w:pStyle w:val="a"/>
        <w:numPr>
          <w:ilvl w:val="0"/>
          <w:numId w:val="80"/>
        </w:numPr>
        <w:ind w:left="0" w:firstLine="709"/>
        <w:rPr>
          <w:lang w:val="ru-RU"/>
        </w:rPr>
      </w:pPr>
      <w:r w:rsidRPr="002E2661">
        <w:rPr>
          <w:lang w:val="ru-RU"/>
        </w:rPr>
        <w:t>совпадение значений (</w:t>
      </w:r>
      <w:proofErr w:type="spellStart"/>
      <w:r w:rsidRPr="002E2661">
        <w:rPr>
          <w:i/>
          <w:lang w:val="ru-RU"/>
        </w:rPr>
        <w:t>eProcSyncEqual</w:t>
      </w:r>
      <w:proofErr w:type="spellEnd"/>
      <w:r w:rsidRPr="002E2661">
        <w:rPr>
          <w:lang w:val="ru-RU"/>
        </w:rPr>
        <w:t>) – формировать синхронизируемое значение только при совпадении значений в обоих каналах.</w:t>
      </w:r>
    </w:p>
    <w:p w14:paraId="79509F4C" w14:textId="77777777" w:rsidR="009A452B" w:rsidRPr="002E2661" w:rsidRDefault="009A452B" w:rsidP="002F6B6A">
      <w:pPr>
        <w:pStyle w:val="5"/>
      </w:pPr>
      <w:r w:rsidRPr="002E2661">
        <w:t>Контроль расхождения значений передаваемых данных</w:t>
      </w:r>
    </w:p>
    <w:p w14:paraId="24FC20AB" w14:textId="77777777" w:rsidR="009A452B" w:rsidRPr="002E2661" w:rsidRDefault="009A452B" w:rsidP="009A452B">
      <w:pPr>
        <w:pStyle w:val="affffa"/>
      </w:pPr>
      <w:r w:rsidRPr="002E2661">
        <w:t>При выполнении синхронизации параметров МКО должен осуществлять контроль значений параметров при помощи следующих процедур контроля:</w:t>
      </w:r>
    </w:p>
    <w:p w14:paraId="777E15E9" w14:textId="77777777" w:rsidR="009A452B" w:rsidRPr="002E2661" w:rsidRDefault="009A452B" w:rsidP="00643ABE">
      <w:pPr>
        <w:pStyle w:val="a"/>
        <w:numPr>
          <w:ilvl w:val="0"/>
          <w:numId w:val="80"/>
        </w:numPr>
        <w:ind w:left="0" w:firstLine="709"/>
        <w:rPr>
          <w:lang w:val="ru-RU"/>
        </w:rPr>
      </w:pPr>
      <w:r w:rsidRPr="002E2661">
        <w:rPr>
          <w:lang w:val="ru-RU"/>
        </w:rPr>
        <w:t>нет контроля (</w:t>
      </w:r>
      <w:proofErr w:type="spellStart"/>
      <w:r w:rsidRPr="002E2661">
        <w:rPr>
          <w:i/>
          <w:lang w:val="ru-RU"/>
        </w:rPr>
        <w:t>eProcCheckOff</w:t>
      </w:r>
      <w:proofErr w:type="spellEnd"/>
      <w:r w:rsidRPr="002E2661">
        <w:rPr>
          <w:lang w:val="ru-RU"/>
        </w:rPr>
        <w:t>) – применяется при регулировке аппаратуры или передаче параметра;</w:t>
      </w:r>
    </w:p>
    <w:p w14:paraId="3B1B8B06" w14:textId="77777777" w:rsidR="009A452B" w:rsidRPr="002E2661" w:rsidRDefault="009A452B" w:rsidP="00643ABE">
      <w:pPr>
        <w:pStyle w:val="a"/>
        <w:numPr>
          <w:ilvl w:val="0"/>
          <w:numId w:val="80"/>
        </w:numPr>
        <w:ind w:left="0" w:firstLine="709"/>
        <w:rPr>
          <w:lang w:val="ru-RU"/>
        </w:rPr>
      </w:pPr>
      <w:r w:rsidRPr="002E2661">
        <w:rPr>
          <w:lang w:val="ru-RU"/>
        </w:rPr>
        <w:t>совпадение данных абсолютное (</w:t>
      </w:r>
      <w:proofErr w:type="spellStart"/>
      <w:r w:rsidRPr="002E2661">
        <w:rPr>
          <w:i/>
          <w:lang w:val="ru-RU"/>
        </w:rPr>
        <w:t>eProcCheckEqual</w:t>
      </w:r>
      <w:proofErr w:type="spellEnd"/>
      <w:r w:rsidRPr="002E2661">
        <w:rPr>
          <w:lang w:val="ru-RU"/>
        </w:rPr>
        <w:t>) – данные в обоих каналах должны совпадать полностью;</w:t>
      </w:r>
    </w:p>
    <w:p w14:paraId="2AB136EE" w14:textId="77777777" w:rsidR="009A452B" w:rsidRPr="002E2661" w:rsidRDefault="009A452B" w:rsidP="00643ABE">
      <w:pPr>
        <w:pStyle w:val="a"/>
        <w:numPr>
          <w:ilvl w:val="0"/>
          <w:numId w:val="80"/>
        </w:numPr>
        <w:ind w:left="0" w:firstLine="709"/>
        <w:rPr>
          <w:lang w:val="ru-RU"/>
        </w:rPr>
      </w:pPr>
      <w:r w:rsidRPr="002E2661">
        <w:rPr>
          <w:lang w:val="ru-RU"/>
        </w:rPr>
        <w:lastRenderedPageBreak/>
        <w:t>совпадение данных по маске (</w:t>
      </w:r>
      <w:proofErr w:type="spellStart"/>
      <w:r w:rsidRPr="002E2661">
        <w:rPr>
          <w:i/>
          <w:lang w:val="ru-RU"/>
        </w:rPr>
        <w:t>eProcCheckMask</w:t>
      </w:r>
      <w:proofErr w:type="spellEnd"/>
      <w:r w:rsidRPr="002E2661">
        <w:rPr>
          <w:lang w:val="ru-RU"/>
        </w:rPr>
        <w:t>) – при булевом сравнении данных должны совпадать биты, которые заданы в маске;</w:t>
      </w:r>
    </w:p>
    <w:p w14:paraId="6B950274" w14:textId="77777777" w:rsidR="009A452B" w:rsidRPr="002E2661" w:rsidRDefault="009A452B" w:rsidP="00643ABE">
      <w:pPr>
        <w:pStyle w:val="a"/>
        <w:numPr>
          <w:ilvl w:val="0"/>
          <w:numId w:val="80"/>
        </w:numPr>
        <w:ind w:left="0" w:firstLine="709"/>
        <w:rPr>
          <w:lang w:val="ru-RU"/>
        </w:rPr>
      </w:pPr>
      <w:r w:rsidRPr="002E2661">
        <w:rPr>
          <w:lang w:val="ru-RU"/>
        </w:rPr>
        <w:t xml:space="preserve">абсолютная разность находится в пределах </w:t>
      </w:r>
      <w:proofErr w:type="spellStart"/>
      <w:r w:rsidRPr="002E2661">
        <w:rPr>
          <w:lang w:val="ru-RU"/>
        </w:rPr>
        <w:t>deltaХ</w:t>
      </w:r>
      <w:proofErr w:type="spellEnd"/>
      <w:r w:rsidRPr="002E2661">
        <w:rPr>
          <w:lang w:val="ru-RU"/>
        </w:rPr>
        <w:t xml:space="preserve"> (значение) (</w:t>
      </w:r>
      <w:proofErr w:type="spellStart"/>
      <w:r w:rsidRPr="002E2661">
        <w:rPr>
          <w:i/>
          <w:lang w:val="ru-RU"/>
        </w:rPr>
        <w:t>eProcCheckDeltaX</w:t>
      </w:r>
      <w:proofErr w:type="spellEnd"/>
      <w:r w:rsidRPr="002E2661">
        <w:rPr>
          <w:lang w:val="ru-RU"/>
        </w:rPr>
        <w:t>) – абсолютная разность между значениями своего и соседнего канала не должна превышать заданное значение;</w:t>
      </w:r>
    </w:p>
    <w:p w14:paraId="4E8C0C9C" w14:textId="77777777" w:rsidR="009A452B" w:rsidRPr="002E2661" w:rsidRDefault="009A452B" w:rsidP="00643ABE">
      <w:pPr>
        <w:pStyle w:val="a"/>
        <w:numPr>
          <w:ilvl w:val="0"/>
          <w:numId w:val="80"/>
        </w:numPr>
        <w:ind w:left="0" w:firstLine="709"/>
        <w:rPr>
          <w:lang w:val="ru-RU"/>
        </w:rPr>
      </w:pPr>
      <w:r w:rsidRPr="002E2661">
        <w:rPr>
          <w:lang w:val="ru-RU"/>
        </w:rPr>
        <w:t xml:space="preserve">абсолютная разность находится в пределах </w:t>
      </w:r>
      <w:proofErr w:type="spellStart"/>
      <w:r w:rsidRPr="002E2661">
        <w:rPr>
          <w:lang w:val="ru-RU"/>
        </w:rPr>
        <w:t>deltaP</w:t>
      </w:r>
      <w:proofErr w:type="spellEnd"/>
      <w:r w:rsidRPr="002E2661">
        <w:rPr>
          <w:lang w:val="ru-RU"/>
        </w:rPr>
        <w:t xml:space="preserve"> (процент) (</w:t>
      </w:r>
      <w:proofErr w:type="spellStart"/>
      <w:r w:rsidRPr="002E2661">
        <w:rPr>
          <w:i/>
          <w:lang w:val="ru-RU"/>
        </w:rPr>
        <w:t>eProcCheckDeltaP</w:t>
      </w:r>
      <w:proofErr w:type="spellEnd"/>
      <w:r w:rsidRPr="002E2661">
        <w:rPr>
          <w:lang w:val="ru-RU"/>
        </w:rPr>
        <w:t>) – абсолютная разность между значениями своего и соседнего канала не должна превышать заданное в процентах значение.</w:t>
      </w:r>
    </w:p>
    <w:p w14:paraId="6DCC88DF" w14:textId="77777777" w:rsidR="009A452B" w:rsidRPr="002E2661" w:rsidRDefault="009A452B" w:rsidP="00D12C2F">
      <w:pPr>
        <w:pStyle w:val="afffffa"/>
        <w:ind w:left="0" w:firstLine="709"/>
        <w:rPr>
          <w:u w:val="none"/>
        </w:rPr>
      </w:pPr>
      <w:r w:rsidRPr="002E2661">
        <w:rPr>
          <w:u w:val="none"/>
        </w:rPr>
        <w:t>Примечание</w:t>
      </w:r>
      <w:r w:rsidR="00D12C2F" w:rsidRPr="002E2661">
        <w:rPr>
          <w:u w:val="none"/>
        </w:rPr>
        <w:t>.</w:t>
      </w:r>
    </w:p>
    <w:p w14:paraId="5AABC8CC" w14:textId="7EDA193C" w:rsidR="009A452B" w:rsidRPr="002E2661" w:rsidRDefault="009A452B" w:rsidP="00416D45">
      <w:pPr>
        <w:pStyle w:val="a4"/>
      </w:pPr>
      <w:r w:rsidRPr="002E2661">
        <w:t>Абсолютная разность в процентах определяется от измеренного значения. Выбирается большее значение, которое принимается за 100</w:t>
      </w:r>
      <w:r w:rsidR="00D12C2F" w:rsidRPr="002E2661">
        <w:t> </w:t>
      </w:r>
      <w:r w:rsidRPr="002E2661">
        <w:t xml:space="preserve">%, и от него считается расхождение значений. Если измеренное значение меньше значения указанного при настройке параметра на синхронизацию функцией </w:t>
      </w:r>
      <w:proofErr w:type="spellStart"/>
      <w:r w:rsidRPr="002E2661">
        <w:rPr>
          <w:b/>
          <w:i/>
        </w:rPr>
        <w:t>InterChannel_setParamSettings</w:t>
      </w:r>
      <w:proofErr w:type="spellEnd"/>
      <w:r w:rsidRPr="002E2661">
        <w:rPr>
          <w:b/>
          <w:i/>
        </w:rPr>
        <w:t>()</w:t>
      </w:r>
      <w:r w:rsidRPr="002E2661">
        <w:t xml:space="preserve"> в параметре </w:t>
      </w:r>
      <w:proofErr w:type="spellStart"/>
      <w:r w:rsidRPr="002E2661">
        <w:rPr>
          <w:i/>
        </w:rPr>
        <w:t>middleRangeCheck</w:t>
      </w:r>
      <w:proofErr w:type="spellEnd"/>
      <w:r w:rsidRPr="002E2661">
        <w:t>, то за 100</w:t>
      </w:r>
      <w:r w:rsidR="00D12C2F" w:rsidRPr="002E2661">
        <w:t> </w:t>
      </w:r>
      <w:r w:rsidRPr="002E2661">
        <w:t>% принимается это значение (см.</w:t>
      </w:r>
      <w:r w:rsidR="00866226">
        <w:t xml:space="preserve"> раздел</w:t>
      </w:r>
      <w:r w:rsidRPr="002E2661">
        <w:t xml:space="preserve"> 4.4.5.6 </w:t>
      </w:r>
      <w:r w:rsidR="00866226">
        <w:t>«</w:t>
      </w:r>
      <w:r w:rsidR="00866226" w:rsidRPr="00866226">
        <w:tab/>
        <w:t>Процедура контроля «Абсолютная разность находится в пределах «</w:t>
      </w:r>
      <w:proofErr w:type="spellStart"/>
      <w:r w:rsidR="00866226" w:rsidRPr="00866226">
        <w:t>deltaP</w:t>
      </w:r>
      <w:proofErr w:type="spellEnd"/>
      <w:r w:rsidR="00866226" w:rsidRPr="00866226">
        <w:t>» (процент)»</w:t>
      </w:r>
      <w:r w:rsidR="00866226">
        <w:t xml:space="preserve"> </w:t>
      </w:r>
      <w:r w:rsidRPr="00416D45">
        <w:rPr>
          <w:color w:val="000000" w:themeColor="text1"/>
        </w:rPr>
        <w:t>документа «</w:t>
      </w:r>
      <w:r w:rsidR="00416D45" w:rsidRPr="00416D45">
        <w:rPr>
          <w:color w:val="000000" w:themeColor="text1"/>
        </w:rPr>
        <w:t>Объектный контроллер привода стрелки ОКПС-Е-К. Архитектура программного обеспечения ЕИУС.465275.006.100-01 97 01</w:t>
      </w:r>
      <w:r w:rsidRPr="002E2661">
        <w:t>»).</w:t>
      </w:r>
    </w:p>
    <w:p w14:paraId="0B4328A2" w14:textId="77777777" w:rsidR="009A452B" w:rsidRPr="002E2661" w:rsidRDefault="009A452B" w:rsidP="002F6B6A">
      <w:pPr>
        <w:pStyle w:val="5"/>
      </w:pPr>
      <w:r w:rsidRPr="002E2661">
        <w:t>Формирование признака готовности синхронизации</w:t>
      </w:r>
    </w:p>
    <w:p w14:paraId="2A7A7F42" w14:textId="77777777" w:rsidR="009A452B" w:rsidRPr="002E2661" w:rsidRDefault="009A452B" w:rsidP="009A452B">
      <w:pPr>
        <w:pStyle w:val="a4"/>
      </w:pPr>
      <w:r w:rsidRPr="002E2661">
        <w:t>Признак готовности синхронизации должен формироваться в обоих МК одновременно в начале нового цикла ГП после того, как были выполнены</w:t>
      </w:r>
      <w:r w:rsidR="00D92461" w:rsidRPr="002E2661">
        <w:t>:</w:t>
      </w:r>
      <w:r w:rsidRPr="002E2661">
        <w:t xml:space="preserve"> сценарий синхронизации, процедуры синхронизации и контроля.</w:t>
      </w:r>
    </w:p>
    <w:p w14:paraId="3870C77E" w14:textId="77777777" w:rsidR="009A452B" w:rsidRPr="002E2661" w:rsidRDefault="009A452B" w:rsidP="002F6B6A">
      <w:pPr>
        <w:pStyle w:val="5"/>
      </w:pPr>
      <w:bookmarkStart w:id="188" w:name="_Toc15387923"/>
      <w:r w:rsidRPr="002E2661">
        <w:t>Контроль временных характеристик выполнения процесса синхронизации</w:t>
      </w:r>
      <w:bookmarkEnd w:id="188"/>
    </w:p>
    <w:p w14:paraId="59A1EF4F" w14:textId="77777777" w:rsidR="009A452B" w:rsidRPr="002E2661" w:rsidRDefault="009A452B" w:rsidP="009A452B">
      <w:pPr>
        <w:pStyle w:val="affffa"/>
      </w:pPr>
      <w:r w:rsidRPr="002E2661">
        <w:t>Модуль МКО в процессе синхронизации должен выполнять контроль следующих временных параметров:</w:t>
      </w:r>
    </w:p>
    <w:p w14:paraId="34668EEE" w14:textId="77777777" w:rsidR="009A452B" w:rsidRPr="002E2661" w:rsidRDefault="009A452B" w:rsidP="00643ABE">
      <w:pPr>
        <w:pStyle w:val="a"/>
        <w:numPr>
          <w:ilvl w:val="0"/>
          <w:numId w:val="80"/>
        </w:numPr>
        <w:ind w:left="0" w:firstLine="709"/>
        <w:rPr>
          <w:lang w:val="ru-RU"/>
        </w:rPr>
      </w:pPr>
      <w:r w:rsidRPr="002E2661">
        <w:rPr>
          <w:lang w:val="ru-RU"/>
        </w:rPr>
        <w:t>время получения параметра от обоих каналов (Т1), мс;</w:t>
      </w:r>
    </w:p>
    <w:p w14:paraId="5D860325" w14:textId="77777777" w:rsidR="009A452B" w:rsidRPr="002E2661" w:rsidRDefault="009A452B" w:rsidP="00643ABE">
      <w:pPr>
        <w:pStyle w:val="a"/>
        <w:numPr>
          <w:ilvl w:val="0"/>
          <w:numId w:val="80"/>
        </w:numPr>
        <w:ind w:left="0" w:firstLine="709"/>
        <w:rPr>
          <w:lang w:val="ru-RU"/>
        </w:rPr>
      </w:pPr>
      <w:r w:rsidRPr="002E2661">
        <w:rPr>
          <w:lang w:val="ru-RU"/>
        </w:rPr>
        <w:t>время формирования синхронизированного параметра (Т2), мс;</w:t>
      </w:r>
    </w:p>
    <w:p w14:paraId="7933959A" w14:textId="77777777" w:rsidR="009A452B" w:rsidRPr="002E2661" w:rsidRDefault="009A452B" w:rsidP="00643ABE">
      <w:pPr>
        <w:pStyle w:val="a"/>
        <w:numPr>
          <w:ilvl w:val="0"/>
          <w:numId w:val="80"/>
        </w:numPr>
        <w:ind w:left="0" w:firstLine="709"/>
        <w:rPr>
          <w:lang w:val="ru-RU"/>
        </w:rPr>
      </w:pPr>
      <w:r w:rsidRPr="002E2661">
        <w:rPr>
          <w:lang w:val="ru-RU"/>
        </w:rPr>
        <w:lastRenderedPageBreak/>
        <w:t>период поступления запросов на синхронизацию (Т3), мс.</w:t>
      </w:r>
    </w:p>
    <w:p w14:paraId="4AFF3C1E" w14:textId="77777777" w:rsidR="009A452B" w:rsidRPr="002E2661" w:rsidRDefault="009A452B" w:rsidP="009A452B">
      <w:pPr>
        <w:pStyle w:val="a4"/>
      </w:pPr>
      <w:r w:rsidRPr="002E2661">
        <w:t>Контроль каждого из времен может быть выключен если установить значение контролируемого времени равным нулю.</w:t>
      </w:r>
    </w:p>
    <w:p w14:paraId="3CB21873" w14:textId="77777777" w:rsidR="009A452B" w:rsidRPr="002E2661" w:rsidRDefault="009A452B" w:rsidP="009A452B">
      <w:pPr>
        <w:pStyle w:val="a4"/>
      </w:pPr>
      <w:r w:rsidRPr="002E2661">
        <w:t xml:space="preserve">Единица контроля времени соответствует периоду вызова функции </w:t>
      </w:r>
      <w:proofErr w:type="spellStart"/>
      <w:r w:rsidRPr="002E2661">
        <w:rPr>
          <w:b/>
          <w:i/>
        </w:rPr>
        <w:t>InterChannel_</w:t>
      </w:r>
      <w:proofErr w:type="gramStart"/>
      <w:r w:rsidRPr="002E2661">
        <w:rPr>
          <w:b/>
          <w:i/>
        </w:rPr>
        <w:t>run</w:t>
      </w:r>
      <w:proofErr w:type="spellEnd"/>
      <w:r w:rsidRPr="002E2661">
        <w:rPr>
          <w:b/>
          <w:i/>
        </w:rPr>
        <w:t>(</w:t>
      </w:r>
      <w:proofErr w:type="gramEnd"/>
      <w:r w:rsidRPr="002E2661">
        <w:rPr>
          <w:b/>
          <w:i/>
        </w:rPr>
        <w:t>)</w:t>
      </w:r>
      <w:r w:rsidRPr="002E2661">
        <w:t xml:space="preserve">. При вызове функции </w:t>
      </w:r>
      <w:r w:rsidR="00D92461" w:rsidRPr="002E2661">
        <w:t xml:space="preserve">один </w:t>
      </w:r>
      <w:r w:rsidRPr="002E2661">
        <w:t>раз в миллисекунду размерность единицы контроля соответствует миллисекунде.</w:t>
      </w:r>
    </w:p>
    <w:p w14:paraId="1760CD8B" w14:textId="77777777" w:rsidR="009A452B" w:rsidRPr="002E2661" w:rsidRDefault="009A452B" w:rsidP="00B538B9">
      <w:pPr>
        <w:pStyle w:val="6"/>
        <w:ind w:hanging="1866"/>
      </w:pPr>
      <w:r w:rsidRPr="002E2661">
        <w:t>Время получения параметра от обоих каналов (Т1)</w:t>
      </w:r>
    </w:p>
    <w:p w14:paraId="77BA1832" w14:textId="77777777" w:rsidR="009A452B" w:rsidRPr="002E2661" w:rsidRDefault="009A452B" w:rsidP="009A452B">
      <w:pPr>
        <w:pStyle w:val="a4"/>
      </w:pPr>
      <w:r w:rsidRPr="002E2661">
        <w:t>Время получения параметра от обоих каналов предназначено для контроля выполнения сценария синхронизации «Синхронизация параметра» (</w:t>
      </w:r>
      <w:proofErr w:type="spellStart"/>
      <w:r w:rsidRPr="002E2661">
        <w:rPr>
          <w:i/>
        </w:rPr>
        <w:t>eScriptSync</w:t>
      </w:r>
      <w:proofErr w:type="spellEnd"/>
      <w:r w:rsidRPr="002E2661">
        <w:t>) для контроля расхождения во времени событий, сформировавших запросы синхронизации параметра в разных МК. Отсчет времени начинается с того момента как один из МК обратился с запросом синхронизации параметра к МКО. Останавливается отсчет времени при поступлении запроса на синхронизацию того же параметра от второго МК</w:t>
      </w:r>
      <w:r w:rsidR="007B13AB" w:rsidRPr="002E2661">
        <w:t>,</w:t>
      </w:r>
      <w:r w:rsidRPr="002E2661">
        <w:t xml:space="preserve"> что является критерием для завершения сценария. Если время достигнет </w:t>
      </w:r>
      <w:r w:rsidR="007B13AB" w:rsidRPr="002E2661">
        <w:t>значения,</w:t>
      </w:r>
      <w:r w:rsidRPr="002E2661">
        <w:t xml:space="preserve"> заданного пользовательским ПО, прибор должен быть переведен в ЗС с кодом </w:t>
      </w:r>
      <w:proofErr w:type="spellStart"/>
      <w:r w:rsidRPr="002E2661">
        <w:rPr>
          <w:i/>
        </w:rPr>
        <w:t>eGrPS_InterChannel</w:t>
      </w:r>
      <w:proofErr w:type="spellEnd"/>
      <w:r w:rsidRPr="002E2661">
        <w:t xml:space="preserve"> группы </w:t>
      </w:r>
      <w:r w:rsidRPr="002E2661">
        <w:rPr>
          <w:i/>
        </w:rPr>
        <w:t>ePS_IntChTime1Error</w:t>
      </w:r>
      <w:r w:rsidRPr="002E2661">
        <w:t>.</w:t>
      </w:r>
    </w:p>
    <w:p w14:paraId="393F3A0A" w14:textId="77777777" w:rsidR="009A452B" w:rsidRPr="002E2661" w:rsidRDefault="009A452B" w:rsidP="00265898">
      <w:pPr>
        <w:pStyle w:val="6"/>
        <w:ind w:left="0" w:firstLine="709"/>
      </w:pPr>
      <w:r w:rsidRPr="002E2661">
        <w:t>Время формирования синхронизированного параметра (Т2)</w:t>
      </w:r>
    </w:p>
    <w:p w14:paraId="49A25F7C" w14:textId="77777777" w:rsidR="009A452B" w:rsidRPr="002E2661" w:rsidRDefault="009A452B" w:rsidP="009A452B">
      <w:pPr>
        <w:pStyle w:val="a4"/>
      </w:pPr>
      <w:r w:rsidRPr="002E2661">
        <w:t xml:space="preserve">Время формирования синхронизированного параметра определяет </w:t>
      </w:r>
      <w:r w:rsidR="0026341B" w:rsidRPr="002E2661">
        <w:t>время,</w:t>
      </w:r>
      <w:r w:rsidRPr="002E2661">
        <w:t xml:space="preserve"> на протяжении которого оба МК могут фиксировать значения параметра, которые не проходят процедуру контроля и МКО не формирует синхронизированное значение. Отсчет времени начинается с того момента, как процедура контроля выдала отрицательный результат, а останавливается, когда процедура контроля выдала положительный результат. Если время достигнет значения, заданного пользовательским ПО, прибор должен быть переведен в ЗС с кодом </w:t>
      </w:r>
      <w:proofErr w:type="spellStart"/>
      <w:r w:rsidRPr="002E2661">
        <w:rPr>
          <w:i/>
        </w:rPr>
        <w:t>eGrPS_InterChannel</w:t>
      </w:r>
      <w:proofErr w:type="spellEnd"/>
      <w:r w:rsidRPr="002E2661">
        <w:t xml:space="preserve"> группы </w:t>
      </w:r>
      <w:r w:rsidRPr="002E2661">
        <w:rPr>
          <w:i/>
        </w:rPr>
        <w:t>ePS_IntChTime2Error</w:t>
      </w:r>
      <w:r w:rsidRPr="002E2661">
        <w:t>.</w:t>
      </w:r>
    </w:p>
    <w:p w14:paraId="7535E751" w14:textId="77777777" w:rsidR="009A452B" w:rsidRPr="002E2661" w:rsidRDefault="009A452B" w:rsidP="009A452B">
      <w:pPr>
        <w:pStyle w:val="a4"/>
      </w:pPr>
      <w:r w:rsidRPr="002E2661">
        <w:lastRenderedPageBreak/>
        <w:t xml:space="preserve">Время Т2 должно задаваться исходя из тех соображений, что для того, чтобы процедура контроля была вызвана повторно необходимо </w:t>
      </w:r>
      <w:r w:rsidR="00F71A09" w:rsidRPr="002E2661">
        <w:t>чтобы,</w:t>
      </w:r>
      <w:r w:rsidRPr="002E2661">
        <w:t xml:space="preserve"> МК послали очередной запрос синхронизации того параметра, который не прошел эту процедуру в первый раз. То есть, если параметр синхронизируется с фиксированным периодом и, исходя из прикладной задачи, допускается рассогласование значений на протяжении двух периодов, то это время должно быть равным или более двух периодов.</w:t>
      </w:r>
    </w:p>
    <w:p w14:paraId="2FF8155F" w14:textId="77777777" w:rsidR="009A452B" w:rsidRPr="002E2661" w:rsidRDefault="009A452B" w:rsidP="00B538B9">
      <w:pPr>
        <w:pStyle w:val="6"/>
        <w:ind w:hanging="1866"/>
      </w:pPr>
      <w:r w:rsidRPr="002E2661">
        <w:t>Период поступления запросов на синхронизацию (Т3)</w:t>
      </w:r>
    </w:p>
    <w:p w14:paraId="5B58BC98" w14:textId="77777777" w:rsidR="009A452B" w:rsidRPr="002E2661" w:rsidRDefault="009A452B" w:rsidP="009A452B">
      <w:pPr>
        <w:pStyle w:val="a4"/>
      </w:pPr>
      <w:r w:rsidRPr="002E2661">
        <w:t xml:space="preserve">Для параметров, которые должны синхронизировать свои значения с заданным периодом в МКО должна быть предусмотрена возможность контроля периода поступления запросов на синхронизацию значений параметров. Отсчет времени начинается с того момента как в МКО поступит запрос на синхронизацию параметров как от </w:t>
      </w:r>
      <w:r w:rsidR="00F71A09" w:rsidRPr="002E2661">
        <w:t>своего,</w:t>
      </w:r>
      <w:r w:rsidRPr="002E2661">
        <w:t xml:space="preserve"> так и от соседнего канала. При поступлении очередного запроса счетчик времени сбрасывается. Если время достигнет значения, заданного пользовательским ПО, прибор должен быть переведен в ЗС с кодом </w:t>
      </w:r>
      <w:proofErr w:type="spellStart"/>
      <w:r w:rsidRPr="002E2661">
        <w:rPr>
          <w:i/>
        </w:rPr>
        <w:t>eGrPS_InterChannel</w:t>
      </w:r>
      <w:proofErr w:type="spellEnd"/>
      <w:r w:rsidRPr="002E2661">
        <w:t xml:space="preserve"> группы </w:t>
      </w:r>
      <w:r w:rsidRPr="002E2661">
        <w:rPr>
          <w:i/>
        </w:rPr>
        <w:t>ePS_IntChTime3Error</w:t>
      </w:r>
      <w:r w:rsidRPr="002E2661">
        <w:t>.</w:t>
      </w:r>
    </w:p>
    <w:p w14:paraId="76480050" w14:textId="77777777" w:rsidR="009A452B" w:rsidRPr="002E2661" w:rsidRDefault="009A452B" w:rsidP="002F6B6A">
      <w:pPr>
        <w:pStyle w:val="5"/>
      </w:pPr>
      <w:bookmarkStart w:id="189" w:name="_Toc14241467"/>
      <w:bookmarkStart w:id="190" w:name="_Ref506804484"/>
      <w:r w:rsidRPr="002E2661">
        <w:rPr>
          <w:lang w:bidi="hi-IN"/>
        </w:rPr>
        <w:t>Распределение функций по потокам</w:t>
      </w:r>
      <w:bookmarkEnd w:id="189"/>
    </w:p>
    <w:p w14:paraId="4340E8E2" w14:textId="77777777" w:rsidR="009A452B" w:rsidRPr="002E2661" w:rsidRDefault="009A452B" w:rsidP="009A452B">
      <w:pPr>
        <w:pStyle w:val="a4"/>
      </w:pPr>
      <w:r w:rsidRPr="002E2661">
        <w:t>В ГП выполняются следующие функции:</w:t>
      </w:r>
    </w:p>
    <w:p w14:paraId="2C330EA1" w14:textId="77777777" w:rsidR="009A452B" w:rsidRPr="002E2661" w:rsidRDefault="009A452B" w:rsidP="00643ABE">
      <w:pPr>
        <w:pStyle w:val="a"/>
        <w:numPr>
          <w:ilvl w:val="0"/>
          <w:numId w:val="80"/>
        </w:numPr>
        <w:ind w:left="0" w:firstLine="709"/>
        <w:rPr>
          <w:lang w:val="ru-RU"/>
        </w:rPr>
      </w:pPr>
      <w:r w:rsidRPr="002E2661">
        <w:rPr>
          <w:lang w:val="ru-RU"/>
        </w:rPr>
        <w:t>обработка запросов на синхронизацию;</w:t>
      </w:r>
    </w:p>
    <w:p w14:paraId="3DC4F8E0" w14:textId="77777777" w:rsidR="009A452B" w:rsidRPr="002E2661" w:rsidRDefault="009A452B" w:rsidP="00643ABE">
      <w:pPr>
        <w:pStyle w:val="a"/>
        <w:numPr>
          <w:ilvl w:val="0"/>
          <w:numId w:val="80"/>
        </w:numPr>
        <w:ind w:left="0" w:firstLine="709"/>
        <w:rPr>
          <w:lang w:val="ru-RU"/>
        </w:rPr>
      </w:pPr>
      <w:r w:rsidRPr="002E2661">
        <w:rPr>
          <w:lang w:val="ru-RU"/>
        </w:rPr>
        <w:t>формирование синхронизированного значения;</w:t>
      </w:r>
    </w:p>
    <w:p w14:paraId="488C80AB" w14:textId="77777777" w:rsidR="009A452B" w:rsidRPr="002E2661" w:rsidRDefault="009A452B" w:rsidP="00643ABE">
      <w:pPr>
        <w:pStyle w:val="a"/>
        <w:numPr>
          <w:ilvl w:val="0"/>
          <w:numId w:val="80"/>
        </w:numPr>
        <w:ind w:left="0" w:firstLine="709"/>
        <w:rPr>
          <w:lang w:val="ru-RU"/>
        </w:rPr>
      </w:pPr>
      <w:r w:rsidRPr="002E2661">
        <w:rPr>
          <w:lang w:val="ru-RU"/>
        </w:rPr>
        <w:t>контроль расхождения значений передаваемых данных;</w:t>
      </w:r>
    </w:p>
    <w:p w14:paraId="5130EB0C" w14:textId="77777777" w:rsidR="009A452B" w:rsidRPr="002E2661" w:rsidRDefault="009A452B" w:rsidP="00643ABE">
      <w:pPr>
        <w:pStyle w:val="a"/>
        <w:numPr>
          <w:ilvl w:val="0"/>
          <w:numId w:val="80"/>
        </w:numPr>
        <w:ind w:left="0" w:firstLine="709"/>
        <w:rPr>
          <w:lang w:val="ru-RU"/>
        </w:rPr>
      </w:pPr>
      <w:r w:rsidRPr="002E2661">
        <w:rPr>
          <w:lang w:val="ru-RU"/>
        </w:rPr>
        <w:t>формирование признака готовности синхронизации;</w:t>
      </w:r>
    </w:p>
    <w:p w14:paraId="5CB61DC6" w14:textId="77777777" w:rsidR="009A452B" w:rsidRPr="002E2661" w:rsidRDefault="009A452B" w:rsidP="00643ABE">
      <w:pPr>
        <w:pStyle w:val="a"/>
        <w:numPr>
          <w:ilvl w:val="0"/>
          <w:numId w:val="80"/>
        </w:numPr>
        <w:ind w:left="0" w:firstLine="709"/>
        <w:rPr>
          <w:lang w:val="ru-RU"/>
        </w:rPr>
      </w:pPr>
      <w:r w:rsidRPr="002E2661">
        <w:rPr>
          <w:lang w:val="ru-RU"/>
        </w:rPr>
        <w:t>контроль временных характеристик выполнения процесса синхронизации.</w:t>
      </w:r>
    </w:p>
    <w:p w14:paraId="51A11CC8" w14:textId="77777777" w:rsidR="009A452B" w:rsidRPr="002E2661" w:rsidRDefault="009A452B" w:rsidP="009A452B">
      <w:pPr>
        <w:pStyle w:val="a4"/>
      </w:pPr>
      <w:r w:rsidRPr="002E2661">
        <w:t>Подфункции функции обмена данными между МК распределены между ПВС и ПСД.</w:t>
      </w:r>
    </w:p>
    <w:p w14:paraId="2CD9F50E" w14:textId="77777777" w:rsidR="009A452B" w:rsidRPr="002E2661" w:rsidRDefault="009A452B" w:rsidP="009A452B">
      <w:pPr>
        <w:pStyle w:val="a4"/>
      </w:pPr>
      <w:r w:rsidRPr="002E2661">
        <w:t>В ПВС выполняются следующие подфункции:</w:t>
      </w:r>
    </w:p>
    <w:p w14:paraId="409AF01B" w14:textId="77777777" w:rsidR="009A452B" w:rsidRPr="002E2661" w:rsidRDefault="009A452B" w:rsidP="00643ABE">
      <w:pPr>
        <w:pStyle w:val="a"/>
        <w:numPr>
          <w:ilvl w:val="0"/>
          <w:numId w:val="80"/>
        </w:numPr>
        <w:ind w:left="0" w:firstLine="709"/>
        <w:rPr>
          <w:lang w:val="ru-RU"/>
        </w:rPr>
      </w:pPr>
      <w:r w:rsidRPr="002E2661">
        <w:rPr>
          <w:lang w:val="ru-RU"/>
        </w:rPr>
        <w:t>управление модулем CAN МК;</w:t>
      </w:r>
    </w:p>
    <w:p w14:paraId="12FA035E" w14:textId="77777777" w:rsidR="009A452B" w:rsidRPr="002E2661" w:rsidRDefault="009A452B" w:rsidP="00643ABE">
      <w:pPr>
        <w:pStyle w:val="a"/>
        <w:numPr>
          <w:ilvl w:val="0"/>
          <w:numId w:val="80"/>
        </w:numPr>
        <w:ind w:left="0" w:firstLine="709"/>
        <w:rPr>
          <w:lang w:val="ru-RU"/>
        </w:rPr>
      </w:pPr>
      <w:r w:rsidRPr="002E2661">
        <w:rPr>
          <w:lang w:val="ru-RU"/>
        </w:rPr>
        <w:lastRenderedPageBreak/>
        <w:t>формирование подтверждения приема данных для соседнего канала;</w:t>
      </w:r>
    </w:p>
    <w:p w14:paraId="1C5FF289" w14:textId="77777777" w:rsidR="009A452B" w:rsidRPr="002E2661" w:rsidRDefault="009A452B" w:rsidP="00643ABE">
      <w:pPr>
        <w:pStyle w:val="a"/>
        <w:numPr>
          <w:ilvl w:val="0"/>
          <w:numId w:val="80"/>
        </w:numPr>
        <w:ind w:left="0" w:firstLine="709"/>
        <w:rPr>
          <w:lang w:val="ru-RU"/>
        </w:rPr>
      </w:pPr>
      <w:r w:rsidRPr="002E2661">
        <w:rPr>
          <w:lang w:val="ru-RU"/>
        </w:rPr>
        <w:t>инициализация повторной передачи данных при отсутствии подтверждения.</w:t>
      </w:r>
    </w:p>
    <w:p w14:paraId="27E82CE4" w14:textId="77777777" w:rsidR="009A452B" w:rsidRPr="002E2661" w:rsidRDefault="009A452B" w:rsidP="009A452B">
      <w:pPr>
        <w:pStyle w:val="a4"/>
      </w:pPr>
      <w:r w:rsidRPr="002E2661">
        <w:t>В ПСД выполняются следующие подфункции:</w:t>
      </w:r>
    </w:p>
    <w:p w14:paraId="110EE65F" w14:textId="77777777" w:rsidR="009A452B" w:rsidRPr="002E2661" w:rsidRDefault="009A452B" w:rsidP="00643ABE">
      <w:pPr>
        <w:pStyle w:val="a"/>
        <w:numPr>
          <w:ilvl w:val="0"/>
          <w:numId w:val="80"/>
        </w:numPr>
        <w:ind w:left="0" w:firstLine="709"/>
        <w:rPr>
          <w:lang w:val="ru-RU"/>
        </w:rPr>
      </w:pPr>
      <w:r w:rsidRPr="002E2661">
        <w:rPr>
          <w:lang w:val="ru-RU"/>
        </w:rPr>
        <w:t>инициализация передачи данных в соседний канал;</w:t>
      </w:r>
    </w:p>
    <w:p w14:paraId="03A87F31" w14:textId="77777777" w:rsidR="009A452B" w:rsidRPr="002E2661" w:rsidRDefault="009A452B" w:rsidP="00643ABE">
      <w:pPr>
        <w:pStyle w:val="a"/>
        <w:numPr>
          <w:ilvl w:val="0"/>
          <w:numId w:val="80"/>
        </w:numPr>
        <w:ind w:left="0" w:firstLine="709"/>
        <w:rPr>
          <w:lang w:val="ru-RU"/>
        </w:rPr>
      </w:pPr>
      <w:r w:rsidRPr="002E2661">
        <w:rPr>
          <w:lang w:val="ru-RU"/>
        </w:rPr>
        <w:t>прием подтверждения приема данных соседним каналом;</w:t>
      </w:r>
    </w:p>
    <w:p w14:paraId="72242283" w14:textId="77777777" w:rsidR="009A452B" w:rsidRPr="002E2661" w:rsidRDefault="009A452B" w:rsidP="00643ABE">
      <w:pPr>
        <w:pStyle w:val="a"/>
        <w:numPr>
          <w:ilvl w:val="0"/>
          <w:numId w:val="80"/>
        </w:numPr>
        <w:ind w:left="0" w:firstLine="709"/>
        <w:rPr>
          <w:lang w:val="ru-RU"/>
        </w:rPr>
      </w:pPr>
      <w:r w:rsidRPr="002E2661">
        <w:rPr>
          <w:lang w:val="ru-RU"/>
        </w:rPr>
        <w:t>прием данных от соседнего канала.</w:t>
      </w:r>
    </w:p>
    <w:p w14:paraId="6F4CDFC4" w14:textId="77777777" w:rsidR="009A452B" w:rsidRPr="002E2661" w:rsidRDefault="009A452B" w:rsidP="009A452B">
      <w:pPr>
        <w:pStyle w:val="a4"/>
      </w:pPr>
      <w:r w:rsidRPr="002E2661">
        <w:t>Принцип распределения подфункций по разным потокам обусловлен тем, что ПВС получает управление максимально синхронно в обоих МК, поэтому фиксация событий на линии связи и управление линией передачи данных осуществляется в нем. Однако, поскольку данный поток не может быть заблокирован ГП, доступ к общим данным из ГП и ПВС был бы небезопасным. Поэтому, для безопасной работы с данными между потоками, часть функций выполняется в ПСД, который получает управления строго после того, как закончил работу ПВС и может быть заблокирован ГП при обращении к общим данным.</w:t>
      </w:r>
    </w:p>
    <w:p w14:paraId="73315CDC" w14:textId="77777777" w:rsidR="009A452B" w:rsidRPr="002E2661" w:rsidRDefault="009A452B" w:rsidP="009A452B">
      <w:pPr>
        <w:pStyle w:val="a4"/>
      </w:pPr>
      <w:r w:rsidRPr="002E2661">
        <w:t xml:space="preserve">Поскольку МКО должен работать в трех потоках управления, для каждого из них должны быть реализованы отдельные функции, которые будут вызываться на каждом цикле каждого потока и обеспечивать функционирование модуля. Для работы в ГП должна быть реализована функция </w:t>
      </w:r>
      <w:proofErr w:type="spellStart"/>
      <w:r w:rsidRPr="002E2661">
        <w:rPr>
          <w:b/>
          <w:bCs/>
          <w:i/>
          <w:iCs/>
        </w:rPr>
        <w:t>InterChannel_</w:t>
      </w:r>
      <w:proofErr w:type="gramStart"/>
      <w:r w:rsidRPr="002E2661">
        <w:rPr>
          <w:b/>
          <w:bCs/>
          <w:i/>
          <w:iCs/>
        </w:rPr>
        <w:t>run</w:t>
      </w:r>
      <w:proofErr w:type="spellEnd"/>
      <w:r w:rsidRPr="002E2661">
        <w:rPr>
          <w:b/>
          <w:bCs/>
          <w:i/>
          <w:iCs/>
        </w:rPr>
        <w:t>(</w:t>
      </w:r>
      <w:proofErr w:type="gramEnd"/>
      <w:r w:rsidRPr="002E2661">
        <w:rPr>
          <w:b/>
          <w:bCs/>
          <w:i/>
          <w:iCs/>
        </w:rPr>
        <w:t>)</w:t>
      </w:r>
      <w:r w:rsidRPr="002E2661">
        <w:t xml:space="preserve">, для работы в ПВД – </w:t>
      </w:r>
      <w:proofErr w:type="spellStart"/>
      <w:r w:rsidRPr="002E2661">
        <w:rPr>
          <w:b/>
          <w:bCs/>
          <w:i/>
          <w:iCs/>
        </w:rPr>
        <w:t>InterChannel_runDrv</w:t>
      </w:r>
      <w:proofErr w:type="spellEnd"/>
      <w:r w:rsidRPr="002E2661">
        <w:rPr>
          <w:b/>
          <w:bCs/>
          <w:i/>
          <w:iCs/>
        </w:rPr>
        <w:t>()</w:t>
      </w:r>
      <w:r w:rsidRPr="002E2661">
        <w:t xml:space="preserve">, для работы в ПСД – </w:t>
      </w:r>
      <w:proofErr w:type="spellStart"/>
      <w:r w:rsidRPr="002E2661">
        <w:rPr>
          <w:b/>
          <w:bCs/>
          <w:i/>
          <w:iCs/>
        </w:rPr>
        <w:t>InterChannel_runCommunication</w:t>
      </w:r>
      <w:proofErr w:type="spellEnd"/>
      <w:r w:rsidRPr="002E2661">
        <w:rPr>
          <w:b/>
          <w:bCs/>
          <w:i/>
          <w:iCs/>
        </w:rPr>
        <w:t>()</w:t>
      </w:r>
      <w:r w:rsidRPr="002E2661">
        <w:t>.</w:t>
      </w:r>
    </w:p>
    <w:p w14:paraId="47C44B19" w14:textId="77777777" w:rsidR="009A452B" w:rsidRPr="002E2661" w:rsidRDefault="009A452B" w:rsidP="002F6B6A">
      <w:pPr>
        <w:pStyle w:val="5"/>
      </w:pPr>
      <w:r w:rsidRPr="002E2661">
        <w:t>Взаимодействие потоков управления</w:t>
      </w:r>
    </w:p>
    <w:p w14:paraId="5081DC91" w14:textId="77777777" w:rsidR="009A452B" w:rsidRPr="002E2661" w:rsidRDefault="009A452B" w:rsidP="009A452B">
      <w:pPr>
        <w:pStyle w:val="a4"/>
      </w:pPr>
      <w:r w:rsidRPr="002E2661">
        <w:t>МКО получает управление в начале каждого нового цикла ГП. Все остальные компоненты получают управление после него. Модуль обрабатывает все события, зафиксированные на протяжении предыдущего цикла ГП в ПСД, и на их основании формирует признак завершения синхронизации и синхронизированные значения параметров.</w:t>
      </w:r>
    </w:p>
    <w:p w14:paraId="20F78264" w14:textId="77777777" w:rsidR="009A452B" w:rsidRPr="002E2661" w:rsidRDefault="009A452B" w:rsidP="009A452B">
      <w:pPr>
        <w:pStyle w:val="affffa"/>
      </w:pPr>
      <w:r w:rsidRPr="002E2661">
        <w:lastRenderedPageBreak/>
        <w:t>Синхронизация параметра осуществляется в три этапа:</w:t>
      </w:r>
    </w:p>
    <w:p w14:paraId="5251F664" w14:textId="77777777" w:rsidR="009A452B" w:rsidRPr="002E2661" w:rsidRDefault="009A452B" w:rsidP="00643ABE">
      <w:pPr>
        <w:pStyle w:val="a"/>
        <w:numPr>
          <w:ilvl w:val="0"/>
          <w:numId w:val="80"/>
        </w:numPr>
        <w:ind w:left="0" w:firstLine="709"/>
        <w:rPr>
          <w:lang w:val="ru-RU"/>
        </w:rPr>
      </w:pPr>
      <w:r w:rsidRPr="002E2661">
        <w:rPr>
          <w:lang w:val="ru-RU"/>
        </w:rPr>
        <w:t>получение запроса и передача данных в соседний МК;</w:t>
      </w:r>
    </w:p>
    <w:p w14:paraId="2D663FC8" w14:textId="77777777" w:rsidR="009A452B" w:rsidRPr="002E2661" w:rsidRDefault="009A452B" w:rsidP="00643ABE">
      <w:pPr>
        <w:pStyle w:val="a"/>
        <w:numPr>
          <w:ilvl w:val="0"/>
          <w:numId w:val="80"/>
        </w:numPr>
        <w:ind w:left="0" w:firstLine="709"/>
        <w:rPr>
          <w:lang w:val="ru-RU"/>
        </w:rPr>
      </w:pPr>
      <w:r w:rsidRPr="002E2661">
        <w:rPr>
          <w:lang w:val="ru-RU"/>
        </w:rPr>
        <w:t>прием подтверждения приема от соседнего МК;</w:t>
      </w:r>
    </w:p>
    <w:p w14:paraId="46A9B33F" w14:textId="77777777" w:rsidR="009A452B" w:rsidRPr="002E2661" w:rsidRDefault="009A452B" w:rsidP="00643ABE">
      <w:pPr>
        <w:pStyle w:val="a"/>
        <w:numPr>
          <w:ilvl w:val="0"/>
          <w:numId w:val="80"/>
        </w:numPr>
        <w:ind w:left="0" w:firstLine="709"/>
        <w:rPr>
          <w:lang w:val="ru-RU"/>
        </w:rPr>
      </w:pPr>
      <w:r w:rsidRPr="002E2661">
        <w:rPr>
          <w:lang w:val="ru-RU"/>
        </w:rPr>
        <w:t>прием данных от соседнего МК.</w:t>
      </w:r>
    </w:p>
    <w:p w14:paraId="774E5EAF" w14:textId="77777777" w:rsidR="009A452B" w:rsidRPr="002E2661" w:rsidRDefault="009A452B" w:rsidP="00A30D11">
      <w:pPr>
        <w:pStyle w:val="afffffa"/>
        <w:ind w:hanging="425"/>
        <w:rPr>
          <w:u w:val="none"/>
        </w:rPr>
      </w:pPr>
      <w:r w:rsidRPr="002E2661">
        <w:rPr>
          <w:u w:val="none"/>
        </w:rPr>
        <w:t>Примечание</w:t>
      </w:r>
      <w:r w:rsidR="00A30D11" w:rsidRPr="002E2661">
        <w:rPr>
          <w:u w:val="none"/>
        </w:rPr>
        <w:t>.</w:t>
      </w:r>
    </w:p>
    <w:p w14:paraId="149367DF" w14:textId="77777777" w:rsidR="009A452B" w:rsidRPr="002E2661" w:rsidRDefault="009A452B" w:rsidP="009A452B">
      <w:pPr>
        <w:pStyle w:val="a4"/>
      </w:pPr>
      <w:r w:rsidRPr="002E2661">
        <w:t>В зависимости от разновидностей сценариев синхронизации некоторые этапы могут исключаться.</w:t>
      </w:r>
    </w:p>
    <w:p w14:paraId="76049912" w14:textId="77777777" w:rsidR="009A452B" w:rsidRPr="002E2661" w:rsidRDefault="009A452B" w:rsidP="00B538B9">
      <w:pPr>
        <w:pStyle w:val="6"/>
        <w:ind w:hanging="1866"/>
      </w:pPr>
      <w:r w:rsidRPr="002E2661">
        <w:t>Получение запроса и передача данных в соседний МК</w:t>
      </w:r>
    </w:p>
    <w:p w14:paraId="2971372F" w14:textId="61F536AA" w:rsidR="009A452B" w:rsidRPr="002E2661" w:rsidRDefault="009A452B" w:rsidP="009A452B">
      <w:pPr>
        <w:pStyle w:val="a4"/>
      </w:pPr>
      <w:r w:rsidRPr="002E2661">
        <w:t>На этом этапе выполняется функция «Обработка запросов на синхронизацию» и подфункция «Инициализация передачи данных в соседний канал». Получение запроса на синхронизацию осуществляется в ГП, после чего значение синхронизируемого параметра и его идентификатор помещаются в приоритетную очередь. С приоритетной очередью работа ведется из двух потоков: ГП и ПСД. Безопасный доступ к очереди осуществляется при помощи механизма блокировки ПСД. В ПСД данные извлекаются из очереди и передаются драйверу модуля CAN, который уже в ПВС инициализирует передачу данных в соседний канал. Схема взаимодействия между потоками приведена на рисунке </w:t>
      </w:r>
      <w:r w:rsidR="006639E0" w:rsidRPr="002E2661">
        <w:fldChar w:fldCharType="begin"/>
      </w:r>
      <w:r w:rsidR="006639E0" w:rsidRPr="002E2661">
        <w:instrText xml:space="preserve"> REF _Ref15561686 \h  \* MERGEFORMAT </w:instrText>
      </w:r>
      <w:r w:rsidR="006639E0" w:rsidRPr="002E2661">
        <w:fldChar w:fldCharType="separate"/>
      </w:r>
      <w:r w:rsidR="001432BC">
        <w:t>18</w:t>
      </w:r>
      <w:r w:rsidR="006639E0" w:rsidRPr="002E2661">
        <w:fldChar w:fldCharType="end"/>
      </w:r>
      <w:r w:rsidRPr="002E2661">
        <w:t>.</w:t>
      </w:r>
    </w:p>
    <w:p w14:paraId="775ED26C" w14:textId="77777777" w:rsidR="009A452B" w:rsidRPr="002E2661" w:rsidRDefault="009A452B" w:rsidP="009A452B">
      <w:pPr>
        <w:pStyle w:val="a4"/>
      </w:pPr>
      <w:r w:rsidRPr="002E2661">
        <w:t>Передача значения нового параметра возможна только тогда, когда передатчик модуля CAN завершил предыдущую передачу.</w:t>
      </w:r>
    </w:p>
    <w:p w14:paraId="0BBB7CF6" w14:textId="77777777" w:rsidR="009A452B" w:rsidRPr="002E2661" w:rsidRDefault="009A452B" w:rsidP="009A452B">
      <w:pPr>
        <w:pStyle w:val="afff6"/>
      </w:pPr>
      <w:r w:rsidRPr="002E2661">
        <w:object w:dxaOrig="5730" w:dyaOrig="7380" w14:anchorId="291FAE7C">
          <v:shape id="_x0000_i1039" type="#_x0000_t75" style="width:240.2pt;height:304.65pt" o:ole="">
            <v:imagedata r:id="rId62" o:title="" croptop="3623f" cropbottom="2984f" cropleft="3496f" cropright="3388f"/>
          </v:shape>
          <o:OLEObject Type="Embed" ProgID="Visio.Drawing.11" ShapeID="_x0000_i1039" DrawAspect="Content" ObjectID="_1667114052" r:id="rId63"/>
        </w:object>
      </w:r>
    </w:p>
    <w:p w14:paraId="32B5A96F" w14:textId="79F17D52" w:rsidR="009A452B" w:rsidRPr="002E2661" w:rsidRDefault="009A452B" w:rsidP="00AA5C43">
      <w:pPr>
        <w:pStyle w:val="affff3"/>
        <w:spacing w:line="360" w:lineRule="auto"/>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191" w:name="_Ref15561686"/>
      <w:r w:rsidR="001432BC">
        <w:rPr>
          <w:noProof/>
        </w:rPr>
        <w:t>18</w:t>
      </w:r>
      <w:bookmarkEnd w:id="191"/>
      <w:r w:rsidR="0019465E" w:rsidRPr="002E2661">
        <w:rPr>
          <w:noProof/>
        </w:rPr>
        <w:fldChar w:fldCharType="end"/>
      </w:r>
      <w:r w:rsidRPr="002E2661">
        <w:t xml:space="preserve"> – Схема взаимодействия между потоками при получении запроса и передача данных в соседний МК</w:t>
      </w:r>
    </w:p>
    <w:p w14:paraId="7E31C669" w14:textId="77777777" w:rsidR="009A452B" w:rsidRPr="002E2661" w:rsidRDefault="009A452B" w:rsidP="00B538B9">
      <w:pPr>
        <w:pStyle w:val="6"/>
        <w:ind w:hanging="1866"/>
      </w:pPr>
      <w:r w:rsidRPr="002E2661">
        <w:t>Прием подтверждения приема от соседнего МК</w:t>
      </w:r>
    </w:p>
    <w:p w14:paraId="5695A819" w14:textId="77777777" w:rsidR="009A452B" w:rsidRPr="002E2661" w:rsidRDefault="009A452B" w:rsidP="009A452B">
      <w:pPr>
        <w:pStyle w:val="a4"/>
      </w:pPr>
      <w:r w:rsidRPr="002E2661">
        <w:t>На этом этапе выполняются подфункции «Прием подтверждения приема данных соседним каналом», «Инициализация повторной передачи данных при отсутствии подтверждения», «Управление модулем CAN МК».</w:t>
      </w:r>
    </w:p>
    <w:p w14:paraId="465EADF5" w14:textId="77777777" w:rsidR="009A452B" w:rsidRPr="002E2661" w:rsidRDefault="009A452B" w:rsidP="009A452B">
      <w:pPr>
        <w:pStyle w:val="a4"/>
      </w:pPr>
      <w:r w:rsidRPr="002E2661">
        <w:t>В ПВС непрерывно выполняется подфункция «Управление модулем</w:t>
      </w:r>
      <w:r w:rsidR="00167FF5" w:rsidRPr="002E2661">
        <w:t> </w:t>
      </w:r>
      <w:r w:rsidRPr="002E2661">
        <w:t>CAN</w:t>
      </w:r>
      <w:r w:rsidR="00167FF5" w:rsidRPr="002E2661">
        <w:t> </w:t>
      </w:r>
      <w:r w:rsidRPr="002E2661">
        <w:t>МК», которая фиксирует факт завершения передачи передатчиком модуля CAN и факт наличия подтверждения приема соседним каналом по линиям дискретного ввода/вывода. При фиксации этих двух фактов формируется обобщенный признак окончания передачи данных в соседний канал. При отсутствии одного из событий на протяжении заданного времени выполняется подфункция «Инициализация повторной передачи данных при отсутствии подтверждения».</w:t>
      </w:r>
    </w:p>
    <w:p w14:paraId="394478E7" w14:textId="77777777" w:rsidR="009A452B" w:rsidRPr="002E2661" w:rsidRDefault="009A452B" w:rsidP="009A452B">
      <w:pPr>
        <w:pStyle w:val="a4"/>
      </w:pPr>
      <w:r w:rsidRPr="002E2661">
        <w:lastRenderedPageBreak/>
        <w:t>Признак окончания передачи данных в соседний канал в ПСД помещается в буфер для обработки в ГП. Сбрасывается данный признак при инициализации передачи новых данных. Буфер между ГП и ПСД предназначен для безопасного обмена данными между этими потоками при помощи механизма блокировки ПСД.</w:t>
      </w:r>
    </w:p>
    <w:p w14:paraId="12DF1B26" w14:textId="448AD557" w:rsidR="009A452B" w:rsidRPr="002E2661" w:rsidRDefault="009A452B" w:rsidP="009A452B">
      <w:pPr>
        <w:pStyle w:val="a4"/>
      </w:pPr>
      <w:r w:rsidRPr="002E2661">
        <w:t>В ГП признак окончания передачи данных в соседний канал извлекается из буфера и используется для инициализации выполнения функций «Контроль расхождения значений передаваемых данных», «Формирование синхронизированного значения», «Формирование признака готовности синхронизации» в зависимости от сценария синхронизации. Схема взаимодействия функций между потоками приведена на рисунке </w:t>
      </w:r>
      <w:r w:rsidR="0019465E" w:rsidRPr="002E2661">
        <w:fldChar w:fldCharType="begin"/>
      </w:r>
      <w:r w:rsidRPr="002E2661">
        <w:instrText xml:space="preserve"> REF _Ref15562389 \h </w:instrText>
      </w:r>
      <w:r w:rsidR="0019465E" w:rsidRPr="002E2661">
        <w:fldChar w:fldCharType="separate"/>
      </w:r>
      <w:r w:rsidR="001432BC">
        <w:rPr>
          <w:noProof/>
        </w:rPr>
        <w:t>19</w:t>
      </w:r>
      <w:r w:rsidR="0019465E" w:rsidRPr="002E2661">
        <w:fldChar w:fldCharType="end"/>
      </w:r>
      <w:r w:rsidRPr="002E2661">
        <w:t>.</w:t>
      </w:r>
    </w:p>
    <w:p w14:paraId="1421437E" w14:textId="77777777" w:rsidR="009A452B" w:rsidRPr="002E2661" w:rsidRDefault="009A452B" w:rsidP="009A452B">
      <w:pPr>
        <w:pStyle w:val="afff6"/>
      </w:pPr>
      <w:r w:rsidRPr="002E2661">
        <w:object w:dxaOrig="5940" w:dyaOrig="8265" w14:anchorId="3F758D6F">
          <v:shape id="_x0000_i1040" type="#_x0000_t75" style="width:257.9pt;height:365.35pt" o:ole="">
            <v:imagedata r:id="rId64" o:title="" croptop="2809f" cropbottom="4634f" cropleft="3602f" cropright="4902f"/>
          </v:shape>
          <o:OLEObject Type="Embed" ProgID="Visio.Drawing.11" ShapeID="_x0000_i1040" DrawAspect="Content" ObjectID="_1667114053" r:id="rId65"/>
        </w:object>
      </w:r>
    </w:p>
    <w:p w14:paraId="5B270593" w14:textId="026BED21" w:rsidR="009A452B" w:rsidRPr="002E2661" w:rsidRDefault="009A452B" w:rsidP="00167FF5">
      <w:pPr>
        <w:pStyle w:val="affff3"/>
        <w:spacing w:line="360" w:lineRule="auto"/>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192" w:name="_Ref15562389"/>
      <w:r w:rsidR="001432BC">
        <w:rPr>
          <w:noProof/>
        </w:rPr>
        <w:t>19</w:t>
      </w:r>
      <w:bookmarkEnd w:id="192"/>
      <w:r w:rsidR="0019465E" w:rsidRPr="002E2661">
        <w:rPr>
          <w:noProof/>
        </w:rPr>
        <w:fldChar w:fldCharType="end"/>
      </w:r>
      <w:r w:rsidRPr="002E2661">
        <w:t xml:space="preserve"> – Схема взаимодействия между потоками при приеме подтверждения приема от соседнего МК</w:t>
      </w:r>
    </w:p>
    <w:p w14:paraId="030DB937" w14:textId="77777777" w:rsidR="009A452B" w:rsidRPr="002E2661" w:rsidRDefault="009A452B" w:rsidP="00B538B9">
      <w:pPr>
        <w:pStyle w:val="6"/>
        <w:ind w:hanging="1866"/>
      </w:pPr>
      <w:r w:rsidRPr="002E2661">
        <w:t>Прием данных от соседнего МК</w:t>
      </w:r>
    </w:p>
    <w:p w14:paraId="40871A2B" w14:textId="77777777" w:rsidR="009A452B" w:rsidRPr="002E2661" w:rsidRDefault="009A452B" w:rsidP="009A452B">
      <w:pPr>
        <w:pStyle w:val="a4"/>
      </w:pPr>
      <w:r w:rsidRPr="002E2661">
        <w:t>На этом этапе выполняются подфункции «Управление модулем CAN МК» и «Прием данных от соседнего канала».</w:t>
      </w:r>
    </w:p>
    <w:p w14:paraId="1A03BD64" w14:textId="77777777" w:rsidR="009A452B" w:rsidRPr="002E2661" w:rsidRDefault="009A452B" w:rsidP="009A452B">
      <w:pPr>
        <w:pStyle w:val="a4"/>
      </w:pPr>
      <w:r w:rsidRPr="002E2661">
        <w:t>В ПВС непрерывно выполняется подфункция «Управление модулем</w:t>
      </w:r>
      <w:r w:rsidR="009047AA" w:rsidRPr="002E2661">
        <w:t> </w:t>
      </w:r>
      <w:r w:rsidRPr="002E2661">
        <w:t>CAN</w:t>
      </w:r>
      <w:r w:rsidR="009047AA" w:rsidRPr="002E2661">
        <w:t> </w:t>
      </w:r>
      <w:r w:rsidRPr="002E2661">
        <w:t>МК», которая фиксирует факт наличия новых данных в приемнике модуля CAN и формирует соответствующий признак. В ПСД при наличии данного признака выполняется чтение принятых данных, которые помещаются в буфер для обработки в ГП. После чтения данных признак сбрасывается. Буфер между ГП и ПСД предназначен для безопасного обмена данными между этими потоками при помощи механизма блокировки ПСД.</w:t>
      </w:r>
    </w:p>
    <w:p w14:paraId="1C8560AC" w14:textId="48A4F481" w:rsidR="009A452B" w:rsidRPr="002E2661" w:rsidRDefault="009A452B" w:rsidP="009047AA">
      <w:pPr>
        <w:pStyle w:val="a4"/>
        <w:spacing w:after="240"/>
      </w:pPr>
      <w:r w:rsidRPr="002E2661">
        <w:lastRenderedPageBreak/>
        <w:t>В ГП принятые данные извлекаются из буфера и используются при выполнении функций «Контроль расхождения значений передаваемых данных», «Формирование синхронизированного значения», «Формирование признака готовности синхронизации» в зависимости от сценария синхронизации. Схема взаимодействия функций между потоками приведена на рисунке </w:t>
      </w:r>
      <w:r w:rsidR="0019465E" w:rsidRPr="002E2661">
        <w:fldChar w:fldCharType="begin"/>
      </w:r>
      <w:r w:rsidRPr="002E2661">
        <w:instrText xml:space="preserve"> REF _Ref15562527 \h </w:instrText>
      </w:r>
      <w:r w:rsidR="0019465E" w:rsidRPr="002E2661">
        <w:fldChar w:fldCharType="separate"/>
      </w:r>
      <w:r w:rsidR="001432BC">
        <w:rPr>
          <w:noProof/>
        </w:rPr>
        <w:t>20</w:t>
      </w:r>
      <w:r w:rsidR="0019465E" w:rsidRPr="002E2661">
        <w:fldChar w:fldCharType="end"/>
      </w:r>
      <w:r w:rsidRPr="002E2661">
        <w:t>.</w:t>
      </w:r>
    </w:p>
    <w:p w14:paraId="43DA7AEE" w14:textId="77777777" w:rsidR="009A452B" w:rsidRPr="002E2661" w:rsidRDefault="009A452B" w:rsidP="009A452B">
      <w:pPr>
        <w:pStyle w:val="afff6"/>
      </w:pPr>
      <w:r w:rsidRPr="002E2661">
        <w:object w:dxaOrig="8070" w:dyaOrig="7755" w14:anchorId="1BBFB29E">
          <v:shape id="_x0000_i1041" type="#_x0000_t75" style="width:368.6pt;height:352.5pt" o:ole="">
            <v:imagedata r:id="rId66" o:title="" croptop="2878f" cropbottom="2979f" cropleft="2652f" cropright="2986f"/>
          </v:shape>
          <o:OLEObject Type="Embed" ProgID="Visio.Drawing.11" ShapeID="_x0000_i1041" DrawAspect="Content" ObjectID="_1667114054" r:id="rId67"/>
        </w:object>
      </w:r>
    </w:p>
    <w:p w14:paraId="2FAACB23" w14:textId="7D512787" w:rsidR="009A452B" w:rsidRPr="002E2661" w:rsidRDefault="009A452B" w:rsidP="009047AA">
      <w:pPr>
        <w:pStyle w:val="affff3"/>
        <w:spacing w:line="360" w:lineRule="auto"/>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193" w:name="_Ref15562527"/>
      <w:r w:rsidR="001432BC">
        <w:rPr>
          <w:noProof/>
        </w:rPr>
        <w:t>20</w:t>
      </w:r>
      <w:bookmarkEnd w:id="193"/>
      <w:r w:rsidR="0019465E" w:rsidRPr="002E2661">
        <w:rPr>
          <w:noProof/>
        </w:rPr>
        <w:fldChar w:fldCharType="end"/>
      </w:r>
      <w:r w:rsidRPr="002E2661">
        <w:t xml:space="preserve"> – Схема взаимодействия между потоками при приеме данных от соседнего МК</w:t>
      </w:r>
    </w:p>
    <w:p w14:paraId="463FCCEA" w14:textId="77777777" w:rsidR="009A452B" w:rsidRPr="002E2661" w:rsidRDefault="009A452B" w:rsidP="002F6B6A">
      <w:pPr>
        <w:pStyle w:val="5"/>
      </w:pPr>
      <w:r w:rsidRPr="002E2661">
        <w:t>Обеспечение ограничения на передачу данных</w:t>
      </w:r>
    </w:p>
    <w:p w14:paraId="18A506A0" w14:textId="372D3AA8" w:rsidR="009A452B" w:rsidRPr="002E2661" w:rsidRDefault="009A452B" w:rsidP="009A452B">
      <w:pPr>
        <w:pStyle w:val="a4"/>
      </w:pPr>
      <w:r w:rsidRPr="002E2661">
        <w:t xml:space="preserve">Для обеспечения ограничения на передачу данных перед началом нового цикла пользовательское ПО должно сообщить может ли МКО выдавать данные на шину или нет. Для этого при вызове функции </w:t>
      </w:r>
      <w:proofErr w:type="spellStart"/>
      <w:r w:rsidRPr="002E2661">
        <w:rPr>
          <w:b/>
          <w:bCs/>
          <w:i/>
          <w:iCs/>
        </w:rPr>
        <w:t>InterChannel_</w:t>
      </w:r>
      <w:proofErr w:type="gramStart"/>
      <w:r w:rsidRPr="002E2661">
        <w:rPr>
          <w:b/>
          <w:bCs/>
          <w:i/>
          <w:iCs/>
        </w:rPr>
        <w:t>runCommunication</w:t>
      </w:r>
      <w:proofErr w:type="spellEnd"/>
      <w:r w:rsidRPr="002E2661">
        <w:rPr>
          <w:b/>
          <w:bCs/>
          <w:i/>
          <w:iCs/>
        </w:rPr>
        <w:t>(</w:t>
      </w:r>
      <w:proofErr w:type="gramEnd"/>
      <w:r w:rsidRPr="002E2661">
        <w:rPr>
          <w:b/>
          <w:bCs/>
          <w:i/>
          <w:iCs/>
        </w:rPr>
        <w:t>)</w:t>
      </w:r>
      <w:r w:rsidRPr="002E2661">
        <w:t xml:space="preserve"> ей в качестве параметра необходимо </w:t>
      </w:r>
      <w:r w:rsidRPr="002E2661">
        <w:lastRenderedPageBreak/>
        <w:t>передать разрешение на передачу данных. Схема работы ограничения на передачу данных приведена на рисунке </w:t>
      </w:r>
      <w:r w:rsidR="006639E0" w:rsidRPr="002E2661">
        <w:fldChar w:fldCharType="begin"/>
      </w:r>
      <w:r w:rsidR="006639E0" w:rsidRPr="002E2661">
        <w:instrText xml:space="preserve"> REF _Ref15562971 \h  \* MERGEFORMAT </w:instrText>
      </w:r>
      <w:r w:rsidR="006639E0" w:rsidRPr="002E2661">
        <w:fldChar w:fldCharType="separate"/>
      </w:r>
      <w:r w:rsidR="001432BC">
        <w:t>21</w:t>
      </w:r>
      <w:r w:rsidR="006639E0" w:rsidRPr="002E2661">
        <w:fldChar w:fldCharType="end"/>
      </w:r>
      <w:r w:rsidRPr="002E2661">
        <w:t>.</w:t>
      </w:r>
    </w:p>
    <w:p w14:paraId="0DFBE4E5" w14:textId="77777777" w:rsidR="009A452B" w:rsidRPr="002E2661" w:rsidRDefault="009A452B" w:rsidP="009A452B">
      <w:pPr>
        <w:pStyle w:val="afff6"/>
        <w:sectPr w:rsidR="009A452B" w:rsidRPr="002E2661" w:rsidSect="00E04889">
          <w:headerReference w:type="first" r:id="rId68"/>
          <w:footerReference w:type="first" r:id="rId69"/>
          <w:pgSz w:w="11907" w:h="16840" w:code="9"/>
          <w:pgMar w:top="1134" w:right="851" w:bottom="1134" w:left="1418" w:header="567" w:footer="567" w:gutter="0"/>
          <w:cols w:space="720"/>
          <w:titlePg/>
          <w:docGrid w:linePitch="381"/>
        </w:sectPr>
      </w:pPr>
    </w:p>
    <w:p w14:paraId="1388E495" w14:textId="77777777" w:rsidR="009A452B" w:rsidRPr="002E2661" w:rsidRDefault="009A452B" w:rsidP="009A452B">
      <w:pPr>
        <w:pStyle w:val="afff6"/>
      </w:pPr>
      <w:r w:rsidRPr="002E2661">
        <w:object w:dxaOrig="16530" w:dyaOrig="6105" w14:anchorId="24342254">
          <v:shape id="_x0000_i1042" type="#_x0000_t75" style="width:715.15pt;height:262.75pt" o:ole="">
            <v:imagedata r:id="rId70" o:title=""/>
          </v:shape>
          <o:OLEObject Type="Embed" ProgID="Visio.Drawing.11" ShapeID="_x0000_i1042" DrawAspect="Content" ObjectID="_1667114055" r:id="rId71"/>
        </w:object>
      </w:r>
    </w:p>
    <w:p w14:paraId="05B5F53C" w14:textId="1C2F46A6" w:rsidR="009A452B" w:rsidRPr="002E2661" w:rsidRDefault="009A452B" w:rsidP="001E746C">
      <w:pPr>
        <w:pStyle w:val="affff3"/>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194" w:name="_Ref15562971"/>
      <w:r w:rsidR="001432BC">
        <w:rPr>
          <w:noProof/>
        </w:rPr>
        <w:t>21</w:t>
      </w:r>
      <w:bookmarkEnd w:id="194"/>
      <w:r w:rsidR="0019465E" w:rsidRPr="002E2661">
        <w:rPr>
          <w:noProof/>
        </w:rPr>
        <w:fldChar w:fldCharType="end"/>
      </w:r>
      <w:r w:rsidRPr="002E2661">
        <w:t xml:space="preserve"> – Схема работы ограничения на передачу данных</w:t>
      </w:r>
    </w:p>
    <w:p w14:paraId="308DAEC1" w14:textId="77777777" w:rsidR="009A452B" w:rsidRPr="002E2661" w:rsidRDefault="009A452B" w:rsidP="009A452B">
      <w:pPr>
        <w:pStyle w:val="a4"/>
        <w:sectPr w:rsidR="009A452B" w:rsidRPr="002E2661" w:rsidSect="009A452B">
          <w:headerReference w:type="first" r:id="rId72"/>
          <w:footerReference w:type="first" r:id="rId73"/>
          <w:pgSz w:w="16840" w:h="11907" w:orient="landscape" w:code="9"/>
          <w:pgMar w:top="1701" w:right="1134" w:bottom="851" w:left="1134" w:header="567" w:footer="567" w:gutter="0"/>
          <w:cols w:space="720"/>
          <w:titlePg/>
          <w:docGrid w:linePitch="381"/>
        </w:sectPr>
      </w:pPr>
    </w:p>
    <w:p w14:paraId="4675DF2E" w14:textId="2A14532A" w:rsidR="009A452B" w:rsidRPr="002E2661" w:rsidRDefault="009A452B" w:rsidP="009A452B">
      <w:pPr>
        <w:pStyle w:val="a4"/>
      </w:pPr>
      <w:r w:rsidRPr="002E2661">
        <w:lastRenderedPageBreak/>
        <w:t xml:space="preserve">Задача ограничения передачи данных заключается в том, чтобы исключить формирование событий приема данных и подтверждения передачи во время работы МКО в ГП, которое осуществляется в начале каждого цикла ГП. Исходя из того, что передача данных по шине CAN в обе стороны занимает четыре прерывания, пользовательское или системное ПО должно запретить передачу если до завершения ГП осталось </w:t>
      </w:r>
      <w:r w:rsidR="00053496" w:rsidRPr="002E2661">
        <w:t>пять</w:t>
      </w:r>
      <w:r w:rsidRPr="002E2661">
        <w:t> прерываний. Таким образом, в начале цикла ГП не будут формироваться события приема данных и подтверждения передачи аж до четвертого прерывания следующего цикла. За это время МКО должен завершить обработку данных. На рисунке </w:t>
      </w:r>
      <w:r w:rsidR="006639E0" w:rsidRPr="002E2661">
        <w:fldChar w:fldCharType="begin"/>
      </w:r>
      <w:r w:rsidR="006639E0" w:rsidRPr="002E2661">
        <w:instrText xml:space="preserve"> REF _Ref15562971 \h  \* MERGEFORMAT </w:instrText>
      </w:r>
      <w:r w:rsidR="006639E0" w:rsidRPr="002E2661">
        <w:fldChar w:fldCharType="separate"/>
      </w:r>
      <w:r w:rsidR="001432BC">
        <w:t>21</w:t>
      </w:r>
      <w:r w:rsidR="006639E0" w:rsidRPr="002E2661">
        <w:fldChar w:fldCharType="end"/>
      </w:r>
      <w:r w:rsidRPr="002E2661">
        <w:t xml:space="preserve"> приведена диаграмма при плотной загрузке канала, когда новые данные передаются сразу же как только закончился обмен предыдущими. При слабой загрузке, когда запросы на МКО поступают редко и данные передаются по мере их поступления, во всех случаях, последний обмен данными заканчивается до начала нового цикла, с запасом в одно прерывание.</w:t>
      </w:r>
    </w:p>
    <w:p w14:paraId="32FFC2FA" w14:textId="77777777" w:rsidR="009A452B" w:rsidRPr="002E2661" w:rsidRDefault="009A452B" w:rsidP="002F6B6A">
      <w:pPr>
        <w:pStyle w:val="5"/>
      </w:pPr>
      <w:r w:rsidRPr="002E2661">
        <w:t>Сценарии синхронизации</w:t>
      </w:r>
      <w:bookmarkEnd w:id="190"/>
    </w:p>
    <w:p w14:paraId="18E7AD71" w14:textId="5863F338" w:rsidR="009A452B" w:rsidRPr="002E2661" w:rsidRDefault="009A452B" w:rsidP="009A452B">
      <w:pPr>
        <w:pStyle w:val="a4"/>
      </w:pPr>
      <w:r w:rsidRPr="002E2661">
        <w:t xml:space="preserve">Каждому параметру должен соответствовать свой уникальный идентификатор, который определен в интерфейсном системном модуле </w:t>
      </w:r>
      <w:proofErr w:type="spellStart"/>
      <w:r w:rsidRPr="002E2661">
        <w:rPr>
          <w:rStyle w:val="affffff7"/>
        </w:rPr>
        <w:t>InterChannelId</w:t>
      </w:r>
      <w:proofErr w:type="spellEnd"/>
      <w:r w:rsidRPr="002E2661">
        <w:t xml:space="preserve"> (см. </w:t>
      </w:r>
      <w:r w:rsidR="00A60970" w:rsidRPr="002E2661">
        <w:t xml:space="preserve"> </w:t>
      </w:r>
      <w:r w:rsidR="0019465E" w:rsidRPr="002E2661">
        <w:fldChar w:fldCharType="begin"/>
      </w:r>
      <w:r w:rsidR="00A60970" w:rsidRPr="002E2661">
        <w:instrText xml:space="preserve"> REF _Ref47526136 \r \h </w:instrText>
      </w:r>
      <w:r w:rsidR="0019465E" w:rsidRPr="002E2661">
        <w:fldChar w:fldCharType="separate"/>
      </w:r>
      <w:r w:rsidR="001432BC">
        <w:t>4.4.2.9</w:t>
      </w:r>
      <w:r w:rsidR="0019465E" w:rsidRPr="002E2661">
        <w:fldChar w:fldCharType="end"/>
      </w:r>
      <w:r w:rsidRPr="002E2661">
        <w:t xml:space="preserve">) как часть перечисляемого типа </w:t>
      </w:r>
      <w:proofErr w:type="spellStart"/>
      <w:r w:rsidRPr="002E2661">
        <w:rPr>
          <w:i/>
          <w:iCs/>
        </w:rPr>
        <w:t>InterChannelId</w:t>
      </w:r>
      <w:proofErr w:type="spellEnd"/>
      <w:r w:rsidRPr="002E2661">
        <w:t xml:space="preserve"> и должен быть расположен между значениями </w:t>
      </w:r>
      <w:proofErr w:type="spellStart"/>
      <w:r w:rsidRPr="002E2661">
        <w:rPr>
          <w:i/>
          <w:iCs/>
        </w:rPr>
        <w:t>eInterChannelIdBegin</w:t>
      </w:r>
      <w:proofErr w:type="spellEnd"/>
      <w:r w:rsidRPr="002E2661">
        <w:t xml:space="preserve"> и </w:t>
      </w:r>
      <w:proofErr w:type="spellStart"/>
      <w:r w:rsidRPr="002E2661">
        <w:rPr>
          <w:i/>
          <w:iCs/>
        </w:rPr>
        <w:t>eInterChannelIdCount</w:t>
      </w:r>
      <w:proofErr w:type="spellEnd"/>
      <w:r w:rsidRPr="002E2661">
        <w:t xml:space="preserve">. Значение </w:t>
      </w:r>
      <w:proofErr w:type="spellStart"/>
      <w:r w:rsidRPr="002E2661">
        <w:rPr>
          <w:i/>
          <w:iCs/>
        </w:rPr>
        <w:t>eInterChannelIdCount</w:t>
      </w:r>
      <w:proofErr w:type="spellEnd"/>
      <w:r w:rsidRPr="002E2661">
        <w:t xml:space="preserve"> определяет общее количество синхронизируемых параметров.</w:t>
      </w:r>
    </w:p>
    <w:p w14:paraId="0AF57982" w14:textId="77777777" w:rsidR="009A452B" w:rsidRPr="002E2661" w:rsidRDefault="009A452B" w:rsidP="00053496">
      <w:pPr>
        <w:pStyle w:val="afffffa"/>
        <w:ind w:hanging="425"/>
        <w:rPr>
          <w:u w:val="none"/>
        </w:rPr>
      </w:pPr>
      <w:r w:rsidRPr="002E2661">
        <w:rPr>
          <w:u w:val="none"/>
        </w:rPr>
        <w:t>Примечание</w:t>
      </w:r>
      <w:r w:rsidR="00053496" w:rsidRPr="002E2661">
        <w:rPr>
          <w:u w:val="none"/>
        </w:rPr>
        <w:t>.</w:t>
      </w:r>
    </w:p>
    <w:p w14:paraId="06431F36" w14:textId="77777777" w:rsidR="009A452B" w:rsidRPr="002E2661" w:rsidRDefault="009A452B" w:rsidP="009A452B">
      <w:pPr>
        <w:pStyle w:val="a4"/>
      </w:pPr>
      <w:r w:rsidRPr="002E2661">
        <w:t>Не допускается существование двух идентификаторов с одинаковыми значениями.</w:t>
      </w:r>
    </w:p>
    <w:p w14:paraId="581109D2" w14:textId="77777777" w:rsidR="009A452B" w:rsidRPr="002E2661" w:rsidRDefault="009A452B" w:rsidP="00B538B9">
      <w:pPr>
        <w:pStyle w:val="6"/>
        <w:ind w:hanging="1866"/>
      </w:pPr>
      <w:bookmarkStart w:id="201" w:name="_Toc503349626"/>
      <w:r w:rsidRPr="002E2661">
        <w:t>Сценарий «Сценарий не определен»</w:t>
      </w:r>
    </w:p>
    <w:p w14:paraId="20B2A7C4" w14:textId="77777777" w:rsidR="009A452B" w:rsidRPr="002E2661" w:rsidRDefault="009A452B" w:rsidP="009A452B">
      <w:pPr>
        <w:pStyle w:val="a4"/>
      </w:pPr>
      <w:r w:rsidRPr="002E2661">
        <w:t>Данный сценарий должен быть задан при создании компонента МКО. При попытке синхронизации параметра с таким сценарием прибор должен быть переведен в ЗС.</w:t>
      </w:r>
    </w:p>
    <w:p w14:paraId="00DAC1F4" w14:textId="77777777" w:rsidR="009A452B" w:rsidRPr="002E2661" w:rsidRDefault="009A452B" w:rsidP="00B538B9">
      <w:pPr>
        <w:pStyle w:val="6"/>
        <w:ind w:hanging="1866"/>
      </w:pPr>
      <w:r w:rsidRPr="002E2661">
        <w:lastRenderedPageBreak/>
        <w:t xml:space="preserve">Сценарий </w:t>
      </w:r>
      <w:bookmarkEnd w:id="201"/>
      <w:r w:rsidRPr="002E2661">
        <w:t>«Синхронизация параметра»</w:t>
      </w:r>
    </w:p>
    <w:p w14:paraId="634F6682" w14:textId="77777777" w:rsidR="009A452B" w:rsidRPr="002E2661" w:rsidRDefault="009A452B" w:rsidP="009A452B">
      <w:pPr>
        <w:pStyle w:val="afffff5"/>
      </w:pPr>
      <w:r w:rsidRPr="002E2661">
        <w:t>Предусловия:</w:t>
      </w:r>
    </w:p>
    <w:p w14:paraId="781C8442" w14:textId="77777777" w:rsidR="009A452B" w:rsidRPr="002E2661" w:rsidRDefault="009A452B" w:rsidP="00643ABE">
      <w:pPr>
        <w:numPr>
          <w:ilvl w:val="0"/>
          <w:numId w:val="19"/>
        </w:numPr>
        <w:tabs>
          <w:tab w:val="left" w:pos="1134"/>
        </w:tabs>
        <w:spacing w:line="360" w:lineRule="auto"/>
        <w:ind w:left="0" w:firstLine="709"/>
        <w:contextualSpacing/>
        <w:jc w:val="both"/>
        <w:rPr>
          <w:rFonts w:eastAsia="Batang"/>
          <w:szCs w:val="28"/>
          <w:lang w:eastAsia="en-US"/>
        </w:rPr>
      </w:pPr>
      <w:r w:rsidRPr="002E2661">
        <w:rPr>
          <w:rFonts w:eastAsia="Batang"/>
          <w:szCs w:val="28"/>
          <w:lang w:eastAsia="en-US"/>
        </w:rPr>
        <w:t>проведена настройка сценариев МКО, процедур синхронизации и контроля данных.</w:t>
      </w:r>
    </w:p>
    <w:p w14:paraId="790AC704" w14:textId="77777777" w:rsidR="009A452B" w:rsidRPr="002E2661" w:rsidRDefault="009A452B" w:rsidP="009A452B">
      <w:pPr>
        <w:pStyle w:val="afffff5"/>
      </w:pPr>
      <w:r w:rsidRPr="002E2661">
        <w:t>Постусловия:</w:t>
      </w:r>
    </w:p>
    <w:p w14:paraId="2D81EC26" w14:textId="77777777" w:rsidR="009A452B" w:rsidRPr="002E2661" w:rsidRDefault="009A452B" w:rsidP="00643ABE">
      <w:pPr>
        <w:numPr>
          <w:ilvl w:val="0"/>
          <w:numId w:val="21"/>
        </w:numPr>
        <w:tabs>
          <w:tab w:val="left" w:pos="1134"/>
        </w:tabs>
        <w:spacing w:line="360" w:lineRule="auto"/>
        <w:ind w:left="142" w:firstLine="567"/>
        <w:contextualSpacing/>
        <w:jc w:val="both"/>
        <w:rPr>
          <w:rFonts w:eastAsia="Batang"/>
          <w:szCs w:val="28"/>
          <w:lang w:eastAsia="en-US"/>
        </w:rPr>
      </w:pPr>
      <w:r w:rsidRPr="002E2661">
        <w:t>клиенты обработали новое синхронизированное значение.</w:t>
      </w:r>
    </w:p>
    <w:p w14:paraId="6C4D45D8" w14:textId="77777777" w:rsidR="009A452B" w:rsidRPr="002E2661" w:rsidRDefault="009A452B" w:rsidP="009A452B">
      <w:pPr>
        <w:pStyle w:val="afffff5"/>
      </w:pPr>
      <w:r w:rsidRPr="002E2661">
        <w:t>Сценарий:</w:t>
      </w:r>
    </w:p>
    <w:p w14:paraId="6B7D59B7" w14:textId="77777777" w:rsidR="009A452B" w:rsidRPr="002E2661" w:rsidRDefault="009A452B" w:rsidP="00643ABE">
      <w:pPr>
        <w:numPr>
          <w:ilvl w:val="0"/>
          <w:numId w:val="20"/>
        </w:numPr>
        <w:tabs>
          <w:tab w:val="left" w:pos="1134"/>
        </w:tabs>
        <w:spacing w:line="360" w:lineRule="auto"/>
        <w:ind w:left="0" w:firstLine="709"/>
        <w:jc w:val="both"/>
      </w:pPr>
      <w:r w:rsidRPr="002E2661">
        <w:t>инициатор отправляет запрос на проведение синхронизации параметра в МКО;</w:t>
      </w:r>
    </w:p>
    <w:p w14:paraId="42E7B133" w14:textId="77777777" w:rsidR="009A452B" w:rsidRPr="002E2661" w:rsidRDefault="009A452B" w:rsidP="00643ABE">
      <w:pPr>
        <w:numPr>
          <w:ilvl w:val="0"/>
          <w:numId w:val="20"/>
        </w:numPr>
        <w:tabs>
          <w:tab w:val="left" w:pos="1134"/>
        </w:tabs>
        <w:spacing w:line="360" w:lineRule="auto"/>
        <w:ind w:left="0" w:firstLine="709"/>
        <w:jc w:val="both"/>
      </w:pPr>
      <w:r w:rsidRPr="002E2661">
        <w:t>формируется признак выполнения сценария синхронизации;</w:t>
      </w:r>
    </w:p>
    <w:p w14:paraId="4D85C4C6" w14:textId="77777777" w:rsidR="009A452B" w:rsidRPr="002E2661" w:rsidRDefault="009A452B" w:rsidP="00643ABE">
      <w:pPr>
        <w:numPr>
          <w:ilvl w:val="0"/>
          <w:numId w:val="20"/>
        </w:numPr>
        <w:tabs>
          <w:tab w:val="left" w:pos="1134"/>
        </w:tabs>
        <w:spacing w:line="360" w:lineRule="auto"/>
        <w:ind w:left="0" w:firstLine="709"/>
        <w:jc w:val="both"/>
      </w:pPr>
      <w:r w:rsidRPr="002E2661">
        <w:t>параметр передается в соседний канал;</w:t>
      </w:r>
    </w:p>
    <w:p w14:paraId="1FDAB234" w14:textId="77777777" w:rsidR="009A452B" w:rsidRPr="002E2661" w:rsidRDefault="009A452B" w:rsidP="00643ABE">
      <w:pPr>
        <w:numPr>
          <w:ilvl w:val="0"/>
          <w:numId w:val="20"/>
        </w:numPr>
        <w:tabs>
          <w:tab w:val="left" w:pos="1134"/>
        </w:tabs>
        <w:spacing w:line="360" w:lineRule="auto"/>
        <w:ind w:left="0" w:firstLine="709"/>
        <w:jc w:val="both"/>
      </w:pPr>
      <w:r w:rsidRPr="002E2661">
        <w:t>осуществляется прием параметра из соседнего канала;</w:t>
      </w:r>
    </w:p>
    <w:p w14:paraId="23F3394D" w14:textId="77777777" w:rsidR="009A452B" w:rsidRPr="002E2661" w:rsidRDefault="009A452B" w:rsidP="00643ABE">
      <w:pPr>
        <w:numPr>
          <w:ilvl w:val="0"/>
          <w:numId w:val="20"/>
        </w:numPr>
        <w:tabs>
          <w:tab w:val="left" w:pos="1134"/>
        </w:tabs>
        <w:spacing w:line="360" w:lineRule="auto"/>
        <w:ind w:left="0" w:firstLine="709"/>
        <w:jc w:val="both"/>
      </w:pPr>
      <w:r w:rsidRPr="002E2661">
        <w:t>в соответствии с выбранной процедурой контроля производится контроль значений параметров, полученных от своего и соседнего каналов;</w:t>
      </w:r>
    </w:p>
    <w:p w14:paraId="44EA1298" w14:textId="77777777" w:rsidR="009A452B" w:rsidRPr="002E2661" w:rsidRDefault="009A452B" w:rsidP="00643ABE">
      <w:pPr>
        <w:numPr>
          <w:ilvl w:val="0"/>
          <w:numId w:val="20"/>
        </w:numPr>
        <w:tabs>
          <w:tab w:val="left" w:pos="1134"/>
        </w:tabs>
        <w:spacing w:line="360" w:lineRule="auto"/>
        <w:ind w:left="0" w:firstLine="709"/>
        <w:jc w:val="both"/>
      </w:pPr>
      <w:r w:rsidRPr="002E2661">
        <w:t>в соответствии с выбранной процедурой синхронизации формируется синхронизированное значение;</w:t>
      </w:r>
    </w:p>
    <w:p w14:paraId="62D81FF7" w14:textId="77777777" w:rsidR="009A452B" w:rsidRPr="002E2661" w:rsidRDefault="009A452B" w:rsidP="00643ABE">
      <w:pPr>
        <w:numPr>
          <w:ilvl w:val="0"/>
          <w:numId w:val="20"/>
        </w:numPr>
        <w:tabs>
          <w:tab w:val="left" w:pos="1134"/>
        </w:tabs>
        <w:spacing w:line="360" w:lineRule="auto"/>
        <w:ind w:left="0" w:firstLine="709"/>
        <w:jc w:val="both"/>
      </w:pPr>
      <w:r w:rsidRPr="002E2661">
        <w:t>формируется признак завершения синхронизации МКО;</w:t>
      </w:r>
    </w:p>
    <w:p w14:paraId="184F4344" w14:textId="77777777" w:rsidR="009A452B" w:rsidRPr="002E2661" w:rsidRDefault="009A452B" w:rsidP="00643ABE">
      <w:pPr>
        <w:numPr>
          <w:ilvl w:val="0"/>
          <w:numId w:val="72"/>
        </w:numPr>
        <w:tabs>
          <w:tab w:val="left" w:pos="1134"/>
        </w:tabs>
        <w:spacing w:line="360" w:lineRule="auto"/>
        <w:ind w:left="0" w:firstLine="709"/>
        <w:jc w:val="both"/>
      </w:pPr>
      <w:r w:rsidRPr="002E2661">
        <w:t>снимается признак выполнения сценария синхронизации;</w:t>
      </w:r>
    </w:p>
    <w:p w14:paraId="33D436D6" w14:textId="77777777" w:rsidR="009A452B" w:rsidRPr="002E2661" w:rsidRDefault="009A452B" w:rsidP="00643ABE">
      <w:pPr>
        <w:numPr>
          <w:ilvl w:val="0"/>
          <w:numId w:val="72"/>
        </w:numPr>
        <w:tabs>
          <w:tab w:val="left" w:pos="1134"/>
        </w:tabs>
        <w:spacing w:line="360" w:lineRule="auto"/>
        <w:ind w:left="0" w:firstLine="709"/>
        <w:jc w:val="both"/>
      </w:pPr>
      <w:r w:rsidRPr="002E2661">
        <w:t>клиенты обрабатывают синхронизированное значение.</w:t>
      </w:r>
    </w:p>
    <w:p w14:paraId="6F486CE2" w14:textId="47FFB61C" w:rsidR="009A452B" w:rsidRPr="002E2661" w:rsidRDefault="009A452B" w:rsidP="009A452B">
      <w:pPr>
        <w:pStyle w:val="a4"/>
      </w:pPr>
      <w:r w:rsidRPr="002E2661">
        <w:t>Диаграмма последовательности работы МКО, описывающая основной и альтернативный сценарий, приведена на рисунке </w:t>
      </w:r>
      <w:r w:rsidR="0019465E" w:rsidRPr="002E2661">
        <w:fldChar w:fldCharType="begin"/>
      </w:r>
      <w:r w:rsidRPr="002E2661">
        <w:instrText xml:space="preserve"> REF _Ref15564534 \h </w:instrText>
      </w:r>
      <w:r w:rsidR="0019465E" w:rsidRPr="002E2661">
        <w:fldChar w:fldCharType="separate"/>
      </w:r>
      <w:r w:rsidR="001432BC">
        <w:rPr>
          <w:noProof/>
        </w:rPr>
        <w:t>22</w:t>
      </w:r>
      <w:r w:rsidR="0019465E" w:rsidRPr="002E2661">
        <w:fldChar w:fldCharType="end"/>
      </w:r>
      <w:r w:rsidRPr="002E2661">
        <w:t>.</w:t>
      </w:r>
    </w:p>
    <w:bookmarkStart w:id="202" w:name="_Ref505874034"/>
    <w:p w14:paraId="4885FC55" w14:textId="77777777" w:rsidR="009A452B" w:rsidRPr="002E2661" w:rsidRDefault="00AD3A31" w:rsidP="009A452B">
      <w:pPr>
        <w:pStyle w:val="afff6"/>
      </w:pPr>
      <w:r w:rsidRPr="002E2661">
        <w:object w:dxaOrig="10725" w:dyaOrig="9150" w14:anchorId="7F15BC90">
          <v:shape id="_x0000_i1043" type="#_x0000_t75" style="width:476.05pt;height:404.6pt" o:ole="">
            <v:imagedata r:id="rId74" o:title=""/>
          </v:shape>
          <o:OLEObject Type="Embed" ProgID="Visio.Drawing.11" ShapeID="_x0000_i1043" DrawAspect="Content" ObjectID="_1667114056" r:id="rId75"/>
        </w:object>
      </w:r>
    </w:p>
    <w:p w14:paraId="572E27D0" w14:textId="1E2E6DBC" w:rsidR="009A452B" w:rsidRPr="002E2661" w:rsidRDefault="009A452B" w:rsidP="00C92C0F">
      <w:pPr>
        <w:pStyle w:val="affff3"/>
        <w:spacing w:line="360" w:lineRule="auto"/>
      </w:pPr>
      <w:bookmarkStart w:id="203" w:name="_Ref42260626"/>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204" w:name="_Ref15564534"/>
      <w:r w:rsidR="001432BC">
        <w:rPr>
          <w:noProof/>
        </w:rPr>
        <w:t>22</w:t>
      </w:r>
      <w:bookmarkEnd w:id="204"/>
      <w:r w:rsidR="0019465E" w:rsidRPr="002E2661">
        <w:rPr>
          <w:noProof/>
        </w:rPr>
        <w:fldChar w:fldCharType="end"/>
      </w:r>
      <w:r w:rsidRPr="002E2661">
        <w:t xml:space="preserve"> ‒ Диаграмма последовательности работы МКО</w:t>
      </w:r>
      <w:bookmarkEnd w:id="203"/>
    </w:p>
    <w:bookmarkEnd w:id="202"/>
    <w:p w14:paraId="20BA35B9" w14:textId="77777777" w:rsidR="009A452B" w:rsidRPr="002E2661" w:rsidRDefault="009A452B" w:rsidP="009A452B">
      <w:pPr>
        <w:pStyle w:val="afffff5"/>
      </w:pPr>
      <w:r w:rsidRPr="002E2661">
        <w:t>Альтернативный сценарий:</w:t>
      </w:r>
    </w:p>
    <w:p w14:paraId="22ABC7E9" w14:textId="77777777" w:rsidR="009A452B" w:rsidRPr="002E2661" w:rsidRDefault="009A452B" w:rsidP="00643ABE">
      <w:pPr>
        <w:numPr>
          <w:ilvl w:val="0"/>
          <w:numId w:val="22"/>
        </w:numPr>
        <w:tabs>
          <w:tab w:val="left" w:pos="1134"/>
        </w:tabs>
        <w:spacing w:line="360" w:lineRule="auto"/>
        <w:ind w:left="0" w:firstLine="709"/>
        <w:jc w:val="both"/>
      </w:pPr>
      <w:r w:rsidRPr="002E2661">
        <w:t>МКО принимает от соседнего канала параметр, требующий синхронизации;</w:t>
      </w:r>
    </w:p>
    <w:p w14:paraId="3320F6FC" w14:textId="77777777" w:rsidR="009A452B" w:rsidRPr="002E2661" w:rsidRDefault="009A452B" w:rsidP="00643ABE">
      <w:pPr>
        <w:numPr>
          <w:ilvl w:val="0"/>
          <w:numId w:val="22"/>
        </w:numPr>
        <w:tabs>
          <w:tab w:val="left" w:pos="1134"/>
        </w:tabs>
        <w:spacing w:line="360" w:lineRule="auto"/>
        <w:ind w:left="0" w:firstLine="709"/>
        <w:jc w:val="both"/>
      </w:pPr>
      <w:r w:rsidRPr="002E2661">
        <w:t>МКО ожидает запрос на синхронизацию от инициатора;</w:t>
      </w:r>
    </w:p>
    <w:p w14:paraId="12AFE403" w14:textId="77777777" w:rsidR="009A452B" w:rsidRPr="002E2661" w:rsidRDefault="009A452B" w:rsidP="00643ABE">
      <w:pPr>
        <w:numPr>
          <w:ilvl w:val="0"/>
          <w:numId w:val="22"/>
        </w:numPr>
        <w:tabs>
          <w:tab w:val="left" w:pos="1134"/>
        </w:tabs>
        <w:spacing w:line="360" w:lineRule="auto"/>
        <w:ind w:left="0" w:firstLine="709"/>
        <w:jc w:val="both"/>
      </w:pPr>
      <w:r w:rsidRPr="002E2661">
        <w:t>инициатор отправляет запрос на проведение синхронизации параметра в МКО;</w:t>
      </w:r>
    </w:p>
    <w:p w14:paraId="00CAFEFE" w14:textId="77777777" w:rsidR="009A452B" w:rsidRPr="002E2661" w:rsidRDefault="009A452B" w:rsidP="00643ABE">
      <w:pPr>
        <w:numPr>
          <w:ilvl w:val="0"/>
          <w:numId w:val="22"/>
        </w:numPr>
        <w:tabs>
          <w:tab w:val="left" w:pos="1134"/>
        </w:tabs>
        <w:spacing w:line="360" w:lineRule="auto"/>
        <w:ind w:left="0" w:firstLine="709"/>
        <w:jc w:val="both"/>
      </w:pPr>
      <w:r w:rsidRPr="002E2661">
        <w:t>в МКО формируется признак выполнения сценария синхронизации;</w:t>
      </w:r>
    </w:p>
    <w:p w14:paraId="06A4F6B9" w14:textId="77777777" w:rsidR="009A452B" w:rsidRPr="002E2661" w:rsidRDefault="009A452B" w:rsidP="00643ABE">
      <w:pPr>
        <w:numPr>
          <w:ilvl w:val="0"/>
          <w:numId w:val="22"/>
        </w:numPr>
        <w:tabs>
          <w:tab w:val="left" w:pos="1134"/>
        </w:tabs>
        <w:spacing w:line="360" w:lineRule="auto"/>
        <w:ind w:left="0" w:firstLine="709"/>
        <w:jc w:val="both"/>
      </w:pPr>
      <w:r w:rsidRPr="002E2661">
        <w:t>МКО передает параметр в соседний канал;</w:t>
      </w:r>
    </w:p>
    <w:p w14:paraId="0199BD47" w14:textId="77777777" w:rsidR="009A452B" w:rsidRPr="002E2661" w:rsidRDefault="009A452B" w:rsidP="00643ABE">
      <w:pPr>
        <w:numPr>
          <w:ilvl w:val="0"/>
          <w:numId w:val="22"/>
        </w:numPr>
        <w:tabs>
          <w:tab w:val="left" w:pos="1134"/>
        </w:tabs>
        <w:spacing w:line="360" w:lineRule="auto"/>
        <w:ind w:left="0" w:firstLine="709"/>
        <w:jc w:val="both"/>
      </w:pPr>
      <w:r w:rsidRPr="002E2661">
        <w:t>в соответствии с выбранной процедурой контроля МКО производит контроль значений параметров, полученных от своего и соседнего каналов;</w:t>
      </w:r>
    </w:p>
    <w:p w14:paraId="01FEEFE5" w14:textId="77777777" w:rsidR="009A452B" w:rsidRPr="002E2661" w:rsidRDefault="009A452B" w:rsidP="00643ABE">
      <w:pPr>
        <w:numPr>
          <w:ilvl w:val="0"/>
          <w:numId w:val="22"/>
        </w:numPr>
        <w:tabs>
          <w:tab w:val="left" w:pos="1134"/>
        </w:tabs>
        <w:spacing w:line="360" w:lineRule="auto"/>
        <w:ind w:left="0" w:firstLine="709"/>
        <w:jc w:val="both"/>
      </w:pPr>
      <w:r w:rsidRPr="002E2661">
        <w:lastRenderedPageBreak/>
        <w:t>в соответствии с выбранной процедурой синхронизации определяется значение синхронизированного параметра;</w:t>
      </w:r>
    </w:p>
    <w:p w14:paraId="2C45E702" w14:textId="77777777" w:rsidR="009A452B" w:rsidRPr="002E2661" w:rsidRDefault="009A452B" w:rsidP="00643ABE">
      <w:pPr>
        <w:numPr>
          <w:ilvl w:val="0"/>
          <w:numId w:val="73"/>
        </w:numPr>
        <w:tabs>
          <w:tab w:val="left" w:pos="1134"/>
        </w:tabs>
        <w:spacing w:line="360" w:lineRule="auto"/>
        <w:ind w:left="0" w:firstLine="709"/>
        <w:jc w:val="both"/>
      </w:pPr>
      <w:r w:rsidRPr="002E2661">
        <w:t>формируется признак завершения синхронизации МКО;</w:t>
      </w:r>
    </w:p>
    <w:p w14:paraId="10BBF7D3" w14:textId="77777777" w:rsidR="009A452B" w:rsidRPr="002E2661" w:rsidRDefault="009A452B" w:rsidP="00643ABE">
      <w:pPr>
        <w:numPr>
          <w:ilvl w:val="0"/>
          <w:numId w:val="73"/>
        </w:numPr>
        <w:tabs>
          <w:tab w:val="left" w:pos="1134"/>
        </w:tabs>
        <w:spacing w:line="360" w:lineRule="auto"/>
        <w:ind w:left="0" w:firstLine="709"/>
        <w:jc w:val="both"/>
      </w:pPr>
      <w:r w:rsidRPr="002E2661">
        <w:t>снимается признак выполнения сценария синхронизации;</w:t>
      </w:r>
    </w:p>
    <w:p w14:paraId="161F10CD" w14:textId="77777777" w:rsidR="009A452B" w:rsidRPr="002E2661" w:rsidRDefault="009A452B" w:rsidP="00643ABE">
      <w:pPr>
        <w:numPr>
          <w:ilvl w:val="0"/>
          <w:numId w:val="73"/>
        </w:numPr>
        <w:tabs>
          <w:tab w:val="left" w:pos="1134"/>
        </w:tabs>
        <w:spacing w:line="360" w:lineRule="auto"/>
        <w:ind w:left="0" w:firstLine="709"/>
        <w:jc w:val="both"/>
      </w:pPr>
      <w:r w:rsidRPr="002E2661">
        <w:t>клиенты обрабатывают синхронизированное значение.</w:t>
      </w:r>
    </w:p>
    <w:p w14:paraId="40D45653" w14:textId="77777777" w:rsidR="009A452B" w:rsidRPr="002E2661" w:rsidRDefault="009A452B" w:rsidP="009A452B">
      <w:pPr>
        <w:pStyle w:val="afffff5"/>
        <w:rPr>
          <w:b w:val="0"/>
          <w:bCs/>
        </w:rPr>
      </w:pPr>
      <w:r w:rsidRPr="002E2661">
        <w:rPr>
          <w:b w:val="0"/>
          <w:bCs/>
        </w:rPr>
        <w:t>Исключения:</w:t>
      </w:r>
    </w:p>
    <w:p w14:paraId="2D007D6E" w14:textId="77777777" w:rsidR="009A452B" w:rsidRPr="002E2661" w:rsidRDefault="009A452B" w:rsidP="00643ABE">
      <w:pPr>
        <w:numPr>
          <w:ilvl w:val="0"/>
          <w:numId w:val="23"/>
        </w:numPr>
        <w:tabs>
          <w:tab w:val="left" w:pos="1134"/>
        </w:tabs>
        <w:spacing w:line="360" w:lineRule="auto"/>
        <w:ind w:left="0" w:firstLine="709"/>
        <w:jc w:val="both"/>
      </w:pPr>
      <w:r w:rsidRPr="002E2661">
        <w:t>истекло время Т1 – переход в ЗС;</w:t>
      </w:r>
    </w:p>
    <w:p w14:paraId="06D89F2F" w14:textId="77777777" w:rsidR="009A452B" w:rsidRPr="002E2661" w:rsidRDefault="009A452B" w:rsidP="00643ABE">
      <w:pPr>
        <w:numPr>
          <w:ilvl w:val="0"/>
          <w:numId w:val="23"/>
        </w:numPr>
        <w:tabs>
          <w:tab w:val="left" w:pos="1134"/>
        </w:tabs>
        <w:spacing w:line="360" w:lineRule="auto"/>
        <w:ind w:left="0" w:firstLine="709"/>
        <w:jc w:val="both"/>
      </w:pPr>
      <w:r w:rsidRPr="002E2661">
        <w:t>процедура контроля выполнилась с ошибкой – сценарий обработки ошибки процедуры контроля;</w:t>
      </w:r>
    </w:p>
    <w:p w14:paraId="3F5F86B8" w14:textId="77777777" w:rsidR="009A452B" w:rsidRPr="002E2661" w:rsidRDefault="009A452B" w:rsidP="00643ABE">
      <w:pPr>
        <w:numPr>
          <w:ilvl w:val="0"/>
          <w:numId w:val="23"/>
        </w:numPr>
        <w:tabs>
          <w:tab w:val="left" w:pos="1134"/>
        </w:tabs>
        <w:spacing w:line="360" w:lineRule="auto"/>
        <w:ind w:left="0" w:firstLine="709"/>
        <w:jc w:val="both"/>
      </w:pPr>
      <w:r w:rsidRPr="002E2661">
        <w:t>истекло время Т3 – переход в ЗС;</w:t>
      </w:r>
    </w:p>
    <w:p w14:paraId="4EC026F8" w14:textId="77777777" w:rsidR="009A452B" w:rsidRPr="002E2661" w:rsidRDefault="009A452B" w:rsidP="00643ABE">
      <w:pPr>
        <w:numPr>
          <w:ilvl w:val="0"/>
          <w:numId w:val="23"/>
        </w:numPr>
        <w:tabs>
          <w:tab w:val="left" w:pos="1134"/>
        </w:tabs>
        <w:spacing w:line="360" w:lineRule="auto"/>
        <w:ind w:left="0" w:firstLine="709"/>
        <w:jc w:val="both"/>
      </w:pPr>
      <w:r w:rsidRPr="002E2661">
        <w:t>не была проведена настройка параметра запрос на синхронизацию или передачу которого поступил в МКО – переход в ЗС;</w:t>
      </w:r>
    </w:p>
    <w:p w14:paraId="3CA3E80A" w14:textId="77777777" w:rsidR="009A452B" w:rsidRPr="002E2661" w:rsidRDefault="009A452B" w:rsidP="00643ABE">
      <w:pPr>
        <w:numPr>
          <w:ilvl w:val="0"/>
          <w:numId w:val="23"/>
        </w:numPr>
        <w:tabs>
          <w:tab w:val="left" w:pos="1134"/>
        </w:tabs>
        <w:spacing w:line="360" w:lineRule="auto"/>
        <w:ind w:left="0" w:firstLine="709"/>
        <w:jc w:val="both"/>
      </w:pPr>
      <w:r w:rsidRPr="002E2661">
        <w:t>поступил запрос на синхронизацию уже обрабатываемого параметра – переход в ЗС.</w:t>
      </w:r>
    </w:p>
    <w:p w14:paraId="77098958" w14:textId="77777777" w:rsidR="009A452B" w:rsidRPr="002E2661" w:rsidRDefault="009A452B" w:rsidP="009A452B">
      <w:pPr>
        <w:pStyle w:val="afffff5"/>
      </w:pPr>
      <w:r w:rsidRPr="002E2661">
        <w:t>Сценарий обработки ошибки процедуры контроля:</w:t>
      </w:r>
    </w:p>
    <w:p w14:paraId="43E6DA46" w14:textId="77777777" w:rsidR="009A452B" w:rsidRPr="002E2661" w:rsidRDefault="009A452B" w:rsidP="00643ABE">
      <w:pPr>
        <w:numPr>
          <w:ilvl w:val="0"/>
          <w:numId w:val="65"/>
        </w:numPr>
        <w:tabs>
          <w:tab w:val="left" w:pos="1134"/>
        </w:tabs>
        <w:spacing w:line="360" w:lineRule="auto"/>
        <w:ind w:left="0" w:firstLine="709"/>
        <w:jc w:val="both"/>
      </w:pPr>
      <w:r w:rsidRPr="002E2661">
        <w:t>инициатор отправляет запрос на проведение синхронизации параметра в МКО;</w:t>
      </w:r>
    </w:p>
    <w:p w14:paraId="0A507916" w14:textId="77777777" w:rsidR="009A452B" w:rsidRPr="002E2661" w:rsidRDefault="009A452B" w:rsidP="00643ABE">
      <w:pPr>
        <w:numPr>
          <w:ilvl w:val="0"/>
          <w:numId w:val="65"/>
        </w:numPr>
        <w:tabs>
          <w:tab w:val="left" w:pos="1134"/>
        </w:tabs>
        <w:spacing w:line="360" w:lineRule="auto"/>
        <w:ind w:left="0" w:firstLine="709"/>
        <w:jc w:val="both"/>
      </w:pPr>
      <w:r w:rsidRPr="002E2661">
        <w:t>формируется признак выполнения сценария синхронизации;</w:t>
      </w:r>
    </w:p>
    <w:p w14:paraId="4C4209AC" w14:textId="77777777" w:rsidR="009A452B" w:rsidRPr="002E2661" w:rsidRDefault="009A452B" w:rsidP="00643ABE">
      <w:pPr>
        <w:numPr>
          <w:ilvl w:val="0"/>
          <w:numId w:val="65"/>
        </w:numPr>
        <w:tabs>
          <w:tab w:val="left" w:pos="1134"/>
        </w:tabs>
        <w:spacing w:line="360" w:lineRule="auto"/>
        <w:ind w:left="0" w:firstLine="709"/>
        <w:jc w:val="both"/>
      </w:pPr>
      <w:r w:rsidRPr="002E2661">
        <w:t>параметр передается в соседний канал;</w:t>
      </w:r>
    </w:p>
    <w:p w14:paraId="1C79ECAB" w14:textId="77777777" w:rsidR="009A452B" w:rsidRPr="002E2661" w:rsidRDefault="009A452B" w:rsidP="00643ABE">
      <w:pPr>
        <w:numPr>
          <w:ilvl w:val="0"/>
          <w:numId w:val="65"/>
        </w:numPr>
        <w:tabs>
          <w:tab w:val="left" w:pos="1134"/>
        </w:tabs>
        <w:spacing w:line="360" w:lineRule="auto"/>
        <w:ind w:left="0" w:firstLine="709"/>
        <w:jc w:val="both"/>
      </w:pPr>
      <w:r w:rsidRPr="002E2661">
        <w:t>осуществляется прием параметра из соседнего канала;</w:t>
      </w:r>
    </w:p>
    <w:p w14:paraId="0C792627" w14:textId="77777777" w:rsidR="009A452B" w:rsidRPr="002E2661" w:rsidRDefault="009A452B" w:rsidP="00643ABE">
      <w:pPr>
        <w:numPr>
          <w:ilvl w:val="0"/>
          <w:numId w:val="65"/>
        </w:numPr>
        <w:tabs>
          <w:tab w:val="left" w:pos="1134"/>
        </w:tabs>
        <w:spacing w:line="360" w:lineRule="auto"/>
        <w:ind w:left="0" w:firstLine="709"/>
        <w:jc w:val="both"/>
      </w:pPr>
      <w:r w:rsidRPr="002E2661">
        <w:t>в соответствии с выбранной процедурой контроля, производится контроль значений параметров, полученных от своего и соседнего каналов;</w:t>
      </w:r>
    </w:p>
    <w:p w14:paraId="1EB96B54" w14:textId="77777777" w:rsidR="009A452B" w:rsidRPr="002E2661" w:rsidRDefault="009A452B" w:rsidP="00643ABE">
      <w:pPr>
        <w:numPr>
          <w:ilvl w:val="0"/>
          <w:numId w:val="65"/>
        </w:numPr>
        <w:tabs>
          <w:tab w:val="left" w:pos="1134"/>
        </w:tabs>
        <w:spacing w:line="360" w:lineRule="auto"/>
        <w:ind w:left="0" w:firstLine="709"/>
        <w:jc w:val="both"/>
      </w:pPr>
      <w:r w:rsidRPr="002E2661">
        <w:t>процедура контроля определяет ошибку;</w:t>
      </w:r>
    </w:p>
    <w:p w14:paraId="4A574218" w14:textId="77777777" w:rsidR="009A452B" w:rsidRPr="002E2661" w:rsidRDefault="009A452B" w:rsidP="00643ABE">
      <w:pPr>
        <w:numPr>
          <w:ilvl w:val="0"/>
          <w:numId w:val="65"/>
        </w:numPr>
        <w:tabs>
          <w:tab w:val="left" w:pos="1134"/>
        </w:tabs>
        <w:spacing w:line="360" w:lineRule="auto"/>
        <w:ind w:left="0" w:firstLine="709"/>
        <w:jc w:val="both"/>
      </w:pPr>
      <w:r w:rsidRPr="002E2661">
        <w:t>снимается признак выполнения сценария синхронизации;</w:t>
      </w:r>
    </w:p>
    <w:p w14:paraId="108F5EA0" w14:textId="77777777" w:rsidR="009A452B" w:rsidRPr="002E2661" w:rsidRDefault="009A452B" w:rsidP="00643ABE">
      <w:pPr>
        <w:numPr>
          <w:ilvl w:val="0"/>
          <w:numId w:val="74"/>
        </w:numPr>
        <w:tabs>
          <w:tab w:val="left" w:pos="1134"/>
        </w:tabs>
        <w:spacing w:line="360" w:lineRule="auto"/>
        <w:ind w:left="0" w:firstLine="709"/>
        <w:jc w:val="both"/>
      </w:pPr>
      <w:r w:rsidRPr="002E2661">
        <w:t>запускается отсчет Т2;</w:t>
      </w:r>
    </w:p>
    <w:p w14:paraId="672DD3AC" w14:textId="77777777" w:rsidR="009A452B" w:rsidRPr="002E2661" w:rsidRDefault="009A452B" w:rsidP="00643ABE">
      <w:pPr>
        <w:numPr>
          <w:ilvl w:val="0"/>
          <w:numId w:val="74"/>
        </w:numPr>
        <w:tabs>
          <w:tab w:val="left" w:pos="1134"/>
        </w:tabs>
        <w:spacing w:line="360" w:lineRule="auto"/>
        <w:ind w:left="0" w:firstLine="709"/>
        <w:jc w:val="both"/>
      </w:pPr>
      <w:r w:rsidRPr="002E2661">
        <w:t>инициатор отправляет новый запрос на проведение синхронизации параметра в МКО;</w:t>
      </w:r>
    </w:p>
    <w:p w14:paraId="641E6C7C" w14:textId="77777777" w:rsidR="009A452B" w:rsidRPr="002E2661" w:rsidRDefault="009A452B" w:rsidP="00643ABE">
      <w:pPr>
        <w:numPr>
          <w:ilvl w:val="0"/>
          <w:numId w:val="74"/>
        </w:numPr>
        <w:tabs>
          <w:tab w:val="left" w:pos="1134"/>
        </w:tabs>
        <w:spacing w:line="360" w:lineRule="auto"/>
        <w:ind w:left="0" w:firstLine="709"/>
        <w:jc w:val="both"/>
      </w:pPr>
      <w:r w:rsidRPr="002E2661">
        <w:t>формируется признак выполнения сценария синхронизации;</w:t>
      </w:r>
    </w:p>
    <w:p w14:paraId="7E34CCAD" w14:textId="77777777" w:rsidR="009A452B" w:rsidRPr="002E2661" w:rsidRDefault="009A452B" w:rsidP="00643ABE">
      <w:pPr>
        <w:numPr>
          <w:ilvl w:val="0"/>
          <w:numId w:val="74"/>
        </w:numPr>
        <w:tabs>
          <w:tab w:val="left" w:pos="1134"/>
        </w:tabs>
        <w:spacing w:line="360" w:lineRule="auto"/>
        <w:ind w:left="0" w:firstLine="709"/>
        <w:jc w:val="both"/>
      </w:pPr>
      <w:r w:rsidRPr="002E2661">
        <w:t>параметр передается в соседний канал;</w:t>
      </w:r>
    </w:p>
    <w:p w14:paraId="4A9CFDCF" w14:textId="77777777" w:rsidR="009A452B" w:rsidRPr="002E2661" w:rsidRDefault="009A452B" w:rsidP="00643ABE">
      <w:pPr>
        <w:numPr>
          <w:ilvl w:val="0"/>
          <w:numId w:val="74"/>
        </w:numPr>
        <w:tabs>
          <w:tab w:val="left" w:pos="1134"/>
        </w:tabs>
        <w:spacing w:line="360" w:lineRule="auto"/>
        <w:ind w:left="0" w:firstLine="709"/>
        <w:jc w:val="both"/>
      </w:pPr>
      <w:r w:rsidRPr="002E2661">
        <w:lastRenderedPageBreak/>
        <w:t>осуществляется прием параметра из соседнего канала;</w:t>
      </w:r>
    </w:p>
    <w:p w14:paraId="03C1DCDF" w14:textId="77777777" w:rsidR="009A452B" w:rsidRPr="002E2661" w:rsidRDefault="009A452B" w:rsidP="00643ABE">
      <w:pPr>
        <w:numPr>
          <w:ilvl w:val="0"/>
          <w:numId w:val="75"/>
        </w:numPr>
        <w:tabs>
          <w:tab w:val="left" w:pos="1134"/>
        </w:tabs>
        <w:spacing w:line="360" w:lineRule="auto"/>
        <w:ind w:left="0" w:firstLine="709"/>
        <w:jc w:val="both"/>
      </w:pPr>
      <w:r w:rsidRPr="002E2661">
        <w:t>в соответствии с выбранной процедурой контроля, производится контроль значений параметров, полученных от своего и соседнего каналов;</w:t>
      </w:r>
    </w:p>
    <w:p w14:paraId="3F43155A" w14:textId="77777777" w:rsidR="009A452B" w:rsidRPr="002E2661" w:rsidRDefault="009A452B" w:rsidP="00643ABE">
      <w:pPr>
        <w:numPr>
          <w:ilvl w:val="0"/>
          <w:numId w:val="75"/>
        </w:numPr>
        <w:tabs>
          <w:tab w:val="left" w:pos="1134"/>
        </w:tabs>
        <w:spacing w:line="360" w:lineRule="auto"/>
        <w:ind w:left="0" w:firstLine="709"/>
        <w:jc w:val="both"/>
      </w:pPr>
      <w:r w:rsidRPr="002E2661">
        <w:t>в соответствии с выбранной процедурой синхронизации, формируется синхронизированное значение;</w:t>
      </w:r>
    </w:p>
    <w:p w14:paraId="0B96FC55" w14:textId="77777777" w:rsidR="009A452B" w:rsidRPr="002E2661" w:rsidRDefault="009A452B" w:rsidP="00643ABE">
      <w:pPr>
        <w:numPr>
          <w:ilvl w:val="0"/>
          <w:numId w:val="75"/>
        </w:numPr>
        <w:tabs>
          <w:tab w:val="left" w:pos="1134"/>
        </w:tabs>
        <w:spacing w:line="360" w:lineRule="auto"/>
        <w:ind w:left="0" w:firstLine="709"/>
        <w:jc w:val="both"/>
      </w:pPr>
      <w:r w:rsidRPr="002E2661">
        <w:t>формируется признак завершения синхронизации МКО;</w:t>
      </w:r>
    </w:p>
    <w:p w14:paraId="3A5B0C2A" w14:textId="77777777" w:rsidR="009A452B" w:rsidRPr="002E2661" w:rsidRDefault="009A452B" w:rsidP="00643ABE">
      <w:pPr>
        <w:numPr>
          <w:ilvl w:val="0"/>
          <w:numId w:val="75"/>
        </w:numPr>
        <w:tabs>
          <w:tab w:val="left" w:pos="1134"/>
        </w:tabs>
        <w:spacing w:line="360" w:lineRule="auto"/>
        <w:ind w:left="0" w:firstLine="709"/>
        <w:jc w:val="both"/>
      </w:pPr>
      <w:r w:rsidRPr="002E2661">
        <w:t>снимается признак выполнения сценария синхронизации;</w:t>
      </w:r>
    </w:p>
    <w:p w14:paraId="51EE8571" w14:textId="77777777" w:rsidR="009A452B" w:rsidRPr="002E2661" w:rsidRDefault="009A452B" w:rsidP="00643ABE">
      <w:pPr>
        <w:numPr>
          <w:ilvl w:val="0"/>
          <w:numId w:val="75"/>
        </w:numPr>
        <w:tabs>
          <w:tab w:val="left" w:pos="1134"/>
        </w:tabs>
        <w:spacing w:line="360" w:lineRule="auto"/>
        <w:ind w:left="0" w:firstLine="709"/>
        <w:jc w:val="both"/>
      </w:pPr>
      <w:r w:rsidRPr="002E2661">
        <w:t>клиенты обрабатывают синхронизированное значение.</w:t>
      </w:r>
    </w:p>
    <w:p w14:paraId="46822641" w14:textId="77777777" w:rsidR="009A452B" w:rsidRPr="002E2661" w:rsidRDefault="009A452B" w:rsidP="009A452B">
      <w:pPr>
        <w:pStyle w:val="afffff5"/>
        <w:rPr>
          <w:b w:val="0"/>
          <w:bCs/>
        </w:rPr>
      </w:pPr>
      <w:r w:rsidRPr="002E2661">
        <w:rPr>
          <w:b w:val="0"/>
          <w:bCs/>
        </w:rPr>
        <w:t>Исключения:</w:t>
      </w:r>
    </w:p>
    <w:p w14:paraId="0A025C2A" w14:textId="77777777" w:rsidR="009A452B" w:rsidRPr="002E2661" w:rsidRDefault="009A452B" w:rsidP="00643ABE">
      <w:pPr>
        <w:numPr>
          <w:ilvl w:val="0"/>
          <w:numId w:val="66"/>
        </w:numPr>
        <w:tabs>
          <w:tab w:val="left" w:pos="1134"/>
        </w:tabs>
        <w:spacing w:line="360" w:lineRule="auto"/>
        <w:ind w:left="0" w:firstLine="709"/>
        <w:jc w:val="both"/>
      </w:pPr>
      <w:r w:rsidRPr="002E2661">
        <w:t>истекло время Т1 – переход в ЗС;</w:t>
      </w:r>
    </w:p>
    <w:p w14:paraId="179674DA" w14:textId="77777777" w:rsidR="009A452B" w:rsidRPr="002E2661" w:rsidRDefault="009A452B" w:rsidP="00643ABE">
      <w:pPr>
        <w:numPr>
          <w:ilvl w:val="0"/>
          <w:numId w:val="66"/>
        </w:numPr>
        <w:tabs>
          <w:tab w:val="left" w:pos="1134"/>
        </w:tabs>
        <w:spacing w:line="360" w:lineRule="auto"/>
        <w:ind w:left="0" w:firstLine="709"/>
        <w:jc w:val="both"/>
      </w:pPr>
      <w:r w:rsidRPr="002E2661">
        <w:t>истекло время Т2 – переход в ЗС;</w:t>
      </w:r>
    </w:p>
    <w:p w14:paraId="020D8E84" w14:textId="77777777" w:rsidR="009A452B" w:rsidRPr="002E2661" w:rsidRDefault="009A452B" w:rsidP="00643ABE">
      <w:pPr>
        <w:numPr>
          <w:ilvl w:val="0"/>
          <w:numId w:val="66"/>
        </w:numPr>
        <w:tabs>
          <w:tab w:val="left" w:pos="1134"/>
        </w:tabs>
        <w:spacing w:line="360" w:lineRule="auto"/>
        <w:ind w:left="0" w:firstLine="709"/>
        <w:jc w:val="both"/>
      </w:pPr>
      <w:r w:rsidRPr="002E2661">
        <w:t>истекло время Т3 – переход в ЗС;</w:t>
      </w:r>
    </w:p>
    <w:p w14:paraId="5D20FDB9" w14:textId="77777777" w:rsidR="009A452B" w:rsidRPr="002E2661" w:rsidRDefault="009A452B" w:rsidP="00643ABE">
      <w:pPr>
        <w:numPr>
          <w:ilvl w:val="0"/>
          <w:numId w:val="66"/>
        </w:numPr>
        <w:tabs>
          <w:tab w:val="left" w:pos="1134"/>
        </w:tabs>
        <w:spacing w:line="360" w:lineRule="auto"/>
        <w:ind w:left="0" w:firstLine="709"/>
        <w:jc w:val="both"/>
      </w:pPr>
      <w:r w:rsidRPr="002E2661">
        <w:t>не была проведена настройка параметра запрос на синхронизацию или передачу котор</w:t>
      </w:r>
      <w:r w:rsidR="00272F20" w:rsidRPr="002E2661">
        <w:t>ый</w:t>
      </w:r>
      <w:r w:rsidRPr="002E2661">
        <w:t xml:space="preserve"> поступил в МКО – переход в ЗС;</w:t>
      </w:r>
    </w:p>
    <w:p w14:paraId="55B27CA6" w14:textId="77777777" w:rsidR="009A452B" w:rsidRPr="002E2661" w:rsidRDefault="009A452B" w:rsidP="00643ABE">
      <w:pPr>
        <w:numPr>
          <w:ilvl w:val="0"/>
          <w:numId w:val="66"/>
        </w:numPr>
        <w:tabs>
          <w:tab w:val="left" w:pos="1134"/>
        </w:tabs>
        <w:spacing w:line="360" w:lineRule="auto"/>
        <w:ind w:left="0" w:firstLine="709"/>
        <w:jc w:val="both"/>
      </w:pPr>
      <w:r w:rsidRPr="002E2661">
        <w:t>поступил запрос на синхронизацию уже обрабатываемого параметра – переход в ЗС.</w:t>
      </w:r>
    </w:p>
    <w:p w14:paraId="3B64C000" w14:textId="07B2D7BB" w:rsidR="009A452B" w:rsidRPr="002E2661" w:rsidRDefault="009A452B" w:rsidP="009A452B">
      <w:pPr>
        <w:pStyle w:val="a4"/>
      </w:pPr>
      <w:r w:rsidRPr="002E2661">
        <w:t>Диаграмма последовательности работы МКО, описывающая сценарий ошибки процедуры контроля, приведена на рисунке </w:t>
      </w:r>
      <w:r w:rsidR="006639E0" w:rsidRPr="002E2661">
        <w:fldChar w:fldCharType="begin"/>
      </w:r>
      <w:r w:rsidR="006639E0" w:rsidRPr="002E2661">
        <w:instrText xml:space="preserve"> REF _Ref15565180 \h  \* MERGEFORMAT </w:instrText>
      </w:r>
      <w:r w:rsidR="006639E0" w:rsidRPr="002E2661">
        <w:fldChar w:fldCharType="separate"/>
      </w:r>
      <w:r w:rsidR="001432BC">
        <w:t>23</w:t>
      </w:r>
      <w:r w:rsidR="006639E0" w:rsidRPr="002E2661">
        <w:fldChar w:fldCharType="end"/>
      </w:r>
      <w:r w:rsidRPr="002E2661">
        <w:t>.</w:t>
      </w:r>
    </w:p>
    <w:p w14:paraId="232695B8" w14:textId="77777777" w:rsidR="009A452B" w:rsidRPr="002E2661" w:rsidRDefault="009A452B" w:rsidP="001E746C">
      <w:pPr>
        <w:pStyle w:val="affff3"/>
      </w:pPr>
      <w:r w:rsidRPr="002E2661">
        <w:object w:dxaOrig="10750" w:dyaOrig="11455" w14:anchorId="7FEFEE86">
          <v:shape id="_x0000_i1044" type="#_x0000_t75" style="width:439.5pt;height:456.7pt" o:ole="">
            <v:imagedata r:id="rId76" o:title="" cropbottom="1711f"/>
          </v:shape>
          <o:OLEObject Type="Embed" ProgID="Visio.Drawing.11" ShapeID="_x0000_i1044" DrawAspect="Content" ObjectID="_1667114057" r:id="rId77"/>
        </w:object>
      </w:r>
    </w:p>
    <w:p w14:paraId="1A4A85E5" w14:textId="1F15F35A" w:rsidR="009A452B" w:rsidRPr="002E2661" w:rsidRDefault="009A452B" w:rsidP="00272F20">
      <w:pPr>
        <w:pStyle w:val="affff3"/>
        <w:spacing w:line="360" w:lineRule="auto"/>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205" w:name="_Ref15565180"/>
      <w:r w:rsidR="001432BC">
        <w:rPr>
          <w:noProof/>
        </w:rPr>
        <w:t>23</w:t>
      </w:r>
      <w:bookmarkEnd w:id="205"/>
      <w:r w:rsidR="0019465E" w:rsidRPr="002E2661">
        <w:rPr>
          <w:noProof/>
        </w:rPr>
        <w:fldChar w:fldCharType="end"/>
      </w:r>
      <w:r w:rsidRPr="002E2661">
        <w:t xml:space="preserve"> ‒ Диаграмма последовательности работы МКО</w:t>
      </w:r>
    </w:p>
    <w:p w14:paraId="37FF51B2" w14:textId="77777777" w:rsidR="009A452B" w:rsidRPr="002E2661" w:rsidRDefault="009A452B" w:rsidP="00EF3F1A">
      <w:pPr>
        <w:pStyle w:val="6"/>
        <w:ind w:left="0" w:firstLine="709"/>
      </w:pPr>
      <w:r w:rsidRPr="002E2661">
        <w:t>Сценарий «Синхронизация параметра по изменению значения»</w:t>
      </w:r>
    </w:p>
    <w:p w14:paraId="58EDF9A5" w14:textId="77777777" w:rsidR="009A452B" w:rsidRPr="002E2661" w:rsidRDefault="009A452B" w:rsidP="009A452B">
      <w:pPr>
        <w:pStyle w:val="a4"/>
      </w:pPr>
      <w:r w:rsidRPr="002E2661">
        <w:t xml:space="preserve">Сценарий синхронизации «Синхронизация по изменению значения» предназначен для синхронизации непериодических сигналов. Данный сценарий не выполняет синхронизацию событий, а только ликвидирует различия между значениями параметра в двух МК. Отличие от обычной синхронизации заключается в том, что МКО не ожидает от соседнего канала синхронизируемого значения, а выполняет процедуры контроля и синхронизации сразу после успешной </w:t>
      </w:r>
      <w:r w:rsidRPr="002E2661">
        <w:lastRenderedPageBreak/>
        <w:t>передачи, используя значение соседнего канала, полученное при предыдущих синхронизациях.</w:t>
      </w:r>
    </w:p>
    <w:p w14:paraId="3C8F22EE" w14:textId="77777777" w:rsidR="009A452B" w:rsidRPr="002E2661" w:rsidRDefault="009A452B" w:rsidP="009A452B">
      <w:pPr>
        <w:pStyle w:val="a4"/>
      </w:pPr>
      <w:r w:rsidRPr="002E2661">
        <w:t>При инициализации МКО все значения проинициализированы нулями. При поступлении новых значений, значения сравниваются с ними.</w:t>
      </w:r>
    </w:p>
    <w:p w14:paraId="5A3BE531" w14:textId="77777777" w:rsidR="009A452B" w:rsidRPr="002E2661" w:rsidRDefault="009A452B" w:rsidP="009A452B">
      <w:pPr>
        <w:pStyle w:val="afffff5"/>
      </w:pPr>
      <w:r w:rsidRPr="002E2661">
        <w:t>Основной сценарий</w:t>
      </w:r>
    </w:p>
    <w:p w14:paraId="46D475BF" w14:textId="77777777" w:rsidR="009A452B" w:rsidRPr="002E2661" w:rsidRDefault="009A452B" w:rsidP="009A452B">
      <w:pPr>
        <w:pStyle w:val="afffff5"/>
      </w:pPr>
      <w:r w:rsidRPr="002E2661">
        <w:t>Предусловия:</w:t>
      </w:r>
    </w:p>
    <w:p w14:paraId="5FB5FE45" w14:textId="77777777" w:rsidR="009A452B" w:rsidRPr="002E2661" w:rsidRDefault="009A452B" w:rsidP="00643ABE">
      <w:pPr>
        <w:numPr>
          <w:ilvl w:val="0"/>
          <w:numId w:val="31"/>
        </w:numPr>
        <w:tabs>
          <w:tab w:val="left" w:pos="1134"/>
        </w:tabs>
        <w:spacing w:line="360" w:lineRule="auto"/>
        <w:ind w:left="0" w:firstLine="709"/>
        <w:contextualSpacing/>
        <w:jc w:val="both"/>
        <w:rPr>
          <w:rFonts w:eastAsia="Batang"/>
          <w:szCs w:val="28"/>
          <w:lang w:eastAsia="en-US"/>
        </w:rPr>
      </w:pPr>
      <w:r w:rsidRPr="002E2661">
        <w:rPr>
          <w:rFonts w:eastAsia="Batang"/>
          <w:szCs w:val="28"/>
          <w:lang w:eastAsia="en-US"/>
        </w:rPr>
        <w:t>проведена настройка сценариев МКО, процедур синхронизации и контроля данных.</w:t>
      </w:r>
    </w:p>
    <w:p w14:paraId="63E88DC2" w14:textId="77777777" w:rsidR="009A452B" w:rsidRPr="002E2661" w:rsidRDefault="009A452B" w:rsidP="009A452B">
      <w:pPr>
        <w:pStyle w:val="afffff5"/>
      </w:pPr>
      <w:r w:rsidRPr="002E2661">
        <w:t>Постусловия:</w:t>
      </w:r>
    </w:p>
    <w:p w14:paraId="6B932C82" w14:textId="77777777" w:rsidR="009A452B" w:rsidRPr="002E2661" w:rsidRDefault="009A452B" w:rsidP="00643ABE">
      <w:pPr>
        <w:numPr>
          <w:ilvl w:val="0"/>
          <w:numId w:val="71"/>
        </w:numPr>
        <w:tabs>
          <w:tab w:val="left" w:pos="1134"/>
        </w:tabs>
        <w:spacing w:line="360" w:lineRule="auto"/>
        <w:ind w:left="0" w:firstLine="709"/>
        <w:contextualSpacing/>
        <w:jc w:val="both"/>
        <w:rPr>
          <w:rFonts w:eastAsia="Batang"/>
          <w:szCs w:val="28"/>
          <w:lang w:eastAsia="en-US"/>
        </w:rPr>
      </w:pPr>
      <w:r w:rsidRPr="002E2661">
        <w:t>клиенты обработали новое синхронизированное значение.</w:t>
      </w:r>
    </w:p>
    <w:p w14:paraId="081F59B0" w14:textId="77777777" w:rsidR="009A452B" w:rsidRPr="002E2661" w:rsidRDefault="009A452B" w:rsidP="009A452B">
      <w:pPr>
        <w:pStyle w:val="afffff5"/>
      </w:pPr>
      <w:r w:rsidRPr="002E2661">
        <w:t>Сценарий:</w:t>
      </w:r>
    </w:p>
    <w:p w14:paraId="35C05C20" w14:textId="77777777" w:rsidR="009A452B" w:rsidRPr="002E2661" w:rsidRDefault="009A452B" w:rsidP="00643ABE">
      <w:pPr>
        <w:numPr>
          <w:ilvl w:val="0"/>
          <w:numId w:val="32"/>
        </w:numPr>
        <w:tabs>
          <w:tab w:val="left" w:pos="1134"/>
        </w:tabs>
        <w:spacing w:line="360" w:lineRule="auto"/>
        <w:ind w:left="0" w:firstLine="709"/>
        <w:jc w:val="both"/>
      </w:pPr>
      <w:r w:rsidRPr="002E2661">
        <w:t>инициатор своего канала запрашивает синхронизацию параметра;</w:t>
      </w:r>
    </w:p>
    <w:p w14:paraId="2F9B1164" w14:textId="77777777" w:rsidR="009A452B" w:rsidRPr="002E2661" w:rsidRDefault="009A452B" w:rsidP="00643ABE">
      <w:pPr>
        <w:numPr>
          <w:ilvl w:val="0"/>
          <w:numId w:val="32"/>
        </w:numPr>
        <w:tabs>
          <w:tab w:val="left" w:pos="1134"/>
        </w:tabs>
        <w:spacing w:line="360" w:lineRule="auto"/>
        <w:ind w:left="0" w:firstLine="709"/>
        <w:jc w:val="both"/>
      </w:pPr>
      <w:r w:rsidRPr="002E2661">
        <w:t>МКО своего канала формируется признак выполнения сценария синхронизации;</w:t>
      </w:r>
    </w:p>
    <w:p w14:paraId="6AF6F408" w14:textId="77777777" w:rsidR="009A452B" w:rsidRPr="002E2661" w:rsidRDefault="009A452B" w:rsidP="00643ABE">
      <w:pPr>
        <w:numPr>
          <w:ilvl w:val="0"/>
          <w:numId w:val="32"/>
        </w:numPr>
        <w:tabs>
          <w:tab w:val="left" w:pos="1134"/>
        </w:tabs>
        <w:spacing w:line="360" w:lineRule="auto"/>
        <w:ind w:left="0" w:firstLine="709"/>
        <w:jc w:val="both"/>
      </w:pPr>
      <w:r w:rsidRPr="002E2661">
        <w:t>передает параметр в соседний канал;</w:t>
      </w:r>
    </w:p>
    <w:p w14:paraId="1EFCB46B" w14:textId="77777777" w:rsidR="009A452B" w:rsidRPr="002E2661" w:rsidRDefault="009A452B" w:rsidP="00643ABE">
      <w:pPr>
        <w:numPr>
          <w:ilvl w:val="0"/>
          <w:numId w:val="32"/>
        </w:numPr>
        <w:tabs>
          <w:tab w:val="left" w:pos="1134"/>
        </w:tabs>
        <w:spacing w:line="360" w:lineRule="auto"/>
        <w:ind w:left="0" w:firstLine="709"/>
        <w:jc w:val="both"/>
      </w:pPr>
      <w:r w:rsidRPr="002E2661">
        <w:t>получает подтверждение приема;</w:t>
      </w:r>
    </w:p>
    <w:p w14:paraId="5FA23AB8" w14:textId="77777777" w:rsidR="009A452B" w:rsidRPr="002E2661" w:rsidRDefault="009A452B" w:rsidP="00643ABE">
      <w:pPr>
        <w:numPr>
          <w:ilvl w:val="0"/>
          <w:numId w:val="32"/>
        </w:numPr>
        <w:tabs>
          <w:tab w:val="left" w:pos="1134"/>
        </w:tabs>
        <w:spacing w:line="360" w:lineRule="auto"/>
        <w:ind w:left="0" w:firstLine="709"/>
        <w:jc w:val="both"/>
      </w:pPr>
      <w:r w:rsidRPr="002E2661">
        <w:t>выполняет процедуру контроля, используя свое новое значение и значение соседнего канала, полученное ранее;</w:t>
      </w:r>
    </w:p>
    <w:p w14:paraId="6DB39A7B" w14:textId="77777777" w:rsidR="009A452B" w:rsidRPr="002E2661" w:rsidRDefault="009A452B" w:rsidP="00643ABE">
      <w:pPr>
        <w:numPr>
          <w:ilvl w:val="0"/>
          <w:numId w:val="32"/>
        </w:numPr>
        <w:tabs>
          <w:tab w:val="left" w:pos="1134"/>
        </w:tabs>
        <w:spacing w:line="360" w:lineRule="auto"/>
        <w:ind w:left="0" w:firstLine="709"/>
        <w:jc w:val="both"/>
      </w:pPr>
      <w:r w:rsidRPr="002E2661">
        <w:t>выполняет процедуру синхронизации;</w:t>
      </w:r>
    </w:p>
    <w:p w14:paraId="1E3A4145" w14:textId="77777777" w:rsidR="009A452B" w:rsidRPr="002E2661" w:rsidRDefault="009A452B" w:rsidP="00643ABE">
      <w:pPr>
        <w:numPr>
          <w:ilvl w:val="0"/>
          <w:numId w:val="32"/>
        </w:numPr>
        <w:tabs>
          <w:tab w:val="left" w:pos="1134"/>
        </w:tabs>
        <w:spacing w:line="360" w:lineRule="auto"/>
        <w:ind w:left="0" w:firstLine="709"/>
        <w:jc w:val="both"/>
      </w:pPr>
      <w:r w:rsidRPr="002E2661">
        <w:t>устанавливает признак наличия синхронизированных данных;</w:t>
      </w:r>
    </w:p>
    <w:p w14:paraId="3BE6ACCA" w14:textId="77777777" w:rsidR="009A452B" w:rsidRPr="002E2661" w:rsidRDefault="009A452B" w:rsidP="00643ABE">
      <w:pPr>
        <w:numPr>
          <w:ilvl w:val="0"/>
          <w:numId w:val="76"/>
        </w:numPr>
        <w:tabs>
          <w:tab w:val="left" w:pos="1134"/>
        </w:tabs>
        <w:spacing w:line="360" w:lineRule="auto"/>
        <w:ind w:left="0" w:firstLine="709"/>
        <w:jc w:val="both"/>
      </w:pPr>
      <w:r w:rsidRPr="002E2661">
        <w:t>сбрасывает признак выполнения сценария синхронизации;</w:t>
      </w:r>
    </w:p>
    <w:p w14:paraId="1B7F881E" w14:textId="77777777" w:rsidR="009A452B" w:rsidRPr="002E2661" w:rsidRDefault="009A452B" w:rsidP="00643ABE">
      <w:pPr>
        <w:numPr>
          <w:ilvl w:val="0"/>
          <w:numId w:val="76"/>
        </w:numPr>
        <w:tabs>
          <w:tab w:val="left" w:pos="1134"/>
        </w:tabs>
        <w:spacing w:line="360" w:lineRule="auto"/>
        <w:ind w:left="0" w:firstLine="709"/>
        <w:jc w:val="both"/>
      </w:pPr>
      <w:r w:rsidRPr="002E2661">
        <w:t>клиенты обрабатывают синхронизированное значение.</w:t>
      </w:r>
    </w:p>
    <w:p w14:paraId="0695AC5C" w14:textId="77777777" w:rsidR="009A452B" w:rsidRPr="002E2661" w:rsidRDefault="009A452B" w:rsidP="009A452B">
      <w:pPr>
        <w:pStyle w:val="afffff5"/>
      </w:pPr>
      <w:r w:rsidRPr="002E2661">
        <w:t>Альтернативный сценарий:</w:t>
      </w:r>
    </w:p>
    <w:p w14:paraId="37020782" w14:textId="77777777" w:rsidR="009A452B" w:rsidRPr="002E2661" w:rsidRDefault="009A452B" w:rsidP="00643ABE">
      <w:pPr>
        <w:numPr>
          <w:ilvl w:val="0"/>
          <w:numId w:val="67"/>
        </w:numPr>
        <w:tabs>
          <w:tab w:val="left" w:pos="1134"/>
        </w:tabs>
        <w:spacing w:line="360" w:lineRule="auto"/>
        <w:ind w:left="0" w:firstLine="709"/>
        <w:jc w:val="both"/>
      </w:pPr>
      <w:r w:rsidRPr="002E2661">
        <w:t>МКО принимает от соседнего канала параметр, требующий синхронизации;</w:t>
      </w:r>
    </w:p>
    <w:p w14:paraId="63E6E802" w14:textId="77777777" w:rsidR="009A452B" w:rsidRPr="002E2661" w:rsidRDefault="009A452B" w:rsidP="00643ABE">
      <w:pPr>
        <w:numPr>
          <w:ilvl w:val="0"/>
          <w:numId w:val="67"/>
        </w:numPr>
        <w:tabs>
          <w:tab w:val="left" w:pos="1134"/>
        </w:tabs>
        <w:spacing w:line="360" w:lineRule="auto"/>
        <w:ind w:left="0" w:firstLine="709"/>
        <w:jc w:val="both"/>
      </w:pPr>
      <w:r w:rsidRPr="002E2661">
        <w:t>выполняет процедуру контроля, используя новое значение соседнего канала и своего, полученное при последнем запросе на синхронизацию;</w:t>
      </w:r>
    </w:p>
    <w:p w14:paraId="2C5F7024" w14:textId="77777777" w:rsidR="009A452B" w:rsidRPr="002E2661" w:rsidRDefault="009A452B" w:rsidP="00643ABE">
      <w:pPr>
        <w:numPr>
          <w:ilvl w:val="0"/>
          <w:numId w:val="67"/>
        </w:numPr>
        <w:tabs>
          <w:tab w:val="left" w:pos="1134"/>
        </w:tabs>
        <w:spacing w:line="360" w:lineRule="auto"/>
        <w:ind w:left="0" w:firstLine="709"/>
        <w:jc w:val="both"/>
      </w:pPr>
      <w:r w:rsidRPr="002E2661">
        <w:t>выполняет процедуры синхронизации;</w:t>
      </w:r>
    </w:p>
    <w:p w14:paraId="645DDFA1" w14:textId="77777777" w:rsidR="009A452B" w:rsidRPr="002E2661" w:rsidRDefault="009A452B" w:rsidP="00643ABE">
      <w:pPr>
        <w:numPr>
          <w:ilvl w:val="0"/>
          <w:numId w:val="67"/>
        </w:numPr>
        <w:tabs>
          <w:tab w:val="left" w:pos="1134"/>
        </w:tabs>
        <w:spacing w:line="360" w:lineRule="auto"/>
        <w:ind w:left="0" w:firstLine="709"/>
        <w:jc w:val="both"/>
      </w:pPr>
      <w:r w:rsidRPr="002E2661">
        <w:t>устанавливает признак наличия синхронизированных данных;</w:t>
      </w:r>
    </w:p>
    <w:p w14:paraId="0059196E" w14:textId="77777777" w:rsidR="009A452B" w:rsidRPr="002E2661" w:rsidRDefault="009A452B" w:rsidP="00643ABE">
      <w:pPr>
        <w:numPr>
          <w:ilvl w:val="0"/>
          <w:numId w:val="67"/>
        </w:numPr>
        <w:tabs>
          <w:tab w:val="left" w:pos="1134"/>
        </w:tabs>
        <w:spacing w:line="360" w:lineRule="auto"/>
        <w:ind w:left="0" w:firstLine="709"/>
        <w:jc w:val="both"/>
      </w:pPr>
      <w:r w:rsidRPr="002E2661">
        <w:lastRenderedPageBreak/>
        <w:t>клиенты обрабатывают синхронизированное значение.</w:t>
      </w:r>
    </w:p>
    <w:p w14:paraId="753140B0" w14:textId="77777777" w:rsidR="009A452B" w:rsidRPr="002E2661" w:rsidRDefault="009A452B" w:rsidP="009A452B">
      <w:pPr>
        <w:pStyle w:val="afffff5"/>
        <w:rPr>
          <w:b w:val="0"/>
          <w:bCs/>
        </w:rPr>
      </w:pPr>
      <w:r w:rsidRPr="002E2661">
        <w:rPr>
          <w:b w:val="0"/>
          <w:bCs/>
        </w:rPr>
        <w:t>Исключения:</w:t>
      </w:r>
    </w:p>
    <w:p w14:paraId="7D8B94D3" w14:textId="77777777" w:rsidR="009A452B" w:rsidRPr="002E2661" w:rsidRDefault="009A452B" w:rsidP="00643ABE">
      <w:pPr>
        <w:numPr>
          <w:ilvl w:val="0"/>
          <w:numId w:val="33"/>
        </w:numPr>
        <w:tabs>
          <w:tab w:val="left" w:pos="1134"/>
        </w:tabs>
        <w:spacing w:line="360" w:lineRule="auto"/>
        <w:ind w:left="0" w:firstLine="709"/>
        <w:jc w:val="both"/>
      </w:pPr>
      <w:r w:rsidRPr="002E2661">
        <w:t>процедура контроля выполнилась с ошибкой – основной или альтернативный сценарий обработки ошибки процедуры контроля;</w:t>
      </w:r>
    </w:p>
    <w:p w14:paraId="6ED958A9" w14:textId="77777777" w:rsidR="009A452B" w:rsidRPr="002E2661" w:rsidRDefault="009A452B" w:rsidP="00643ABE">
      <w:pPr>
        <w:numPr>
          <w:ilvl w:val="0"/>
          <w:numId w:val="33"/>
        </w:numPr>
        <w:tabs>
          <w:tab w:val="left" w:pos="1134"/>
        </w:tabs>
        <w:spacing w:line="360" w:lineRule="auto"/>
        <w:ind w:left="0" w:firstLine="709"/>
        <w:jc w:val="both"/>
      </w:pPr>
      <w:r w:rsidRPr="002E2661">
        <w:t>истекло время Т3 – переход в ЗС;</w:t>
      </w:r>
    </w:p>
    <w:p w14:paraId="232B4EE5" w14:textId="77777777" w:rsidR="009A452B" w:rsidRPr="002E2661" w:rsidRDefault="009A452B" w:rsidP="00643ABE">
      <w:pPr>
        <w:numPr>
          <w:ilvl w:val="0"/>
          <w:numId w:val="33"/>
        </w:numPr>
        <w:tabs>
          <w:tab w:val="left" w:pos="1134"/>
        </w:tabs>
        <w:spacing w:line="360" w:lineRule="auto"/>
        <w:ind w:left="0" w:firstLine="709"/>
        <w:jc w:val="both"/>
      </w:pPr>
      <w:r w:rsidRPr="002E2661">
        <w:t>не была проведена настройка параметра запрос на синхронизацию или передачу которого поступил в МКО – переход в ЗС;</w:t>
      </w:r>
    </w:p>
    <w:p w14:paraId="4F7E78A3" w14:textId="77777777" w:rsidR="009A452B" w:rsidRPr="002E2661" w:rsidRDefault="009A452B" w:rsidP="00643ABE">
      <w:pPr>
        <w:numPr>
          <w:ilvl w:val="0"/>
          <w:numId w:val="33"/>
        </w:numPr>
        <w:tabs>
          <w:tab w:val="left" w:pos="1134"/>
        </w:tabs>
        <w:spacing w:line="360" w:lineRule="auto"/>
        <w:ind w:left="0" w:firstLine="709"/>
        <w:jc w:val="both"/>
      </w:pPr>
      <w:r w:rsidRPr="002E2661">
        <w:t>поступил запрос на синхронизацию уже обрабатываемого параметра – переход в ЗС.</w:t>
      </w:r>
    </w:p>
    <w:p w14:paraId="41E6F010" w14:textId="77777777" w:rsidR="009A452B" w:rsidRPr="002E2661" w:rsidRDefault="009A452B" w:rsidP="009A452B">
      <w:pPr>
        <w:pStyle w:val="afffff5"/>
      </w:pPr>
      <w:r w:rsidRPr="002E2661">
        <w:t>Основной сценарий обработки ошибки процедуры контроля:</w:t>
      </w:r>
    </w:p>
    <w:p w14:paraId="53947066" w14:textId="77777777" w:rsidR="009A452B" w:rsidRPr="002E2661" w:rsidRDefault="009A452B" w:rsidP="00643ABE">
      <w:pPr>
        <w:numPr>
          <w:ilvl w:val="0"/>
          <w:numId w:val="68"/>
        </w:numPr>
        <w:tabs>
          <w:tab w:val="left" w:pos="1134"/>
        </w:tabs>
        <w:spacing w:line="360" w:lineRule="auto"/>
        <w:ind w:left="0" w:firstLine="709"/>
        <w:jc w:val="both"/>
      </w:pPr>
      <w:r w:rsidRPr="002E2661">
        <w:t>инициатор своего канала запрашивает синхронизацию параметра;</w:t>
      </w:r>
    </w:p>
    <w:p w14:paraId="00A8EA0D" w14:textId="77777777" w:rsidR="009A452B" w:rsidRPr="002E2661" w:rsidRDefault="009A452B" w:rsidP="00643ABE">
      <w:pPr>
        <w:numPr>
          <w:ilvl w:val="0"/>
          <w:numId w:val="68"/>
        </w:numPr>
        <w:tabs>
          <w:tab w:val="left" w:pos="1134"/>
        </w:tabs>
        <w:spacing w:line="360" w:lineRule="auto"/>
        <w:ind w:left="0" w:firstLine="709"/>
        <w:jc w:val="both"/>
      </w:pPr>
      <w:r w:rsidRPr="002E2661">
        <w:t>формируется признак выполнения сценария синхронизации;</w:t>
      </w:r>
    </w:p>
    <w:p w14:paraId="6B27A4E6" w14:textId="77777777" w:rsidR="009A452B" w:rsidRPr="002E2661" w:rsidRDefault="009A452B" w:rsidP="00643ABE">
      <w:pPr>
        <w:numPr>
          <w:ilvl w:val="0"/>
          <w:numId w:val="68"/>
        </w:numPr>
        <w:tabs>
          <w:tab w:val="left" w:pos="1134"/>
        </w:tabs>
        <w:spacing w:line="360" w:lineRule="auto"/>
        <w:ind w:left="0" w:firstLine="709"/>
        <w:jc w:val="both"/>
      </w:pPr>
      <w:r w:rsidRPr="002E2661">
        <w:t>получает подтверждение приема;</w:t>
      </w:r>
    </w:p>
    <w:p w14:paraId="6AEE03E3" w14:textId="77777777" w:rsidR="009A452B" w:rsidRPr="002E2661" w:rsidRDefault="009A452B" w:rsidP="00643ABE">
      <w:pPr>
        <w:numPr>
          <w:ilvl w:val="0"/>
          <w:numId w:val="68"/>
        </w:numPr>
        <w:tabs>
          <w:tab w:val="left" w:pos="1134"/>
        </w:tabs>
        <w:spacing w:line="360" w:lineRule="auto"/>
        <w:ind w:left="0" w:firstLine="709"/>
        <w:jc w:val="both"/>
      </w:pPr>
      <w:r w:rsidRPr="002E2661">
        <w:t>выполняет процедуру контроля, используя свое новое значение и значение соседнего канала, полученное ранее;</w:t>
      </w:r>
    </w:p>
    <w:p w14:paraId="48181C44" w14:textId="77777777" w:rsidR="009A452B" w:rsidRPr="002E2661" w:rsidRDefault="009A452B" w:rsidP="00643ABE">
      <w:pPr>
        <w:numPr>
          <w:ilvl w:val="0"/>
          <w:numId w:val="68"/>
        </w:numPr>
        <w:tabs>
          <w:tab w:val="left" w:pos="1134"/>
        </w:tabs>
        <w:spacing w:line="360" w:lineRule="auto"/>
        <w:ind w:left="0" w:firstLine="709"/>
        <w:jc w:val="both"/>
      </w:pPr>
      <w:r w:rsidRPr="002E2661">
        <w:t>процедура контроля определяет ошибку;</w:t>
      </w:r>
    </w:p>
    <w:p w14:paraId="60013FD5" w14:textId="77777777" w:rsidR="009A452B" w:rsidRPr="002E2661" w:rsidRDefault="009A452B" w:rsidP="00643ABE">
      <w:pPr>
        <w:numPr>
          <w:ilvl w:val="0"/>
          <w:numId w:val="68"/>
        </w:numPr>
        <w:tabs>
          <w:tab w:val="left" w:pos="1134"/>
        </w:tabs>
        <w:spacing w:line="360" w:lineRule="auto"/>
        <w:ind w:left="0" w:firstLine="709"/>
        <w:jc w:val="both"/>
      </w:pPr>
      <w:r w:rsidRPr="002E2661">
        <w:t>сбрасывает признак выполнения сценария синхронизации;</w:t>
      </w:r>
    </w:p>
    <w:p w14:paraId="2AFAB422" w14:textId="77777777" w:rsidR="009A452B" w:rsidRPr="002E2661" w:rsidRDefault="009A452B" w:rsidP="00643ABE">
      <w:pPr>
        <w:numPr>
          <w:ilvl w:val="0"/>
          <w:numId w:val="68"/>
        </w:numPr>
        <w:tabs>
          <w:tab w:val="left" w:pos="1134"/>
        </w:tabs>
        <w:spacing w:line="360" w:lineRule="auto"/>
        <w:ind w:left="0" w:firstLine="709"/>
        <w:jc w:val="both"/>
      </w:pPr>
      <w:r w:rsidRPr="002E2661">
        <w:t>параметр передается в соседний канал;</w:t>
      </w:r>
    </w:p>
    <w:p w14:paraId="6EDD4973" w14:textId="77777777" w:rsidR="009A452B" w:rsidRPr="002E2661" w:rsidRDefault="009A452B" w:rsidP="00643ABE">
      <w:pPr>
        <w:numPr>
          <w:ilvl w:val="0"/>
          <w:numId w:val="77"/>
        </w:numPr>
        <w:tabs>
          <w:tab w:val="left" w:pos="1134"/>
        </w:tabs>
        <w:spacing w:line="360" w:lineRule="auto"/>
        <w:ind w:left="0" w:firstLine="709"/>
        <w:jc w:val="both"/>
      </w:pPr>
      <w:r w:rsidRPr="002E2661">
        <w:t>осуществляется прием параметра из соседнего канала;</w:t>
      </w:r>
    </w:p>
    <w:p w14:paraId="3A57BD75" w14:textId="77777777" w:rsidR="009A452B" w:rsidRPr="002E2661" w:rsidRDefault="009A452B" w:rsidP="00643ABE">
      <w:pPr>
        <w:numPr>
          <w:ilvl w:val="0"/>
          <w:numId w:val="77"/>
        </w:numPr>
        <w:tabs>
          <w:tab w:val="left" w:pos="1134"/>
        </w:tabs>
        <w:spacing w:line="360" w:lineRule="auto"/>
        <w:ind w:left="0" w:firstLine="709"/>
        <w:jc w:val="both"/>
      </w:pPr>
      <w:r w:rsidRPr="002E2661">
        <w:t>в соответствии с выбранной процедурой контроля, производится контроль значений параметров, полученных от своего и соседнего каналов;</w:t>
      </w:r>
    </w:p>
    <w:p w14:paraId="530C14EF" w14:textId="77777777" w:rsidR="009A452B" w:rsidRPr="002E2661" w:rsidRDefault="009A452B" w:rsidP="00643ABE">
      <w:pPr>
        <w:numPr>
          <w:ilvl w:val="0"/>
          <w:numId w:val="77"/>
        </w:numPr>
        <w:tabs>
          <w:tab w:val="left" w:pos="1134"/>
        </w:tabs>
        <w:spacing w:line="360" w:lineRule="auto"/>
        <w:ind w:left="0" w:firstLine="709"/>
        <w:jc w:val="both"/>
      </w:pPr>
      <w:r w:rsidRPr="002E2661">
        <w:t>процедура контроля определяет ошибку;</w:t>
      </w:r>
    </w:p>
    <w:p w14:paraId="118BF017" w14:textId="77777777" w:rsidR="009A452B" w:rsidRPr="002E2661" w:rsidRDefault="009A452B" w:rsidP="00643ABE">
      <w:pPr>
        <w:numPr>
          <w:ilvl w:val="0"/>
          <w:numId w:val="77"/>
        </w:numPr>
        <w:tabs>
          <w:tab w:val="left" w:pos="1134"/>
        </w:tabs>
        <w:spacing w:line="360" w:lineRule="auto"/>
        <w:ind w:left="0" w:firstLine="709"/>
        <w:jc w:val="both"/>
      </w:pPr>
      <w:r w:rsidRPr="002E2661">
        <w:t>снимается признак выполнения сценария синхронизации;</w:t>
      </w:r>
    </w:p>
    <w:p w14:paraId="40865EF9" w14:textId="77777777" w:rsidR="009A452B" w:rsidRPr="002E2661" w:rsidRDefault="009A452B" w:rsidP="00643ABE">
      <w:pPr>
        <w:numPr>
          <w:ilvl w:val="0"/>
          <w:numId w:val="77"/>
        </w:numPr>
        <w:tabs>
          <w:tab w:val="left" w:pos="1134"/>
        </w:tabs>
        <w:spacing w:line="360" w:lineRule="auto"/>
        <w:ind w:left="0" w:firstLine="709"/>
        <w:jc w:val="both"/>
      </w:pPr>
      <w:r w:rsidRPr="002E2661">
        <w:t>запускается отсчет Т2;</w:t>
      </w:r>
    </w:p>
    <w:p w14:paraId="7DF64E45" w14:textId="77777777" w:rsidR="009A452B" w:rsidRPr="002E2661" w:rsidRDefault="009A452B" w:rsidP="00643ABE">
      <w:pPr>
        <w:numPr>
          <w:ilvl w:val="0"/>
          <w:numId w:val="78"/>
        </w:numPr>
        <w:tabs>
          <w:tab w:val="left" w:pos="1134"/>
        </w:tabs>
        <w:spacing w:line="360" w:lineRule="auto"/>
        <w:ind w:left="0" w:firstLine="709"/>
        <w:jc w:val="both"/>
      </w:pPr>
      <w:r w:rsidRPr="002E2661">
        <w:t>инициатор отправляет новый запрос синхронизации;</w:t>
      </w:r>
    </w:p>
    <w:p w14:paraId="6D25A8C5" w14:textId="77777777" w:rsidR="009A452B" w:rsidRPr="002E2661" w:rsidRDefault="009A452B" w:rsidP="00643ABE">
      <w:pPr>
        <w:numPr>
          <w:ilvl w:val="0"/>
          <w:numId w:val="78"/>
        </w:numPr>
        <w:tabs>
          <w:tab w:val="left" w:pos="1134"/>
        </w:tabs>
        <w:spacing w:line="360" w:lineRule="auto"/>
        <w:ind w:left="0" w:firstLine="709"/>
        <w:jc w:val="both"/>
      </w:pPr>
      <w:r w:rsidRPr="002E2661">
        <w:t>формируется признак выполнения сценария синхронизации;</w:t>
      </w:r>
    </w:p>
    <w:p w14:paraId="58C88992" w14:textId="77777777" w:rsidR="009A452B" w:rsidRPr="002E2661" w:rsidRDefault="009A452B" w:rsidP="00643ABE">
      <w:pPr>
        <w:numPr>
          <w:ilvl w:val="0"/>
          <w:numId w:val="78"/>
        </w:numPr>
        <w:tabs>
          <w:tab w:val="left" w:pos="1134"/>
        </w:tabs>
        <w:spacing w:line="360" w:lineRule="auto"/>
        <w:ind w:left="0" w:firstLine="709"/>
        <w:jc w:val="both"/>
      </w:pPr>
      <w:r w:rsidRPr="002E2661">
        <w:t>параметр передается в соседний канал;</w:t>
      </w:r>
    </w:p>
    <w:p w14:paraId="2052978F" w14:textId="77777777" w:rsidR="009A452B" w:rsidRPr="002E2661" w:rsidRDefault="009A452B" w:rsidP="00643ABE">
      <w:pPr>
        <w:numPr>
          <w:ilvl w:val="0"/>
          <w:numId w:val="78"/>
        </w:numPr>
        <w:tabs>
          <w:tab w:val="left" w:pos="1134"/>
        </w:tabs>
        <w:spacing w:line="360" w:lineRule="auto"/>
        <w:ind w:left="0" w:firstLine="709"/>
        <w:jc w:val="both"/>
      </w:pPr>
      <w:r w:rsidRPr="002E2661">
        <w:t>осуществляется прием параметра из соседнего канала;</w:t>
      </w:r>
    </w:p>
    <w:p w14:paraId="1B8D038C" w14:textId="77777777" w:rsidR="009A452B" w:rsidRPr="002E2661" w:rsidRDefault="009A452B" w:rsidP="00643ABE">
      <w:pPr>
        <w:numPr>
          <w:ilvl w:val="0"/>
          <w:numId w:val="78"/>
        </w:numPr>
        <w:tabs>
          <w:tab w:val="left" w:pos="1134"/>
        </w:tabs>
        <w:spacing w:line="360" w:lineRule="auto"/>
        <w:ind w:left="0" w:firstLine="709"/>
        <w:jc w:val="both"/>
      </w:pPr>
      <w:r w:rsidRPr="002E2661">
        <w:lastRenderedPageBreak/>
        <w:t>в соответствии с выбранной процедурой контроля, производится контроль значений параметров, полученных от своего и соседнего каналов;</w:t>
      </w:r>
    </w:p>
    <w:p w14:paraId="0BCDC6FD" w14:textId="77777777" w:rsidR="009A452B" w:rsidRPr="002E2661" w:rsidRDefault="009A452B" w:rsidP="00643ABE">
      <w:pPr>
        <w:numPr>
          <w:ilvl w:val="0"/>
          <w:numId w:val="78"/>
        </w:numPr>
        <w:tabs>
          <w:tab w:val="left" w:pos="1134"/>
        </w:tabs>
        <w:spacing w:line="360" w:lineRule="auto"/>
        <w:ind w:left="0" w:firstLine="709"/>
        <w:jc w:val="both"/>
      </w:pPr>
      <w:r w:rsidRPr="002E2661">
        <w:t>формируется признак завершения синхронизации МКО;</w:t>
      </w:r>
    </w:p>
    <w:p w14:paraId="70578311" w14:textId="77777777" w:rsidR="009A452B" w:rsidRPr="002E2661" w:rsidRDefault="009A452B" w:rsidP="00643ABE">
      <w:pPr>
        <w:numPr>
          <w:ilvl w:val="0"/>
          <w:numId w:val="78"/>
        </w:numPr>
        <w:tabs>
          <w:tab w:val="left" w:pos="1134"/>
        </w:tabs>
        <w:spacing w:line="360" w:lineRule="auto"/>
        <w:ind w:left="0" w:firstLine="709"/>
        <w:jc w:val="both"/>
      </w:pPr>
      <w:r w:rsidRPr="002E2661">
        <w:t>снимается признак выполнения сценария синхронизации;</w:t>
      </w:r>
    </w:p>
    <w:p w14:paraId="684C14FD" w14:textId="77777777" w:rsidR="009A452B" w:rsidRPr="002E2661" w:rsidRDefault="009A452B" w:rsidP="00643ABE">
      <w:pPr>
        <w:numPr>
          <w:ilvl w:val="0"/>
          <w:numId w:val="78"/>
        </w:numPr>
        <w:tabs>
          <w:tab w:val="left" w:pos="1134"/>
        </w:tabs>
        <w:spacing w:line="360" w:lineRule="auto"/>
        <w:ind w:left="0" w:firstLine="709"/>
        <w:jc w:val="both"/>
      </w:pPr>
      <w:r w:rsidRPr="002E2661">
        <w:t>клиенты обрабатывают синхронизированное значение.</w:t>
      </w:r>
    </w:p>
    <w:p w14:paraId="49CE2AD1" w14:textId="77777777" w:rsidR="009A452B" w:rsidRPr="002E2661" w:rsidRDefault="009A452B" w:rsidP="009A452B">
      <w:pPr>
        <w:pStyle w:val="afffff5"/>
      </w:pPr>
      <w:r w:rsidRPr="002E2661">
        <w:t>Альтернативный сценарий обработки ошибки процедуры контроля:</w:t>
      </w:r>
    </w:p>
    <w:p w14:paraId="054D65E7" w14:textId="77777777" w:rsidR="009A452B" w:rsidRPr="002E2661" w:rsidRDefault="009A452B" w:rsidP="00643ABE">
      <w:pPr>
        <w:numPr>
          <w:ilvl w:val="0"/>
          <w:numId w:val="69"/>
        </w:numPr>
        <w:tabs>
          <w:tab w:val="left" w:pos="1134"/>
        </w:tabs>
        <w:spacing w:line="360" w:lineRule="auto"/>
        <w:ind w:left="0" w:firstLine="709"/>
        <w:jc w:val="both"/>
      </w:pPr>
      <w:r w:rsidRPr="002E2661">
        <w:t>МКО принимает от соседнего канала параметр, требующий синхронизации;</w:t>
      </w:r>
    </w:p>
    <w:p w14:paraId="054AF775" w14:textId="77777777" w:rsidR="009A452B" w:rsidRPr="002E2661" w:rsidRDefault="009A452B" w:rsidP="00643ABE">
      <w:pPr>
        <w:numPr>
          <w:ilvl w:val="0"/>
          <w:numId w:val="69"/>
        </w:numPr>
        <w:tabs>
          <w:tab w:val="left" w:pos="1134"/>
        </w:tabs>
        <w:spacing w:line="360" w:lineRule="auto"/>
        <w:ind w:left="0" w:firstLine="709"/>
        <w:jc w:val="both"/>
      </w:pPr>
      <w:r w:rsidRPr="002E2661">
        <w:t>МКО выполняет процедуру контроля, используя новое значение соседнего канала и своего, полученное при последнем запросе на синхронизацию;</w:t>
      </w:r>
    </w:p>
    <w:p w14:paraId="2804013F" w14:textId="77777777" w:rsidR="009A452B" w:rsidRPr="002E2661" w:rsidRDefault="009A452B" w:rsidP="00643ABE">
      <w:pPr>
        <w:numPr>
          <w:ilvl w:val="0"/>
          <w:numId w:val="69"/>
        </w:numPr>
        <w:tabs>
          <w:tab w:val="left" w:pos="1134"/>
        </w:tabs>
        <w:spacing w:line="360" w:lineRule="auto"/>
        <w:ind w:left="0" w:firstLine="709"/>
        <w:jc w:val="both"/>
      </w:pPr>
      <w:r w:rsidRPr="002E2661">
        <w:t>МКО выполняет процедуру синхронизации;</w:t>
      </w:r>
    </w:p>
    <w:p w14:paraId="3CB09B23" w14:textId="77777777" w:rsidR="009A452B" w:rsidRPr="002E2661" w:rsidRDefault="009A452B" w:rsidP="00643ABE">
      <w:pPr>
        <w:numPr>
          <w:ilvl w:val="0"/>
          <w:numId w:val="69"/>
        </w:numPr>
        <w:tabs>
          <w:tab w:val="left" w:pos="1134"/>
        </w:tabs>
        <w:spacing w:line="360" w:lineRule="auto"/>
        <w:ind w:left="0" w:firstLine="709"/>
        <w:jc w:val="both"/>
      </w:pPr>
      <w:r w:rsidRPr="002E2661">
        <w:t>устанавливает признак наличия синхронизированных данных;</w:t>
      </w:r>
    </w:p>
    <w:p w14:paraId="5E3C71F8" w14:textId="77777777" w:rsidR="009A452B" w:rsidRPr="002E2661" w:rsidRDefault="009A452B" w:rsidP="00643ABE">
      <w:pPr>
        <w:numPr>
          <w:ilvl w:val="0"/>
          <w:numId w:val="69"/>
        </w:numPr>
        <w:tabs>
          <w:tab w:val="left" w:pos="1134"/>
        </w:tabs>
        <w:spacing w:line="360" w:lineRule="auto"/>
        <w:ind w:left="0" w:firstLine="709"/>
        <w:jc w:val="both"/>
      </w:pPr>
      <w:r w:rsidRPr="002E2661">
        <w:t>клиенты обрабатывают синхронизированное значение.</w:t>
      </w:r>
    </w:p>
    <w:p w14:paraId="4FED1248" w14:textId="77777777" w:rsidR="009A452B" w:rsidRPr="002E2661" w:rsidRDefault="009A452B" w:rsidP="009A452B">
      <w:pPr>
        <w:pStyle w:val="afffff5"/>
        <w:rPr>
          <w:b w:val="0"/>
          <w:bCs/>
        </w:rPr>
      </w:pPr>
      <w:r w:rsidRPr="002E2661">
        <w:rPr>
          <w:b w:val="0"/>
          <w:bCs/>
        </w:rPr>
        <w:t>Исключения:</w:t>
      </w:r>
    </w:p>
    <w:p w14:paraId="54E3302B" w14:textId="77777777" w:rsidR="009A452B" w:rsidRPr="002E2661" w:rsidRDefault="009A452B" w:rsidP="00643ABE">
      <w:pPr>
        <w:numPr>
          <w:ilvl w:val="0"/>
          <w:numId w:val="70"/>
        </w:numPr>
        <w:tabs>
          <w:tab w:val="left" w:pos="1134"/>
        </w:tabs>
        <w:spacing w:line="360" w:lineRule="auto"/>
        <w:ind w:left="0" w:firstLine="709"/>
        <w:jc w:val="both"/>
      </w:pPr>
      <w:r w:rsidRPr="002E2661">
        <w:t>истекло время Т2 – переход в ЗС;</w:t>
      </w:r>
    </w:p>
    <w:p w14:paraId="2ABBBD8F" w14:textId="77777777" w:rsidR="009A452B" w:rsidRPr="002E2661" w:rsidRDefault="009A452B" w:rsidP="00643ABE">
      <w:pPr>
        <w:numPr>
          <w:ilvl w:val="0"/>
          <w:numId w:val="70"/>
        </w:numPr>
        <w:tabs>
          <w:tab w:val="left" w:pos="1134"/>
        </w:tabs>
        <w:spacing w:line="360" w:lineRule="auto"/>
        <w:ind w:left="0" w:firstLine="709"/>
        <w:jc w:val="both"/>
      </w:pPr>
      <w:r w:rsidRPr="002E2661">
        <w:t>истекло время Т3 – переход в ЗС;</w:t>
      </w:r>
    </w:p>
    <w:p w14:paraId="7F63EBEA" w14:textId="77777777" w:rsidR="009A452B" w:rsidRPr="002E2661" w:rsidRDefault="009A452B" w:rsidP="00643ABE">
      <w:pPr>
        <w:numPr>
          <w:ilvl w:val="0"/>
          <w:numId w:val="70"/>
        </w:numPr>
        <w:tabs>
          <w:tab w:val="left" w:pos="1134"/>
        </w:tabs>
        <w:spacing w:line="360" w:lineRule="auto"/>
        <w:ind w:left="0" w:firstLine="709"/>
        <w:jc w:val="both"/>
      </w:pPr>
      <w:r w:rsidRPr="002E2661">
        <w:t>не была проведена настройка параметра запрос на синхронизацию или передачу которого поступил в МКО – переход в ЗС;</w:t>
      </w:r>
    </w:p>
    <w:p w14:paraId="375E6F76" w14:textId="77777777" w:rsidR="009A452B" w:rsidRPr="002E2661" w:rsidRDefault="009A452B" w:rsidP="00643ABE">
      <w:pPr>
        <w:numPr>
          <w:ilvl w:val="0"/>
          <w:numId w:val="70"/>
        </w:numPr>
        <w:tabs>
          <w:tab w:val="left" w:pos="1134"/>
        </w:tabs>
        <w:spacing w:line="360" w:lineRule="auto"/>
        <w:ind w:left="0" w:firstLine="709"/>
        <w:jc w:val="both"/>
      </w:pPr>
      <w:r w:rsidRPr="002E2661">
        <w:t>поступил запрос на синхронизацию уже обрабатываемого параметра – переход в ЗС.</w:t>
      </w:r>
    </w:p>
    <w:p w14:paraId="3CE6DAA8" w14:textId="77777777" w:rsidR="009A452B" w:rsidRPr="002E2661" w:rsidRDefault="009A452B" w:rsidP="009A452B">
      <w:pPr>
        <w:pStyle w:val="afffff5"/>
        <w:rPr>
          <w:b w:val="0"/>
          <w:bCs/>
        </w:rPr>
      </w:pPr>
      <w:r w:rsidRPr="002E2661">
        <w:rPr>
          <w:b w:val="0"/>
          <w:bCs/>
        </w:rPr>
        <w:t>Дополнительные сведения</w:t>
      </w:r>
    </w:p>
    <w:p w14:paraId="7F5F423C" w14:textId="5F5FDA68" w:rsidR="009A452B" w:rsidRPr="002E2661" w:rsidRDefault="009A452B" w:rsidP="009A452B">
      <w:pPr>
        <w:pStyle w:val="a4"/>
      </w:pPr>
      <w:r w:rsidRPr="002E2661">
        <w:t>После того как процедура контроля выдала ошибку и запустился подсчет Т2, дальнейшая ситуация может развиваться как по основному, так и по альтернативному сценарию. На рисунке </w:t>
      </w:r>
      <w:r w:rsidR="006639E0" w:rsidRPr="002E2661">
        <w:fldChar w:fldCharType="begin"/>
      </w:r>
      <w:r w:rsidR="006639E0" w:rsidRPr="002E2661">
        <w:instrText xml:space="preserve"> REF _Ref15566686 \h  \* MERGEFORMAT </w:instrText>
      </w:r>
      <w:r w:rsidR="006639E0" w:rsidRPr="002E2661">
        <w:fldChar w:fldCharType="separate"/>
      </w:r>
      <w:r w:rsidR="001432BC">
        <w:t>24</w:t>
      </w:r>
      <w:r w:rsidR="006639E0" w:rsidRPr="002E2661">
        <w:fldChar w:fldCharType="end"/>
      </w:r>
      <w:r w:rsidRPr="002E2661">
        <w:t xml:space="preserve"> изображена диаграмма последовательности на которой в первом канале отработал основной сценарий, а во втором – альтернативный, при этом процедура контроля обнаружила ошибку и был запущен счет времени Т2. После этого основной сценарий отработал во втором канале, а альтернативный в первом. При этом процедура контроля выполнилась без ошибки и были сформированы синхронизированные данные, а счет Т2 остановлен. </w:t>
      </w:r>
      <w:r w:rsidRPr="002E2661">
        <w:lastRenderedPageBreak/>
        <w:t>Аналогичная ситуация была бы если бы после запуска Т2 в первом канале отработал основной сценарий, а во втором альтернативный и при этом процедура контроля завершилась бы без ошибки.</w:t>
      </w:r>
    </w:p>
    <w:p w14:paraId="047CE486" w14:textId="77777777" w:rsidR="009A452B" w:rsidRPr="002E2661" w:rsidRDefault="009A452B" w:rsidP="009A452B">
      <w:pPr>
        <w:pStyle w:val="afff6"/>
      </w:pPr>
      <w:r w:rsidRPr="002E2661">
        <w:object w:dxaOrig="10750" w:dyaOrig="11455" w14:anchorId="329E8198">
          <v:shape id="_x0000_i1045" type="#_x0000_t75" style="width:447.05pt;height:458.85pt" o:ole="">
            <v:imagedata r:id="rId78" o:title="" cropbottom="1788f"/>
          </v:shape>
          <o:OLEObject Type="Embed" ProgID="Visio.Drawing.11" ShapeID="_x0000_i1045" DrawAspect="Content" ObjectID="_1667114058" r:id="rId79"/>
        </w:object>
      </w:r>
    </w:p>
    <w:p w14:paraId="46578B5F" w14:textId="2C1801F0" w:rsidR="009A452B" w:rsidRPr="002E2661" w:rsidRDefault="009A452B" w:rsidP="001E746C">
      <w:pPr>
        <w:pStyle w:val="affff3"/>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206" w:name="_Ref15566686"/>
      <w:r w:rsidR="001432BC">
        <w:rPr>
          <w:noProof/>
        </w:rPr>
        <w:t>24</w:t>
      </w:r>
      <w:bookmarkEnd w:id="206"/>
      <w:r w:rsidR="0019465E" w:rsidRPr="002E2661">
        <w:rPr>
          <w:noProof/>
        </w:rPr>
        <w:fldChar w:fldCharType="end"/>
      </w:r>
      <w:r w:rsidRPr="002E2661">
        <w:t xml:space="preserve"> ‒ Диаграмма последовательности работы МКО</w:t>
      </w:r>
    </w:p>
    <w:p w14:paraId="278A992D" w14:textId="77777777" w:rsidR="009A452B" w:rsidRPr="002E2661" w:rsidRDefault="009A452B" w:rsidP="00B538B9">
      <w:pPr>
        <w:pStyle w:val="6"/>
        <w:spacing w:before="360"/>
        <w:ind w:hanging="1866"/>
      </w:pPr>
      <w:r w:rsidRPr="002E2661">
        <w:t>Сценарий «</w:t>
      </w:r>
      <w:bookmarkStart w:id="207" w:name="_Hlk16078357"/>
      <w:r w:rsidRPr="002E2661">
        <w:t>Передача параметра</w:t>
      </w:r>
      <w:bookmarkEnd w:id="207"/>
      <w:r w:rsidRPr="002E2661">
        <w:t>»</w:t>
      </w:r>
    </w:p>
    <w:p w14:paraId="0B2308C6" w14:textId="77777777" w:rsidR="009A452B" w:rsidRPr="002E2661" w:rsidRDefault="009A452B" w:rsidP="009A452B">
      <w:pPr>
        <w:pStyle w:val="afffff5"/>
      </w:pPr>
      <w:r w:rsidRPr="002E2661">
        <w:t>Предусловие:</w:t>
      </w:r>
    </w:p>
    <w:p w14:paraId="5A145AF6" w14:textId="77777777" w:rsidR="009A452B" w:rsidRPr="002E2661" w:rsidRDefault="009A452B" w:rsidP="00643ABE">
      <w:pPr>
        <w:numPr>
          <w:ilvl w:val="0"/>
          <w:numId w:val="26"/>
        </w:numPr>
        <w:tabs>
          <w:tab w:val="left" w:pos="1134"/>
        </w:tabs>
        <w:spacing w:line="360" w:lineRule="auto"/>
        <w:ind w:left="0" w:firstLine="709"/>
        <w:contextualSpacing/>
        <w:jc w:val="both"/>
        <w:rPr>
          <w:rFonts w:eastAsia="Batang"/>
          <w:szCs w:val="28"/>
          <w:lang w:eastAsia="en-US"/>
        </w:rPr>
      </w:pPr>
      <w:r w:rsidRPr="002E2661">
        <w:rPr>
          <w:rFonts w:eastAsia="Batang"/>
          <w:szCs w:val="28"/>
          <w:lang w:eastAsia="en-US"/>
        </w:rPr>
        <w:t>проведена настройка сценариев МКО, процедур синхронизации и контроля данных.</w:t>
      </w:r>
    </w:p>
    <w:p w14:paraId="59F270B3" w14:textId="77777777" w:rsidR="009A452B" w:rsidRPr="002E2661" w:rsidRDefault="009A452B" w:rsidP="009A452B">
      <w:pPr>
        <w:pStyle w:val="afffff5"/>
      </w:pPr>
      <w:r w:rsidRPr="002E2661">
        <w:lastRenderedPageBreak/>
        <w:t>Постусловие:</w:t>
      </w:r>
    </w:p>
    <w:p w14:paraId="44DA5AFE" w14:textId="77777777" w:rsidR="009A452B" w:rsidRPr="002E2661" w:rsidRDefault="009A452B" w:rsidP="00643ABE">
      <w:pPr>
        <w:numPr>
          <w:ilvl w:val="0"/>
          <w:numId w:val="27"/>
        </w:numPr>
        <w:tabs>
          <w:tab w:val="left" w:pos="1134"/>
        </w:tabs>
        <w:spacing w:line="360" w:lineRule="auto"/>
        <w:ind w:left="0" w:firstLine="709"/>
        <w:contextualSpacing/>
        <w:jc w:val="both"/>
        <w:rPr>
          <w:rFonts w:eastAsia="Batang"/>
          <w:szCs w:val="28"/>
          <w:lang w:eastAsia="en-US"/>
        </w:rPr>
      </w:pPr>
      <w:r w:rsidRPr="002E2661">
        <w:t>клиенты обработали новое синхронизированное значение.</w:t>
      </w:r>
    </w:p>
    <w:p w14:paraId="07E1A58F" w14:textId="77777777" w:rsidR="009A452B" w:rsidRPr="002E2661" w:rsidRDefault="009A452B" w:rsidP="009A452B">
      <w:pPr>
        <w:pStyle w:val="afffff5"/>
      </w:pPr>
      <w:r w:rsidRPr="002E2661">
        <w:t>Основной сценарий:</w:t>
      </w:r>
    </w:p>
    <w:p w14:paraId="769905E9" w14:textId="77777777" w:rsidR="009A452B" w:rsidRPr="002E2661" w:rsidRDefault="009A452B" w:rsidP="00643ABE">
      <w:pPr>
        <w:numPr>
          <w:ilvl w:val="0"/>
          <w:numId w:val="28"/>
        </w:numPr>
        <w:tabs>
          <w:tab w:val="left" w:pos="1134"/>
        </w:tabs>
        <w:spacing w:line="360" w:lineRule="auto"/>
        <w:ind w:left="0" w:firstLine="709"/>
        <w:jc w:val="both"/>
      </w:pPr>
      <w:r w:rsidRPr="002E2661">
        <w:t>инициатор отправляет запрос на проведение передачи параметра в МКО;</w:t>
      </w:r>
    </w:p>
    <w:p w14:paraId="6784A6DD" w14:textId="77777777" w:rsidR="009A452B" w:rsidRPr="002E2661" w:rsidRDefault="009A452B" w:rsidP="00643ABE">
      <w:pPr>
        <w:numPr>
          <w:ilvl w:val="0"/>
          <w:numId w:val="28"/>
        </w:numPr>
        <w:tabs>
          <w:tab w:val="left" w:pos="1134"/>
        </w:tabs>
        <w:spacing w:line="360" w:lineRule="auto"/>
        <w:ind w:left="0" w:firstLine="709"/>
        <w:jc w:val="both"/>
      </w:pPr>
      <w:r w:rsidRPr="002E2661">
        <w:t>формируется признак выполнения сценария синхронизации;</w:t>
      </w:r>
    </w:p>
    <w:p w14:paraId="670269CA" w14:textId="77777777" w:rsidR="009A452B" w:rsidRPr="002E2661" w:rsidRDefault="009A452B" w:rsidP="00643ABE">
      <w:pPr>
        <w:numPr>
          <w:ilvl w:val="0"/>
          <w:numId w:val="28"/>
        </w:numPr>
        <w:tabs>
          <w:tab w:val="left" w:pos="1134"/>
        </w:tabs>
        <w:spacing w:line="360" w:lineRule="auto"/>
        <w:ind w:left="0" w:firstLine="709"/>
        <w:jc w:val="both"/>
      </w:pPr>
      <w:r w:rsidRPr="002E2661">
        <w:t>параметр передается в соседний канал;</w:t>
      </w:r>
    </w:p>
    <w:p w14:paraId="62A14DBC" w14:textId="77777777" w:rsidR="009A452B" w:rsidRPr="002E2661" w:rsidRDefault="009A452B" w:rsidP="00643ABE">
      <w:pPr>
        <w:numPr>
          <w:ilvl w:val="0"/>
          <w:numId w:val="28"/>
        </w:numPr>
        <w:tabs>
          <w:tab w:val="left" w:pos="1134"/>
        </w:tabs>
        <w:spacing w:line="360" w:lineRule="auto"/>
        <w:ind w:left="0" w:firstLine="709"/>
        <w:jc w:val="both"/>
      </w:pPr>
      <w:r w:rsidRPr="002E2661">
        <w:t>осуществляется прием подтверждения из соседнего канала;</w:t>
      </w:r>
    </w:p>
    <w:p w14:paraId="61301FF4" w14:textId="77777777" w:rsidR="009A452B" w:rsidRPr="002E2661" w:rsidRDefault="009A452B" w:rsidP="00643ABE">
      <w:pPr>
        <w:numPr>
          <w:ilvl w:val="0"/>
          <w:numId w:val="28"/>
        </w:numPr>
        <w:tabs>
          <w:tab w:val="left" w:pos="1134"/>
        </w:tabs>
        <w:spacing w:line="360" w:lineRule="auto"/>
        <w:ind w:left="0" w:firstLine="709"/>
        <w:jc w:val="both"/>
      </w:pPr>
      <w:r w:rsidRPr="002E2661">
        <w:t>значение синхронизированного параметра принимается равным передаваемому значению;</w:t>
      </w:r>
    </w:p>
    <w:p w14:paraId="0E46BABF" w14:textId="77777777" w:rsidR="009A452B" w:rsidRPr="002E2661" w:rsidRDefault="009A452B" w:rsidP="00643ABE">
      <w:pPr>
        <w:numPr>
          <w:ilvl w:val="0"/>
          <w:numId w:val="28"/>
        </w:numPr>
        <w:tabs>
          <w:tab w:val="left" w:pos="1134"/>
        </w:tabs>
        <w:spacing w:line="360" w:lineRule="auto"/>
        <w:ind w:left="0" w:firstLine="709"/>
        <w:jc w:val="both"/>
      </w:pPr>
      <w:r w:rsidRPr="002E2661">
        <w:t>устанавливает признак наличия синхронизированных данных</w:t>
      </w:r>
      <w:r w:rsidR="00644C79" w:rsidRPr="002E2661">
        <w:t>;</w:t>
      </w:r>
    </w:p>
    <w:p w14:paraId="4A76E277" w14:textId="77777777" w:rsidR="009A452B" w:rsidRPr="002E2661" w:rsidRDefault="009A452B" w:rsidP="00643ABE">
      <w:pPr>
        <w:numPr>
          <w:ilvl w:val="0"/>
          <w:numId w:val="28"/>
        </w:numPr>
        <w:tabs>
          <w:tab w:val="left" w:pos="1134"/>
        </w:tabs>
        <w:spacing w:line="360" w:lineRule="auto"/>
        <w:ind w:left="0" w:firstLine="709"/>
        <w:jc w:val="both"/>
      </w:pPr>
      <w:r w:rsidRPr="002E2661">
        <w:t>снимается признак выполнения сценария синхронизации;</w:t>
      </w:r>
    </w:p>
    <w:p w14:paraId="4DDAC818" w14:textId="77777777" w:rsidR="009A452B" w:rsidRPr="002E2661" w:rsidRDefault="009A452B" w:rsidP="00643ABE">
      <w:pPr>
        <w:numPr>
          <w:ilvl w:val="0"/>
          <w:numId w:val="79"/>
        </w:numPr>
        <w:tabs>
          <w:tab w:val="left" w:pos="1134"/>
        </w:tabs>
        <w:spacing w:line="360" w:lineRule="auto"/>
        <w:ind w:left="0" w:firstLine="709"/>
        <w:jc w:val="both"/>
      </w:pPr>
      <w:r w:rsidRPr="002E2661">
        <w:t>клиенты обрабатывают синхронизированное значение.</w:t>
      </w:r>
    </w:p>
    <w:p w14:paraId="5D3B2AE4" w14:textId="77777777" w:rsidR="009A452B" w:rsidRPr="002E2661" w:rsidRDefault="009A452B" w:rsidP="009A452B">
      <w:pPr>
        <w:pStyle w:val="afffff5"/>
      </w:pPr>
      <w:r w:rsidRPr="002E2661">
        <w:t>Альтернативный сценарий:</w:t>
      </w:r>
    </w:p>
    <w:p w14:paraId="41E9556E" w14:textId="77777777" w:rsidR="009A452B" w:rsidRPr="002E2661" w:rsidRDefault="009A452B" w:rsidP="00643ABE">
      <w:pPr>
        <w:numPr>
          <w:ilvl w:val="0"/>
          <w:numId w:val="29"/>
        </w:numPr>
        <w:tabs>
          <w:tab w:val="left" w:pos="1134"/>
        </w:tabs>
        <w:spacing w:line="360" w:lineRule="auto"/>
        <w:ind w:left="0" w:firstLine="709"/>
        <w:jc w:val="both"/>
      </w:pPr>
      <w:r w:rsidRPr="002E2661">
        <w:t>МКО принимает параметр от соседнего канала;</w:t>
      </w:r>
    </w:p>
    <w:p w14:paraId="2F7F2651" w14:textId="77777777" w:rsidR="009A452B" w:rsidRPr="002E2661" w:rsidRDefault="009A452B" w:rsidP="00643ABE">
      <w:pPr>
        <w:numPr>
          <w:ilvl w:val="0"/>
          <w:numId w:val="29"/>
        </w:numPr>
        <w:tabs>
          <w:tab w:val="left" w:pos="1134"/>
        </w:tabs>
        <w:spacing w:line="360" w:lineRule="auto"/>
        <w:ind w:left="0" w:firstLine="709"/>
        <w:jc w:val="both"/>
      </w:pPr>
      <w:r w:rsidRPr="002E2661">
        <w:t>значение синхронизированного параметра принимается равным принятому значению;</w:t>
      </w:r>
    </w:p>
    <w:p w14:paraId="3BEDC499" w14:textId="77777777" w:rsidR="009A452B" w:rsidRPr="002E2661" w:rsidRDefault="009A452B" w:rsidP="00643ABE">
      <w:pPr>
        <w:numPr>
          <w:ilvl w:val="0"/>
          <w:numId w:val="29"/>
        </w:numPr>
        <w:tabs>
          <w:tab w:val="left" w:pos="1134"/>
        </w:tabs>
        <w:spacing w:line="360" w:lineRule="auto"/>
        <w:ind w:left="0" w:firstLine="709"/>
        <w:jc w:val="both"/>
      </w:pPr>
      <w:r w:rsidRPr="002E2661">
        <w:t>устанавливает признак наличия синхронизированных данных;</w:t>
      </w:r>
    </w:p>
    <w:p w14:paraId="2B9BECE3" w14:textId="77777777" w:rsidR="009A452B" w:rsidRPr="002E2661" w:rsidRDefault="009A452B" w:rsidP="00643ABE">
      <w:pPr>
        <w:numPr>
          <w:ilvl w:val="0"/>
          <w:numId w:val="29"/>
        </w:numPr>
        <w:tabs>
          <w:tab w:val="left" w:pos="1134"/>
        </w:tabs>
        <w:spacing w:line="360" w:lineRule="auto"/>
        <w:ind w:left="0" w:firstLine="709"/>
        <w:jc w:val="both"/>
      </w:pPr>
      <w:r w:rsidRPr="002E2661">
        <w:t>клиенты обрабатывают синхронизированное значение.</w:t>
      </w:r>
    </w:p>
    <w:p w14:paraId="17DB8900" w14:textId="77777777" w:rsidR="009A452B" w:rsidRPr="002E2661" w:rsidRDefault="009A452B" w:rsidP="009A452B">
      <w:pPr>
        <w:pStyle w:val="afffff5"/>
        <w:rPr>
          <w:b w:val="0"/>
          <w:bCs/>
        </w:rPr>
      </w:pPr>
      <w:r w:rsidRPr="002E2661">
        <w:rPr>
          <w:b w:val="0"/>
          <w:bCs/>
        </w:rPr>
        <w:t>Исключения:</w:t>
      </w:r>
    </w:p>
    <w:p w14:paraId="5C2371E1" w14:textId="77777777" w:rsidR="009A452B" w:rsidRPr="002E2661" w:rsidRDefault="009A452B" w:rsidP="00643ABE">
      <w:pPr>
        <w:numPr>
          <w:ilvl w:val="0"/>
          <w:numId w:val="30"/>
        </w:numPr>
        <w:tabs>
          <w:tab w:val="left" w:pos="1134"/>
        </w:tabs>
        <w:spacing w:line="360" w:lineRule="auto"/>
        <w:ind w:left="0" w:firstLine="709"/>
        <w:jc w:val="both"/>
      </w:pPr>
      <w:r w:rsidRPr="002E2661">
        <w:t>истекло время Т3 – переход в ЗС;</w:t>
      </w:r>
    </w:p>
    <w:p w14:paraId="56D4BD5F" w14:textId="77777777" w:rsidR="009A452B" w:rsidRPr="002E2661" w:rsidRDefault="009A452B" w:rsidP="00643ABE">
      <w:pPr>
        <w:numPr>
          <w:ilvl w:val="0"/>
          <w:numId w:val="30"/>
        </w:numPr>
        <w:tabs>
          <w:tab w:val="left" w:pos="1134"/>
        </w:tabs>
        <w:spacing w:line="360" w:lineRule="auto"/>
        <w:ind w:left="0" w:firstLine="709"/>
        <w:jc w:val="both"/>
      </w:pPr>
      <w:r w:rsidRPr="002E2661">
        <w:t>не была проведена настройка параметра запрос на синхронизацию или передачу которого поступил в МКО – переход в ЗС;</w:t>
      </w:r>
    </w:p>
    <w:p w14:paraId="3A71D049" w14:textId="77777777" w:rsidR="009A452B" w:rsidRPr="002E2661" w:rsidRDefault="009A452B" w:rsidP="00643ABE">
      <w:pPr>
        <w:numPr>
          <w:ilvl w:val="0"/>
          <w:numId w:val="30"/>
        </w:numPr>
        <w:tabs>
          <w:tab w:val="left" w:pos="1134"/>
        </w:tabs>
        <w:spacing w:line="360" w:lineRule="auto"/>
        <w:ind w:left="0" w:firstLine="709"/>
        <w:jc w:val="both"/>
      </w:pPr>
      <w:r w:rsidRPr="002E2661">
        <w:t>поступил запрос на передачу уже обрабатываемого параметра – переход в ЗС.</w:t>
      </w:r>
    </w:p>
    <w:p w14:paraId="3B505424" w14:textId="428C5F6A" w:rsidR="009A452B" w:rsidRPr="002E2661" w:rsidRDefault="009A452B" w:rsidP="009A452B">
      <w:pPr>
        <w:pStyle w:val="a4"/>
      </w:pPr>
      <w:r w:rsidRPr="002E2661">
        <w:t>Схема взаимодействия при передаче параметра соседнему каналу отображена на рисунке </w:t>
      </w:r>
      <w:r w:rsidR="006639E0" w:rsidRPr="002E2661">
        <w:fldChar w:fldCharType="begin"/>
      </w:r>
      <w:r w:rsidR="006639E0" w:rsidRPr="002E2661">
        <w:instrText xml:space="preserve"> REF _Ref506813685 \h  \* MERGEFORMAT </w:instrText>
      </w:r>
      <w:r w:rsidR="006639E0" w:rsidRPr="002E2661">
        <w:fldChar w:fldCharType="separate"/>
      </w:r>
      <w:r w:rsidR="001432BC">
        <w:t>25</w:t>
      </w:r>
      <w:r w:rsidR="006639E0" w:rsidRPr="002E2661">
        <w:fldChar w:fldCharType="end"/>
      </w:r>
      <w:r w:rsidRPr="002E2661">
        <w:t>.</w:t>
      </w:r>
    </w:p>
    <w:p w14:paraId="13B8B7D5" w14:textId="77777777" w:rsidR="009A452B" w:rsidRPr="002E2661" w:rsidRDefault="009A452B" w:rsidP="009A452B">
      <w:pPr>
        <w:pStyle w:val="afff6"/>
      </w:pPr>
      <w:r w:rsidRPr="002E2661">
        <w:rPr>
          <w:szCs w:val="20"/>
        </w:rPr>
        <w:object w:dxaOrig="9551" w:dyaOrig="6771" w14:anchorId="05DE61E3">
          <v:shape id="_x0000_i1046" type="#_x0000_t75" style="width:449.2pt;height:320.25pt" o:ole="">
            <v:imagedata r:id="rId80" o:title="" cropbottom="1583f"/>
          </v:shape>
          <o:OLEObject Type="Embed" ProgID="Visio.Drawing.11" ShapeID="_x0000_i1046" DrawAspect="Content" ObjectID="_1667114059" r:id="rId81"/>
        </w:object>
      </w:r>
    </w:p>
    <w:p w14:paraId="3071162F" w14:textId="529A06E7" w:rsidR="009A452B" w:rsidRPr="002E2661" w:rsidRDefault="009A452B" w:rsidP="00201C27">
      <w:pPr>
        <w:pStyle w:val="affff3"/>
        <w:spacing w:line="360" w:lineRule="auto"/>
      </w:pPr>
      <w:r w:rsidRPr="002E2661">
        <w:t xml:space="preserve">Рисунок </w:t>
      </w:r>
      <w:r w:rsidR="0019465E" w:rsidRPr="002E2661">
        <w:rPr>
          <w:noProof/>
        </w:rPr>
        <w:fldChar w:fldCharType="begin"/>
      </w:r>
      <w:r w:rsidR="00D713C2" w:rsidRPr="002E2661">
        <w:rPr>
          <w:noProof/>
        </w:rPr>
        <w:instrText xml:space="preserve"> SEQ Рисунок \* ARABIC </w:instrText>
      </w:r>
      <w:r w:rsidR="0019465E" w:rsidRPr="002E2661">
        <w:rPr>
          <w:noProof/>
        </w:rPr>
        <w:fldChar w:fldCharType="separate"/>
      </w:r>
      <w:bookmarkStart w:id="208" w:name="_Ref506813685"/>
      <w:r w:rsidR="001432BC">
        <w:rPr>
          <w:noProof/>
        </w:rPr>
        <w:t>25</w:t>
      </w:r>
      <w:bookmarkEnd w:id="208"/>
      <w:r w:rsidR="0019465E" w:rsidRPr="002E2661">
        <w:rPr>
          <w:noProof/>
        </w:rPr>
        <w:fldChar w:fldCharType="end"/>
      </w:r>
      <w:r w:rsidRPr="002E2661">
        <w:t xml:space="preserve"> ‒ Схема взаимодействия при передаче параметра соседнему каналу</w:t>
      </w:r>
    </w:p>
    <w:p w14:paraId="7D6CDE90" w14:textId="77777777" w:rsidR="009A452B" w:rsidRPr="002E2661" w:rsidRDefault="009A452B" w:rsidP="00EF3F1A">
      <w:pPr>
        <w:pStyle w:val="6"/>
        <w:ind w:left="0" w:firstLine="709"/>
      </w:pPr>
      <w:r w:rsidRPr="002E2661">
        <w:t>Сценарий «Сформировать синхронизированный параметр без отправки в соседний канал»</w:t>
      </w:r>
    </w:p>
    <w:p w14:paraId="54A3442E" w14:textId="77777777" w:rsidR="009A452B" w:rsidRPr="002E2661" w:rsidRDefault="009A452B" w:rsidP="009A452B">
      <w:pPr>
        <w:pStyle w:val="afffff5"/>
      </w:pPr>
      <w:r w:rsidRPr="002E2661">
        <w:t>Сценарий:</w:t>
      </w:r>
    </w:p>
    <w:p w14:paraId="167B7AF2" w14:textId="77777777" w:rsidR="009A452B" w:rsidRPr="002E2661" w:rsidRDefault="009A452B" w:rsidP="00643ABE">
      <w:pPr>
        <w:numPr>
          <w:ilvl w:val="0"/>
          <w:numId w:val="24"/>
        </w:numPr>
        <w:tabs>
          <w:tab w:val="left" w:pos="1134"/>
        </w:tabs>
        <w:spacing w:line="360" w:lineRule="auto"/>
        <w:ind w:left="0" w:firstLine="709"/>
        <w:jc w:val="both"/>
      </w:pPr>
      <w:r w:rsidRPr="002E2661">
        <w:t>инициатор отправляет запрос на синхронизацию;</w:t>
      </w:r>
    </w:p>
    <w:p w14:paraId="1A284E6A" w14:textId="77777777" w:rsidR="009A452B" w:rsidRPr="002E2661" w:rsidRDefault="009A452B" w:rsidP="00643ABE">
      <w:pPr>
        <w:numPr>
          <w:ilvl w:val="0"/>
          <w:numId w:val="24"/>
        </w:numPr>
        <w:tabs>
          <w:tab w:val="left" w:pos="1134"/>
        </w:tabs>
        <w:spacing w:line="360" w:lineRule="auto"/>
        <w:ind w:left="0" w:firstLine="709"/>
        <w:jc w:val="both"/>
      </w:pPr>
      <w:r w:rsidRPr="002E2661">
        <w:t>МКО, без обращения к соседнему каналу, формирует синхронизированное значение на основании значения, принятого в запросе;</w:t>
      </w:r>
    </w:p>
    <w:p w14:paraId="1754EA57" w14:textId="77777777" w:rsidR="009A452B" w:rsidRPr="002E2661" w:rsidRDefault="009A452B" w:rsidP="00643ABE">
      <w:pPr>
        <w:numPr>
          <w:ilvl w:val="0"/>
          <w:numId w:val="24"/>
        </w:numPr>
        <w:tabs>
          <w:tab w:val="left" w:pos="1134"/>
        </w:tabs>
        <w:spacing w:line="360" w:lineRule="auto"/>
        <w:ind w:left="0" w:firstLine="709"/>
        <w:jc w:val="both"/>
      </w:pPr>
      <w:r w:rsidRPr="002E2661">
        <w:t>устанавливает признак наличия синхронизированных данных;</w:t>
      </w:r>
    </w:p>
    <w:p w14:paraId="2FAEB711" w14:textId="77777777" w:rsidR="009A452B" w:rsidRPr="002E2661" w:rsidRDefault="009A452B" w:rsidP="00643ABE">
      <w:pPr>
        <w:numPr>
          <w:ilvl w:val="0"/>
          <w:numId w:val="24"/>
        </w:numPr>
        <w:tabs>
          <w:tab w:val="left" w:pos="1134"/>
        </w:tabs>
        <w:spacing w:line="360" w:lineRule="auto"/>
        <w:ind w:left="0" w:firstLine="709"/>
        <w:jc w:val="both"/>
      </w:pPr>
      <w:r w:rsidRPr="002E2661">
        <w:t>снимается признак выполнения сценария синхронизации;</w:t>
      </w:r>
    </w:p>
    <w:p w14:paraId="5CB1C823" w14:textId="77777777" w:rsidR="009A452B" w:rsidRPr="002E2661" w:rsidRDefault="009A452B" w:rsidP="00643ABE">
      <w:pPr>
        <w:numPr>
          <w:ilvl w:val="0"/>
          <w:numId w:val="24"/>
        </w:numPr>
        <w:tabs>
          <w:tab w:val="left" w:pos="1134"/>
        </w:tabs>
        <w:spacing w:line="360" w:lineRule="auto"/>
        <w:ind w:left="0" w:firstLine="709"/>
        <w:jc w:val="both"/>
      </w:pPr>
      <w:r w:rsidRPr="002E2661">
        <w:t>клиенты обрабатывают синхронизированное значение.</w:t>
      </w:r>
    </w:p>
    <w:p w14:paraId="2B57D310" w14:textId="77777777" w:rsidR="009A452B" w:rsidRPr="002E2661" w:rsidRDefault="009A452B" w:rsidP="0065163F">
      <w:pPr>
        <w:pStyle w:val="6"/>
        <w:ind w:left="0" w:firstLine="709"/>
      </w:pPr>
      <w:r w:rsidRPr="002E2661">
        <w:t>Сценарий «Передача параметра без контроля и синхронизации»</w:t>
      </w:r>
    </w:p>
    <w:p w14:paraId="6348D950" w14:textId="77777777" w:rsidR="009A452B" w:rsidRPr="002E2661" w:rsidRDefault="009A452B" w:rsidP="009A452B">
      <w:pPr>
        <w:pStyle w:val="afffff5"/>
      </w:pPr>
      <w:r w:rsidRPr="002E2661">
        <w:t>Сценарий:</w:t>
      </w:r>
    </w:p>
    <w:p w14:paraId="7CC5BD5B" w14:textId="77777777" w:rsidR="009A452B" w:rsidRPr="002E2661" w:rsidRDefault="009A452B" w:rsidP="00643ABE">
      <w:pPr>
        <w:numPr>
          <w:ilvl w:val="0"/>
          <w:numId w:val="25"/>
        </w:numPr>
        <w:tabs>
          <w:tab w:val="left" w:pos="1134"/>
        </w:tabs>
        <w:spacing w:line="360" w:lineRule="auto"/>
        <w:ind w:left="0" w:firstLine="709"/>
        <w:jc w:val="both"/>
      </w:pPr>
      <w:r w:rsidRPr="002E2661">
        <w:t>инициатор отправляет запрос на синхронизацию;</w:t>
      </w:r>
    </w:p>
    <w:p w14:paraId="48FE5075" w14:textId="77777777" w:rsidR="009A452B" w:rsidRPr="002E2661" w:rsidRDefault="009A452B" w:rsidP="00643ABE">
      <w:pPr>
        <w:numPr>
          <w:ilvl w:val="0"/>
          <w:numId w:val="25"/>
        </w:numPr>
        <w:tabs>
          <w:tab w:val="left" w:pos="1134"/>
        </w:tabs>
        <w:spacing w:line="360" w:lineRule="auto"/>
        <w:ind w:left="0" w:firstLine="709"/>
        <w:jc w:val="both"/>
      </w:pPr>
      <w:r w:rsidRPr="002E2661">
        <w:lastRenderedPageBreak/>
        <w:t>МКО передает его в соседний канал;</w:t>
      </w:r>
    </w:p>
    <w:p w14:paraId="5F6170D8" w14:textId="77777777" w:rsidR="009A452B" w:rsidRPr="002E2661" w:rsidRDefault="009A452B" w:rsidP="00643ABE">
      <w:pPr>
        <w:numPr>
          <w:ilvl w:val="0"/>
          <w:numId w:val="25"/>
        </w:numPr>
        <w:tabs>
          <w:tab w:val="left" w:pos="1134"/>
        </w:tabs>
        <w:spacing w:line="360" w:lineRule="auto"/>
        <w:ind w:left="0" w:firstLine="709"/>
        <w:jc w:val="both"/>
      </w:pPr>
      <w:r w:rsidRPr="002E2661">
        <w:t>признак наличия синхронизированных данных не устанавливается никогда.</w:t>
      </w:r>
    </w:p>
    <w:p w14:paraId="3832EE3A" w14:textId="77777777" w:rsidR="009A452B" w:rsidRPr="002E2661" w:rsidRDefault="009A452B" w:rsidP="002F6B6A">
      <w:pPr>
        <w:pStyle w:val="5"/>
      </w:pPr>
      <w:r w:rsidRPr="002E2661">
        <w:t>Организация работы модуля</w:t>
      </w:r>
    </w:p>
    <w:p w14:paraId="14EA0628" w14:textId="77777777" w:rsidR="009A452B" w:rsidRPr="002E2661" w:rsidRDefault="009A452B" w:rsidP="009A452B">
      <w:pPr>
        <w:pStyle w:val="a4"/>
      </w:pPr>
      <w:r w:rsidRPr="002E2661">
        <w:t xml:space="preserve">Все данные, синхронизируемые или передаваемые при помощи этого модуля, должны иметь тип </w:t>
      </w:r>
      <w:proofErr w:type="spellStart"/>
      <w:r w:rsidRPr="002E2661">
        <w:rPr>
          <w:i/>
        </w:rPr>
        <w:t>param_t</w:t>
      </w:r>
      <w:proofErr w:type="spellEnd"/>
      <w:r w:rsidRPr="002E2661">
        <w:t xml:space="preserve"> и каждому из них должен быть определен идентификатор типа </w:t>
      </w:r>
      <w:proofErr w:type="spellStart"/>
      <w:r w:rsidRPr="002E2661">
        <w:rPr>
          <w:i/>
        </w:rPr>
        <w:t>id_t</w:t>
      </w:r>
      <w:proofErr w:type="spellEnd"/>
      <w:r w:rsidRPr="002E2661">
        <w:t>.</w:t>
      </w:r>
    </w:p>
    <w:p w14:paraId="70FAF343" w14:textId="18F42B7D" w:rsidR="009A452B" w:rsidRPr="002E2661" w:rsidRDefault="009A452B" w:rsidP="002C5129">
      <w:pPr>
        <w:pStyle w:val="a4"/>
      </w:pPr>
      <w:r w:rsidRPr="002E2661">
        <w:t>Для обмена данными между МК (см. </w:t>
      </w:r>
      <w:r w:rsidR="0019465E" w:rsidRPr="002E2661">
        <w:fldChar w:fldCharType="begin"/>
      </w:r>
      <w:r w:rsidRPr="002E2661">
        <w:instrText xml:space="preserve"> REF _Ref15885691 \r \h </w:instrText>
      </w:r>
      <w:r w:rsidR="0019465E" w:rsidRPr="002E2661">
        <w:fldChar w:fldCharType="separate"/>
      </w:r>
      <w:r w:rsidR="001432BC">
        <w:t>4.3.14</w:t>
      </w:r>
      <w:r w:rsidR="0019465E" w:rsidRPr="002E2661">
        <w:fldChar w:fldCharType="end"/>
      </w:r>
      <w:r w:rsidRPr="002E2661">
        <w:t xml:space="preserve">) должен быть использован драйвер </w:t>
      </w:r>
      <w:proofErr w:type="spellStart"/>
      <w:r w:rsidRPr="002E2661">
        <w:rPr>
          <w:rStyle w:val="affffff7"/>
        </w:rPr>
        <w:t>ArrayIoDriver</w:t>
      </w:r>
      <w:proofErr w:type="spellEnd"/>
      <w:r w:rsidRPr="002E2661">
        <w:rPr>
          <w:i/>
        </w:rPr>
        <w:t xml:space="preserve"> </w:t>
      </w:r>
      <w:r w:rsidRPr="002E2661">
        <w:t>(см.</w:t>
      </w:r>
      <w:r w:rsidR="00B453EA">
        <w:t xml:space="preserve"> </w:t>
      </w:r>
      <w:r w:rsidR="00B453EA">
        <w:fldChar w:fldCharType="begin"/>
      </w:r>
      <w:r w:rsidR="00B453EA">
        <w:instrText xml:space="preserve"> REF _Ref50034326 \r \h </w:instrText>
      </w:r>
      <w:r w:rsidR="00B453EA">
        <w:fldChar w:fldCharType="separate"/>
      </w:r>
      <w:r w:rsidR="001432BC">
        <w:t>4.4.1.19</w:t>
      </w:r>
      <w:r w:rsidR="00B453EA">
        <w:fldChar w:fldCharType="end"/>
      </w:r>
      <w:r w:rsidR="002C5129" w:rsidRPr="002E2661">
        <w:t xml:space="preserve"> </w:t>
      </w:r>
      <w:r w:rsidRPr="002E2661">
        <w:t>(</w:t>
      </w:r>
      <w:proofErr w:type="spellStart"/>
      <w:r w:rsidRPr="002E2661">
        <w:rPr>
          <w:rStyle w:val="affffff7"/>
        </w:rPr>
        <w:t>iodrv</w:t>
      </w:r>
      <w:proofErr w:type="spellEnd"/>
      <w:r w:rsidRPr="002E2661">
        <w:t>)).</w:t>
      </w:r>
    </w:p>
    <w:p w14:paraId="66533D29" w14:textId="77777777" w:rsidR="009A452B" w:rsidRPr="002E2661" w:rsidRDefault="009A452B" w:rsidP="009A452B">
      <w:pPr>
        <w:pStyle w:val="a4"/>
      </w:pPr>
      <w:r w:rsidRPr="002E2661">
        <w:t>Основная работа МКО осуществляется в ГП. Однако, работа с периферией МК при помощи которой осуществляется обмен между МК должна осуществляться в ПВС для синхронной фиксации состояний обмена данными и в ПСД – для безопасного обмена данными с ГП. Поскольку МКО должен работать в трех потоках управления, для каждого из них должны быть реализованы отдельные функции, которые будут вызываться на каждом цикле каждого потока</w:t>
      </w:r>
      <w:r w:rsidR="00E24E2D" w:rsidRPr="002E2661">
        <w:t>,</w:t>
      </w:r>
      <w:r w:rsidRPr="002E2661">
        <w:t xml:space="preserve"> обеспечивать функционирование модуля. Для работы в ГП должна быть реализована функция </w:t>
      </w:r>
      <w:proofErr w:type="spellStart"/>
      <w:r w:rsidRPr="002E2661">
        <w:rPr>
          <w:b/>
          <w:bCs/>
          <w:i/>
          <w:iCs/>
        </w:rPr>
        <w:t>InterChannel_</w:t>
      </w:r>
      <w:proofErr w:type="gramStart"/>
      <w:r w:rsidRPr="002E2661">
        <w:rPr>
          <w:b/>
          <w:bCs/>
          <w:i/>
          <w:iCs/>
        </w:rPr>
        <w:t>run</w:t>
      </w:r>
      <w:proofErr w:type="spellEnd"/>
      <w:r w:rsidRPr="002E2661">
        <w:rPr>
          <w:b/>
          <w:bCs/>
          <w:i/>
          <w:iCs/>
        </w:rPr>
        <w:t>(</w:t>
      </w:r>
      <w:proofErr w:type="gramEnd"/>
      <w:r w:rsidRPr="002E2661">
        <w:rPr>
          <w:b/>
          <w:bCs/>
          <w:i/>
          <w:iCs/>
        </w:rPr>
        <w:t>)</w:t>
      </w:r>
      <w:r w:rsidRPr="002E2661">
        <w:t xml:space="preserve">, для работы в ПВД – </w:t>
      </w:r>
      <w:proofErr w:type="spellStart"/>
      <w:r w:rsidRPr="002E2661">
        <w:rPr>
          <w:b/>
          <w:bCs/>
          <w:i/>
          <w:iCs/>
        </w:rPr>
        <w:t>InterChannel_runDrv</w:t>
      </w:r>
      <w:proofErr w:type="spellEnd"/>
      <w:r w:rsidRPr="002E2661">
        <w:rPr>
          <w:b/>
          <w:bCs/>
          <w:i/>
          <w:iCs/>
        </w:rPr>
        <w:t>()</w:t>
      </w:r>
      <w:r w:rsidRPr="002E2661">
        <w:t xml:space="preserve">, для работы в ПСД – </w:t>
      </w:r>
      <w:proofErr w:type="spellStart"/>
      <w:r w:rsidRPr="002E2661">
        <w:rPr>
          <w:b/>
          <w:bCs/>
          <w:i/>
          <w:iCs/>
        </w:rPr>
        <w:t>InterChannel_runCommunication</w:t>
      </w:r>
      <w:proofErr w:type="spellEnd"/>
      <w:r w:rsidRPr="002E2661">
        <w:rPr>
          <w:b/>
          <w:bCs/>
          <w:i/>
          <w:iCs/>
        </w:rPr>
        <w:t>()</w:t>
      </w:r>
      <w:r w:rsidRPr="002E2661">
        <w:t>. Пользовательское ПО, в свою очередь, должно обеспечить вызов этих функций на каждом цикле соответствующего потока.</w:t>
      </w:r>
    </w:p>
    <w:p w14:paraId="225E366C" w14:textId="77777777" w:rsidR="009A452B" w:rsidRPr="002E2661" w:rsidRDefault="009A452B" w:rsidP="009A452B">
      <w:pPr>
        <w:pStyle w:val="a4"/>
      </w:pPr>
      <w:r w:rsidRPr="002E2661">
        <w:t xml:space="preserve">Для того чтобы обеспечить ограничение на передачу данных перед началом нового цикла, пользовательское ПО должно сообщить может ли МКО выдавать данные на шину или нет. Для этого при вызове функции </w:t>
      </w:r>
      <w:proofErr w:type="spellStart"/>
      <w:r w:rsidRPr="002E2661">
        <w:rPr>
          <w:b/>
          <w:bCs/>
          <w:i/>
          <w:iCs/>
        </w:rPr>
        <w:t>InterChannel_</w:t>
      </w:r>
      <w:proofErr w:type="gramStart"/>
      <w:r w:rsidRPr="002E2661">
        <w:rPr>
          <w:b/>
          <w:bCs/>
          <w:i/>
          <w:iCs/>
        </w:rPr>
        <w:t>runCommunication</w:t>
      </w:r>
      <w:proofErr w:type="spellEnd"/>
      <w:r w:rsidRPr="002E2661">
        <w:rPr>
          <w:b/>
          <w:bCs/>
          <w:i/>
          <w:iCs/>
        </w:rPr>
        <w:t>(</w:t>
      </w:r>
      <w:proofErr w:type="gramEnd"/>
      <w:r w:rsidRPr="002E2661">
        <w:rPr>
          <w:b/>
          <w:bCs/>
          <w:i/>
          <w:iCs/>
        </w:rPr>
        <w:t>)</w:t>
      </w:r>
      <w:r w:rsidRPr="002E2661">
        <w:t xml:space="preserve"> ей в качестве параметра необходимо передать разрешение на передачу данных.</w:t>
      </w:r>
    </w:p>
    <w:p w14:paraId="135A8FA0" w14:textId="77777777" w:rsidR="009A452B" w:rsidRPr="002E2661" w:rsidRDefault="009A452B" w:rsidP="009A452B">
      <w:pPr>
        <w:pStyle w:val="affffa"/>
      </w:pPr>
      <w:r w:rsidRPr="002E2661">
        <w:t xml:space="preserve">Поскольку функции МКО работают с общими данными из разных потоков, доступ к этим данным должен быть защищен. Для обеспечения приостановки ПСД </w:t>
      </w:r>
      <w:r w:rsidRPr="002E2661">
        <w:lastRenderedPageBreak/>
        <w:t xml:space="preserve">на время обращения к ним из ГП в модуле </w:t>
      </w:r>
      <w:proofErr w:type="spellStart"/>
      <w:r w:rsidRPr="002E2661">
        <w:rPr>
          <w:rStyle w:val="affffff7"/>
        </w:rPr>
        <w:t>MainRegisters</w:t>
      </w:r>
      <w:proofErr w:type="spellEnd"/>
      <w:r w:rsidRPr="002E2661">
        <w:t xml:space="preserve"> должны быть определены следующие макроопределения:</w:t>
      </w:r>
    </w:p>
    <w:p w14:paraId="14449E0E" w14:textId="77777777" w:rsidR="009A452B" w:rsidRPr="002E2661" w:rsidRDefault="009A452B" w:rsidP="00643ABE">
      <w:pPr>
        <w:pStyle w:val="a"/>
        <w:numPr>
          <w:ilvl w:val="0"/>
          <w:numId w:val="80"/>
        </w:numPr>
        <w:ind w:left="0" w:firstLine="709"/>
        <w:rPr>
          <w:lang w:val="ru-RU"/>
        </w:rPr>
      </w:pPr>
      <w:r w:rsidRPr="002E2661">
        <w:rPr>
          <w:lang w:val="ru-RU"/>
        </w:rPr>
        <w:t>CAN_TIMER_DISABLE_INTERRUPT;</w:t>
      </w:r>
    </w:p>
    <w:p w14:paraId="27704A04" w14:textId="77777777" w:rsidR="009A452B" w:rsidRPr="00636E7E" w:rsidRDefault="009A452B" w:rsidP="00643ABE">
      <w:pPr>
        <w:pStyle w:val="a"/>
        <w:numPr>
          <w:ilvl w:val="0"/>
          <w:numId w:val="80"/>
        </w:numPr>
        <w:ind w:left="0" w:firstLine="709"/>
        <w:rPr>
          <w:lang w:val="en-US"/>
        </w:rPr>
      </w:pPr>
      <w:r w:rsidRPr="00636E7E">
        <w:rPr>
          <w:lang w:val="en-US"/>
        </w:rPr>
        <w:t>CAN_TIMER_IS_ENABLE_INTERRUPT;</w:t>
      </w:r>
    </w:p>
    <w:p w14:paraId="19D44782" w14:textId="77777777" w:rsidR="009A452B" w:rsidRPr="00636E7E" w:rsidRDefault="009A452B" w:rsidP="00643ABE">
      <w:pPr>
        <w:pStyle w:val="a"/>
        <w:numPr>
          <w:ilvl w:val="0"/>
          <w:numId w:val="80"/>
        </w:numPr>
        <w:ind w:left="0" w:firstLine="709"/>
        <w:rPr>
          <w:lang w:val="en-US"/>
        </w:rPr>
      </w:pPr>
      <w:r w:rsidRPr="00636E7E">
        <w:rPr>
          <w:lang w:val="en-US"/>
        </w:rPr>
        <w:t>CAN_TIMER_SET_ENABLE_</w:t>
      </w:r>
      <w:proofErr w:type="gramStart"/>
      <w:r w:rsidRPr="00636E7E">
        <w:rPr>
          <w:lang w:val="en-US"/>
        </w:rPr>
        <w:t xml:space="preserve">INTERRUPT( </w:t>
      </w:r>
      <w:proofErr w:type="spellStart"/>
      <w:r w:rsidRPr="00636E7E">
        <w:rPr>
          <w:lang w:val="en-US"/>
        </w:rPr>
        <w:t>en</w:t>
      </w:r>
      <w:proofErr w:type="spellEnd"/>
      <w:proofErr w:type="gramEnd"/>
      <w:r w:rsidRPr="00636E7E">
        <w:rPr>
          <w:lang w:val="en-US"/>
        </w:rPr>
        <w:t xml:space="preserve"> ).</w:t>
      </w:r>
    </w:p>
    <w:p w14:paraId="7FC807B6" w14:textId="77777777" w:rsidR="009A452B" w:rsidRPr="002E2661" w:rsidRDefault="009A452B" w:rsidP="002F6B6A">
      <w:pPr>
        <w:pStyle w:val="5"/>
      </w:pPr>
      <w:bookmarkStart w:id="209" w:name="_Toc194976"/>
      <w:r w:rsidRPr="002E2661">
        <w:t>Настройка модуля</w:t>
      </w:r>
      <w:bookmarkEnd w:id="209"/>
    </w:p>
    <w:p w14:paraId="37DCC7E1" w14:textId="77777777" w:rsidR="009A452B" w:rsidRPr="002E2661" w:rsidRDefault="009A452B" w:rsidP="0065163F">
      <w:pPr>
        <w:pStyle w:val="6"/>
        <w:ind w:left="0" w:firstLine="709"/>
      </w:pPr>
      <w:r w:rsidRPr="002E2661">
        <w:t>Настройка идентификаторов</w:t>
      </w:r>
    </w:p>
    <w:p w14:paraId="2BECD8D5" w14:textId="77777777" w:rsidR="009A452B" w:rsidRPr="002E2661" w:rsidRDefault="009A452B" w:rsidP="009A452B">
      <w:pPr>
        <w:pStyle w:val="a4"/>
      </w:pPr>
      <w:r w:rsidRPr="002E2661">
        <w:t xml:space="preserve">Все идентификаторы, которые будут синхронизироваться при помощи модуля МКО, должны быть описаны в модуле </w:t>
      </w:r>
      <w:proofErr w:type="spellStart"/>
      <w:r w:rsidRPr="002E2661">
        <w:rPr>
          <w:rStyle w:val="affffff7"/>
        </w:rPr>
        <w:t>InterChannelId</w:t>
      </w:r>
      <w:proofErr w:type="spellEnd"/>
      <w:r w:rsidRPr="002E2661">
        <w:t xml:space="preserve">. Этот модуль предназначен для настройки МКО для работы с заданным количеством идентификаторов для каждого конкретного проекта, поэтому расположен в системном каталоге </w:t>
      </w:r>
      <w:proofErr w:type="spellStart"/>
      <w:r w:rsidRPr="002E2661">
        <w:rPr>
          <w:rStyle w:val="affffff7"/>
        </w:rPr>
        <w:t>systems</w:t>
      </w:r>
      <w:proofErr w:type="spellEnd"/>
      <w:r w:rsidRPr="002E2661">
        <w:t xml:space="preserve">. Для определения идентификатора необходимо определить его значение в перечисляемом типе </w:t>
      </w:r>
      <w:proofErr w:type="spellStart"/>
      <w:r w:rsidRPr="002E2661">
        <w:rPr>
          <w:i/>
        </w:rPr>
        <w:t>InterChannelId</w:t>
      </w:r>
      <w:proofErr w:type="spellEnd"/>
      <w:r w:rsidRPr="002E2661">
        <w:t xml:space="preserve">. Все идентификаторы должны быть добавлены до значения </w:t>
      </w:r>
      <w:proofErr w:type="spellStart"/>
      <w:r w:rsidRPr="002E2661">
        <w:rPr>
          <w:i/>
        </w:rPr>
        <w:t>eInterChannelIdCount</w:t>
      </w:r>
      <w:proofErr w:type="spellEnd"/>
      <w:r w:rsidRPr="002E2661">
        <w:t xml:space="preserve">, которое используется модулем для определения количества параметров. Максимально возможное количество параметров ограничено разрядностью множества </w:t>
      </w:r>
      <w:r w:rsidRPr="002E2661">
        <w:rPr>
          <w:i/>
        </w:rPr>
        <w:t>Set64_t</w:t>
      </w:r>
      <w:r w:rsidRPr="002E2661">
        <w:t xml:space="preserve"> и составляет 64 параметра.</w:t>
      </w:r>
    </w:p>
    <w:p w14:paraId="384731E8" w14:textId="77777777" w:rsidR="009A452B" w:rsidRPr="002E2661" w:rsidRDefault="009A452B" w:rsidP="009A452B">
      <w:pPr>
        <w:pStyle w:val="a4"/>
      </w:pPr>
      <w:r w:rsidRPr="002E2661">
        <w:t>Идентификаторы также определяют приоритет параметра в очереди на синхронизацию: чем больше значение идентификатора, тем выше его приоритет в очереди. Сначала будут передаваться параметры с наивысшим приоритетом, параметры с низким приоритетом будут переданы по мере опустошения очереди.</w:t>
      </w:r>
    </w:p>
    <w:p w14:paraId="1E52528C" w14:textId="77777777" w:rsidR="009A452B" w:rsidRPr="002E2661" w:rsidRDefault="009A452B" w:rsidP="002128CB">
      <w:pPr>
        <w:pStyle w:val="6"/>
        <w:ind w:hanging="2149"/>
      </w:pPr>
      <w:r w:rsidRPr="002E2661">
        <w:t>Настройка блокировки доступа к данным</w:t>
      </w:r>
    </w:p>
    <w:p w14:paraId="5735805A" w14:textId="1228BAB5" w:rsidR="009A452B" w:rsidRPr="002E2661" w:rsidRDefault="009A452B" w:rsidP="009A452B">
      <w:pPr>
        <w:pStyle w:val="affffa"/>
      </w:pPr>
      <w:r w:rsidRPr="002E2661">
        <w:t xml:space="preserve">В модуле </w:t>
      </w:r>
      <w:proofErr w:type="spellStart"/>
      <w:r w:rsidRPr="002E2661">
        <w:rPr>
          <w:rStyle w:val="affffff7"/>
        </w:rPr>
        <w:t>MainRegisters</w:t>
      </w:r>
      <w:proofErr w:type="spellEnd"/>
      <w:r w:rsidRPr="002E2661">
        <w:t xml:space="preserve"> должны быть определены макроопределения так как описано в</w:t>
      </w:r>
      <w:r w:rsidR="003A4301" w:rsidRPr="002E2661">
        <w:t xml:space="preserve"> </w:t>
      </w:r>
      <w:r w:rsidR="003A4301" w:rsidRPr="002E2661">
        <w:fldChar w:fldCharType="begin"/>
      </w:r>
      <w:r w:rsidR="003A4301" w:rsidRPr="002E2661">
        <w:instrText xml:space="preserve"> REF _Ref50028442 \r \h </w:instrText>
      </w:r>
      <w:r w:rsidR="003A4301" w:rsidRPr="002E2661">
        <w:fldChar w:fldCharType="separate"/>
      </w:r>
      <w:r w:rsidR="001432BC">
        <w:t>4.4.1.24</w:t>
      </w:r>
      <w:r w:rsidR="003A4301" w:rsidRPr="002E2661">
        <w:fldChar w:fldCharType="end"/>
      </w:r>
      <w:r w:rsidR="003A4301" w:rsidRPr="002E2661">
        <w:t>.</w:t>
      </w:r>
    </w:p>
    <w:p w14:paraId="3A89DF14" w14:textId="77777777" w:rsidR="009A452B" w:rsidRPr="002E2661" w:rsidRDefault="009A452B" w:rsidP="00643ABE">
      <w:pPr>
        <w:pStyle w:val="a"/>
        <w:numPr>
          <w:ilvl w:val="0"/>
          <w:numId w:val="80"/>
        </w:numPr>
        <w:ind w:left="0" w:firstLine="709"/>
        <w:rPr>
          <w:lang w:val="ru-RU"/>
        </w:rPr>
      </w:pPr>
      <w:r w:rsidRPr="002E2661">
        <w:rPr>
          <w:lang w:val="ru-RU"/>
        </w:rPr>
        <w:t>CAN_TIMER_DISABLE_INTERRUPT;</w:t>
      </w:r>
    </w:p>
    <w:p w14:paraId="563FC8B2" w14:textId="77777777" w:rsidR="009A452B" w:rsidRPr="00636E7E" w:rsidRDefault="009A452B" w:rsidP="00643ABE">
      <w:pPr>
        <w:pStyle w:val="a"/>
        <w:numPr>
          <w:ilvl w:val="0"/>
          <w:numId w:val="80"/>
        </w:numPr>
        <w:ind w:left="0" w:firstLine="709"/>
        <w:rPr>
          <w:lang w:val="en-US"/>
        </w:rPr>
      </w:pPr>
      <w:r w:rsidRPr="00636E7E">
        <w:rPr>
          <w:lang w:val="en-US"/>
        </w:rPr>
        <w:t>CAN_TIMER_IS_ENABLE_INTERRUPT;</w:t>
      </w:r>
    </w:p>
    <w:p w14:paraId="68034AF9" w14:textId="77777777" w:rsidR="009A452B" w:rsidRPr="00636E7E" w:rsidRDefault="009A452B" w:rsidP="00643ABE">
      <w:pPr>
        <w:pStyle w:val="a"/>
        <w:numPr>
          <w:ilvl w:val="0"/>
          <w:numId w:val="80"/>
        </w:numPr>
        <w:ind w:left="0" w:firstLine="709"/>
        <w:rPr>
          <w:lang w:val="en-US"/>
        </w:rPr>
      </w:pPr>
      <w:r w:rsidRPr="00636E7E">
        <w:rPr>
          <w:lang w:val="en-US"/>
        </w:rPr>
        <w:t>CAN_TIMER_SET_ENABLE_</w:t>
      </w:r>
      <w:proofErr w:type="gramStart"/>
      <w:r w:rsidR="005F7E2F" w:rsidRPr="00636E7E">
        <w:rPr>
          <w:lang w:val="en-US"/>
        </w:rPr>
        <w:t>INTERRUPT(</w:t>
      </w:r>
      <w:proofErr w:type="spellStart"/>
      <w:proofErr w:type="gramEnd"/>
      <w:r w:rsidR="005F7E2F" w:rsidRPr="00636E7E">
        <w:rPr>
          <w:lang w:val="en-US"/>
        </w:rPr>
        <w:t>en</w:t>
      </w:r>
      <w:proofErr w:type="spellEnd"/>
      <w:r w:rsidRPr="00636E7E">
        <w:rPr>
          <w:lang w:val="en-US"/>
        </w:rPr>
        <w:t xml:space="preserve"> ).</w:t>
      </w:r>
    </w:p>
    <w:p w14:paraId="61602B64" w14:textId="77777777" w:rsidR="009A452B" w:rsidRPr="002E2661" w:rsidRDefault="00265898" w:rsidP="00B538B9">
      <w:pPr>
        <w:pStyle w:val="6"/>
        <w:ind w:hanging="1866"/>
      </w:pPr>
      <w:r w:rsidRPr="00636E7E">
        <w:rPr>
          <w:lang w:val="en-US"/>
        </w:rPr>
        <w:lastRenderedPageBreak/>
        <w:t> </w:t>
      </w:r>
      <w:r w:rsidR="009A452B" w:rsidRPr="002E2661">
        <w:t>Настройка драйвера</w:t>
      </w:r>
    </w:p>
    <w:p w14:paraId="416D7B9C" w14:textId="49082CC7" w:rsidR="009A452B" w:rsidRPr="002E2661" w:rsidRDefault="009A452B" w:rsidP="009A452B">
      <w:pPr>
        <w:pStyle w:val="a4"/>
      </w:pPr>
      <w:r w:rsidRPr="002E2661">
        <w:t xml:space="preserve">Перед использованием модуля МКО, должен быть проинициализирован драйвер, используемый для обмена данными между МК. В данном проекте это </w:t>
      </w:r>
      <w:r w:rsidR="00905FD7" w:rsidRPr="002E2661">
        <w:t>dsPIC33CanAck_driver</w:t>
      </w:r>
      <w:r w:rsidRPr="002E2661">
        <w:t xml:space="preserve">, а функция </w:t>
      </w:r>
      <w:commentRangeStart w:id="210"/>
      <w:commentRangeStart w:id="211"/>
      <w:r w:rsidR="00905FD7">
        <w:rPr>
          <w:b/>
          <w:bCs/>
          <w:i/>
          <w:iCs/>
          <w:lang w:val="en-US"/>
        </w:rPr>
        <w:t>E</w:t>
      </w:r>
      <w:proofErr w:type="spellStart"/>
      <w:r w:rsidRPr="002E2661">
        <w:rPr>
          <w:b/>
          <w:bCs/>
          <w:i/>
          <w:iCs/>
        </w:rPr>
        <w:t>CanAck_ctor</w:t>
      </w:r>
      <w:commentRangeEnd w:id="210"/>
      <w:proofErr w:type="spellEnd"/>
      <w:r w:rsidR="00877992" w:rsidRPr="002E2661">
        <w:rPr>
          <w:rStyle w:val="aff9"/>
          <w:rFonts w:eastAsia="Times New Roman"/>
          <w:noProof/>
          <w:lang w:eastAsia="ru-RU"/>
        </w:rPr>
        <w:commentReference w:id="210"/>
      </w:r>
      <w:commentRangeEnd w:id="211"/>
      <w:r w:rsidR="00446022">
        <w:rPr>
          <w:rStyle w:val="aff9"/>
          <w:rFonts w:eastAsia="Times New Roman"/>
          <w:noProof/>
          <w:lang w:eastAsia="ru-RU"/>
        </w:rPr>
        <w:commentReference w:id="211"/>
      </w:r>
      <w:r w:rsidRPr="002E2661">
        <w:rPr>
          <w:b/>
          <w:bCs/>
          <w:i/>
          <w:iCs/>
        </w:rPr>
        <w:t>()</w:t>
      </w:r>
      <w:r w:rsidRPr="002E2661">
        <w:t xml:space="preserve">. Функция инициализации этого драйвера должна вернуть указатель на структуру типа </w:t>
      </w:r>
      <w:proofErr w:type="spellStart"/>
      <w:r w:rsidRPr="002E2661">
        <w:rPr>
          <w:i/>
          <w:iCs/>
        </w:rPr>
        <w:t>ArrayIoDriver</w:t>
      </w:r>
      <w:proofErr w:type="spellEnd"/>
      <w:r w:rsidRPr="002E2661">
        <w:t>.</w:t>
      </w:r>
    </w:p>
    <w:p w14:paraId="202BF92C" w14:textId="77777777" w:rsidR="009A452B" w:rsidRPr="002E2661" w:rsidRDefault="009A452B" w:rsidP="009A452B">
      <w:pPr>
        <w:pStyle w:val="a4"/>
      </w:pPr>
      <w:r w:rsidRPr="002E2661">
        <w:t xml:space="preserve">После чего должна быть вызвана функция инициализации </w:t>
      </w:r>
      <w:proofErr w:type="spellStart"/>
      <w:r w:rsidRPr="002E2661">
        <w:rPr>
          <w:b/>
          <w:i/>
        </w:rPr>
        <w:t>InterChannel_</w:t>
      </w:r>
      <w:proofErr w:type="gramStart"/>
      <w:r w:rsidRPr="002E2661">
        <w:rPr>
          <w:b/>
          <w:i/>
        </w:rPr>
        <w:t>ctor</w:t>
      </w:r>
      <w:proofErr w:type="spellEnd"/>
      <w:r w:rsidRPr="002E2661">
        <w:rPr>
          <w:b/>
          <w:i/>
        </w:rPr>
        <w:t>(</w:t>
      </w:r>
      <w:proofErr w:type="gramEnd"/>
      <w:r w:rsidRPr="002E2661">
        <w:rPr>
          <w:b/>
          <w:i/>
        </w:rPr>
        <w:t>)</w:t>
      </w:r>
      <w:r w:rsidRPr="002E2661">
        <w:t>, которой в качестве параметра должна быть передана структура, которую вернул драйвер. После инициализации МКО должен быть готов работе.</w:t>
      </w:r>
    </w:p>
    <w:p w14:paraId="5202DD3B" w14:textId="77777777" w:rsidR="009A452B" w:rsidRPr="002E2661" w:rsidRDefault="009A452B" w:rsidP="00B538B9">
      <w:pPr>
        <w:pStyle w:val="6"/>
        <w:ind w:hanging="1866"/>
      </w:pPr>
      <w:r w:rsidRPr="002E2661">
        <w:t>Инициализация параметров</w:t>
      </w:r>
    </w:p>
    <w:p w14:paraId="52EE0EE1" w14:textId="38158DD9" w:rsidR="009A452B" w:rsidRPr="002E2661" w:rsidRDefault="009A452B" w:rsidP="009A452B">
      <w:pPr>
        <w:pStyle w:val="a4"/>
      </w:pPr>
      <w:r w:rsidRPr="002E2661">
        <w:t xml:space="preserve">Каждый параметр, который будет синхронизироваться при помощи модуля МКО, должен быть предварительно инициализирован при помощи функции </w:t>
      </w:r>
      <w:proofErr w:type="spellStart"/>
      <w:r w:rsidRPr="002E2661">
        <w:rPr>
          <w:b/>
          <w:i/>
        </w:rPr>
        <w:t>InterChannel_</w:t>
      </w:r>
      <w:proofErr w:type="gramStart"/>
      <w:r w:rsidRPr="002E2661">
        <w:rPr>
          <w:b/>
          <w:i/>
        </w:rPr>
        <w:t>setParamSettings</w:t>
      </w:r>
      <w:proofErr w:type="spellEnd"/>
      <w:r w:rsidRPr="002E2661">
        <w:rPr>
          <w:b/>
          <w:i/>
        </w:rPr>
        <w:t>(</w:t>
      </w:r>
      <w:proofErr w:type="gramEnd"/>
      <w:r w:rsidRPr="002E2661">
        <w:rPr>
          <w:b/>
          <w:i/>
        </w:rPr>
        <w:t>)</w:t>
      </w:r>
      <w:r w:rsidRPr="002E2661">
        <w:t xml:space="preserve">. Если к модулю обратиться с запросом на синхронизацию параметра, который был не инициализирован, произойдет переход в ЗС с кодом </w:t>
      </w:r>
      <w:commentRangeStart w:id="212"/>
      <w:commentRangeStart w:id="213"/>
      <w:proofErr w:type="spellStart"/>
      <w:r w:rsidR="00446022" w:rsidRPr="00446022">
        <w:rPr>
          <w:i/>
        </w:rPr>
        <w:t>ePS_IntChScript</w:t>
      </w:r>
      <w:commentRangeEnd w:id="212"/>
      <w:proofErr w:type="spellEnd"/>
      <w:r w:rsidR="00877992" w:rsidRPr="002E2661">
        <w:rPr>
          <w:rStyle w:val="aff9"/>
          <w:rFonts w:eastAsia="Times New Roman"/>
          <w:noProof/>
          <w:lang w:eastAsia="ru-RU"/>
        </w:rPr>
        <w:commentReference w:id="212"/>
      </w:r>
      <w:commentRangeEnd w:id="213"/>
      <w:r w:rsidR="00446022">
        <w:rPr>
          <w:rStyle w:val="aff9"/>
          <w:rFonts w:eastAsia="Times New Roman"/>
          <w:noProof/>
          <w:lang w:eastAsia="ru-RU"/>
        </w:rPr>
        <w:commentReference w:id="213"/>
      </w:r>
      <w:r w:rsidRPr="002E2661">
        <w:rPr>
          <w:i/>
        </w:rPr>
        <w:t>.</w:t>
      </w:r>
    </w:p>
    <w:p w14:paraId="11BD9D8A" w14:textId="77777777" w:rsidR="009A452B" w:rsidRPr="002E2661" w:rsidRDefault="009A452B" w:rsidP="002F6B6A">
      <w:pPr>
        <w:pStyle w:val="5"/>
      </w:pPr>
      <w:bookmarkStart w:id="214" w:name="_Toc194977"/>
      <w:r w:rsidRPr="002E2661">
        <w:t>Использование модуля</w:t>
      </w:r>
      <w:bookmarkEnd w:id="214"/>
    </w:p>
    <w:p w14:paraId="32517BC5" w14:textId="6913CF73" w:rsidR="009A452B" w:rsidRPr="002E2661" w:rsidRDefault="009A452B" w:rsidP="009A452B">
      <w:pPr>
        <w:pStyle w:val="a4"/>
      </w:pPr>
      <w:r w:rsidRPr="002E2661">
        <w:t xml:space="preserve">Работа функций </w:t>
      </w:r>
      <w:proofErr w:type="spellStart"/>
      <w:r w:rsidRPr="002E2661">
        <w:rPr>
          <w:b/>
          <w:bCs/>
          <w:i/>
          <w:iCs/>
        </w:rPr>
        <w:t>InterChannel_runDrv</w:t>
      </w:r>
      <w:proofErr w:type="spellEnd"/>
      <w:r w:rsidRPr="002E2661">
        <w:rPr>
          <w:b/>
          <w:bCs/>
          <w:i/>
          <w:iCs/>
        </w:rPr>
        <w:t>(),</w:t>
      </w:r>
      <w:r w:rsidRPr="002E2661">
        <w:rPr>
          <w:b/>
          <w:i/>
        </w:rPr>
        <w:t xml:space="preserve"> </w:t>
      </w:r>
      <w:proofErr w:type="spellStart"/>
      <w:r w:rsidRPr="002E2661">
        <w:rPr>
          <w:b/>
          <w:i/>
        </w:rPr>
        <w:t>InterChannel_runCommunication</w:t>
      </w:r>
      <w:proofErr w:type="spellEnd"/>
      <w:r w:rsidRPr="002E2661">
        <w:rPr>
          <w:b/>
          <w:i/>
        </w:rPr>
        <w:t>()</w:t>
      </w:r>
      <w:r w:rsidRPr="002E2661">
        <w:t xml:space="preserve"> и </w:t>
      </w:r>
      <w:proofErr w:type="spellStart"/>
      <w:r w:rsidRPr="002E2661">
        <w:rPr>
          <w:b/>
          <w:i/>
        </w:rPr>
        <w:t>InterChannel_run</w:t>
      </w:r>
      <w:proofErr w:type="spellEnd"/>
      <w:r w:rsidRPr="002E2661">
        <w:rPr>
          <w:b/>
          <w:i/>
        </w:rPr>
        <w:t>()</w:t>
      </w:r>
      <w:r w:rsidRPr="002E2661">
        <w:t xml:space="preserve"> должна быть организована как описано в </w:t>
      </w:r>
      <w:r w:rsidR="0019465E" w:rsidRPr="002E2661">
        <w:fldChar w:fldCharType="begin"/>
      </w:r>
      <w:r w:rsidRPr="002E2661">
        <w:instrText xml:space="preserve"> REF _Ref15885704 \r \h </w:instrText>
      </w:r>
      <w:r w:rsidR="0019465E" w:rsidRPr="002E2661">
        <w:fldChar w:fldCharType="separate"/>
      </w:r>
      <w:r w:rsidR="001432BC">
        <w:t>4.3.14</w:t>
      </w:r>
      <w:r w:rsidR="0019465E" w:rsidRPr="002E2661">
        <w:fldChar w:fldCharType="end"/>
      </w:r>
      <w:r w:rsidRPr="002E2661">
        <w:t>, а также выполнены все действия, описанные в </w:t>
      </w:r>
      <w:r w:rsidR="0019465E" w:rsidRPr="002E2661">
        <w:fldChar w:fldCharType="begin"/>
      </w:r>
      <w:r w:rsidRPr="002E2661">
        <w:instrText xml:space="preserve"> REF _Ref2088382 \r \h </w:instrText>
      </w:r>
      <w:r w:rsidR="0019465E" w:rsidRPr="002E2661">
        <w:fldChar w:fldCharType="separate"/>
      </w:r>
      <w:r w:rsidR="001432BC">
        <w:t>4.3.14.4</w:t>
      </w:r>
      <w:r w:rsidR="0019465E" w:rsidRPr="002E2661">
        <w:fldChar w:fldCharType="end"/>
      </w:r>
      <w:r w:rsidRPr="002E2661">
        <w:t>.</w:t>
      </w:r>
    </w:p>
    <w:p w14:paraId="7B05F6BA" w14:textId="77777777" w:rsidR="009A452B" w:rsidRPr="002E2661" w:rsidRDefault="009A452B" w:rsidP="009A452B">
      <w:pPr>
        <w:pStyle w:val="a4"/>
      </w:pPr>
      <w:r w:rsidRPr="002E2661">
        <w:t>Для того</w:t>
      </w:r>
      <w:r w:rsidR="00644C79" w:rsidRPr="002E2661">
        <w:t xml:space="preserve"> </w:t>
      </w:r>
      <w:r w:rsidRPr="002E2661">
        <w:t xml:space="preserve">чтобы отправить параметр на синхронизацию, необходимо вызвать функцию </w:t>
      </w:r>
      <w:proofErr w:type="spellStart"/>
      <w:r w:rsidRPr="002E2661">
        <w:rPr>
          <w:b/>
          <w:i/>
        </w:rPr>
        <w:t>InterChannel_</w:t>
      </w:r>
      <w:proofErr w:type="gramStart"/>
      <w:r w:rsidRPr="002E2661">
        <w:rPr>
          <w:b/>
          <w:i/>
        </w:rPr>
        <w:t>synchronize</w:t>
      </w:r>
      <w:proofErr w:type="spellEnd"/>
      <w:r w:rsidRPr="002E2661">
        <w:rPr>
          <w:b/>
          <w:i/>
        </w:rPr>
        <w:t>(</w:t>
      </w:r>
      <w:proofErr w:type="gramEnd"/>
      <w:r w:rsidRPr="002E2661">
        <w:rPr>
          <w:b/>
          <w:i/>
        </w:rPr>
        <w:t>)</w:t>
      </w:r>
      <w:r w:rsidRPr="002E2661">
        <w:rPr>
          <w:bCs/>
          <w:iCs/>
        </w:rPr>
        <w:t>,</w:t>
      </w:r>
      <w:r w:rsidRPr="002E2661">
        <w:t xml:space="preserve"> которой в качестве параметра необходимо передать идентификатор и значение синхронизируемого параметра.</w:t>
      </w:r>
    </w:p>
    <w:p w14:paraId="2ED72652" w14:textId="77777777" w:rsidR="009A452B" w:rsidRPr="002E2661" w:rsidRDefault="009A452B" w:rsidP="009A452B">
      <w:pPr>
        <w:pStyle w:val="a4"/>
      </w:pPr>
      <w:r w:rsidRPr="002E2661">
        <w:t xml:space="preserve">Модуль МКО одновременно может обрабатывать только один запрос для одного параметра. Если вызвать </w:t>
      </w:r>
      <w:proofErr w:type="spellStart"/>
      <w:r w:rsidRPr="002E2661">
        <w:rPr>
          <w:b/>
          <w:i/>
        </w:rPr>
        <w:t>InterChannel_</w:t>
      </w:r>
      <w:proofErr w:type="gramStart"/>
      <w:r w:rsidRPr="002E2661">
        <w:rPr>
          <w:b/>
          <w:i/>
        </w:rPr>
        <w:t>synchronize</w:t>
      </w:r>
      <w:proofErr w:type="spellEnd"/>
      <w:r w:rsidRPr="002E2661">
        <w:rPr>
          <w:b/>
          <w:i/>
        </w:rPr>
        <w:t>(</w:t>
      </w:r>
      <w:proofErr w:type="gramEnd"/>
      <w:r w:rsidRPr="002E2661">
        <w:rPr>
          <w:b/>
          <w:i/>
        </w:rPr>
        <w:t>)</w:t>
      </w:r>
      <w:r w:rsidRPr="002E2661">
        <w:t xml:space="preserve"> для параметра, для которого предыдущий запрос не был обработан, произойдет переход в ЗС с кодом </w:t>
      </w:r>
      <w:proofErr w:type="spellStart"/>
      <w:r w:rsidRPr="002E2661">
        <w:rPr>
          <w:i/>
        </w:rPr>
        <w:t>ePS_IntChRepeat</w:t>
      </w:r>
      <w:proofErr w:type="spellEnd"/>
      <w:r w:rsidRPr="002E2661">
        <w:rPr>
          <w:i/>
        </w:rPr>
        <w:t xml:space="preserve"> </w:t>
      </w:r>
      <w:r w:rsidRPr="002E2661">
        <w:t xml:space="preserve">группы </w:t>
      </w:r>
      <w:proofErr w:type="spellStart"/>
      <w:r w:rsidRPr="002E2661">
        <w:rPr>
          <w:i/>
        </w:rPr>
        <w:t>eGrPS_InterChannel</w:t>
      </w:r>
      <w:proofErr w:type="spellEnd"/>
      <w:r w:rsidRPr="002E2661">
        <w:t>.</w:t>
      </w:r>
    </w:p>
    <w:p w14:paraId="0EE5EF3C" w14:textId="77777777" w:rsidR="009A452B" w:rsidRPr="002E2661" w:rsidRDefault="009A452B" w:rsidP="009A452B">
      <w:pPr>
        <w:pStyle w:val="a4"/>
      </w:pPr>
      <w:r w:rsidRPr="002E2661">
        <w:t xml:space="preserve">Узнать о том, что обработка запроса на синхронизацию завершилась можно опросив функцию </w:t>
      </w:r>
      <w:proofErr w:type="spellStart"/>
      <w:r w:rsidRPr="002E2661">
        <w:rPr>
          <w:b/>
          <w:i/>
        </w:rPr>
        <w:t>InterChannel_</w:t>
      </w:r>
      <w:proofErr w:type="gramStart"/>
      <w:r w:rsidRPr="002E2661">
        <w:rPr>
          <w:b/>
          <w:i/>
        </w:rPr>
        <w:t>isHandling</w:t>
      </w:r>
      <w:proofErr w:type="spellEnd"/>
      <w:r w:rsidRPr="002E2661">
        <w:rPr>
          <w:b/>
          <w:i/>
        </w:rPr>
        <w:t>(</w:t>
      </w:r>
      <w:proofErr w:type="gramEnd"/>
      <w:r w:rsidRPr="002E2661">
        <w:rPr>
          <w:b/>
          <w:i/>
        </w:rPr>
        <w:t>)</w:t>
      </w:r>
      <w:r w:rsidRPr="002E2661">
        <w:t xml:space="preserve">. Функция при возвращении истины </w:t>
      </w:r>
      <w:r w:rsidRPr="002E2661">
        <w:lastRenderedPageBreak/>
        <w:t>сигнализирует о том, что параметр с указанным идентификатором находится в обработке.</w:t>
      </w:r>
    </w:p>
    <w:p w14:paraId="2617834D" w14:textId="77777777" w:rsidR="009A452B" w:rsidRPr="002E2661" w:rsidRDefault="009A452B" w:rsidP="009A452B">
      <w:pPr>
        <w:pStyle w:val="a4"/>
      </w:pPr>
      <w:r w:rsidRPr="002E2661">
        <w:t xml:space="preserve">Узнать о том, что синхронизация параметра завершилась можно опросив функцию </w:t>
      </w:r>
      <w:proofErr w:type="spellStart"/>
      <w:r w:rsidRPr="002E2661">
        <w:rPr>
          <w:b/>
          <w:i/>
        </w:rPr>
        <w:t>InterChannel_</w:t>
      </w:r>
      <w:proofErr w:type="gramStart"/>
      <w:r w:rsidRPr="002E2661">
        <w:rPr>
          <w:b/>
          <w:i/>
        </w:rPr>
        <w:t>isSynchronized</w:t>
      </w:r>
      <w:proofErr w:type="spellEnd"/>
      <w:r w:rsidRPr="002E2661">
        <w:rPr>
          <w:b/>
          <w:i/>
        </w:rPr>
        <w:t>(</w:t>
      </w:r>
      <w:proofErr w:type="gramEnd"/>
      <w:r w:rsidRPr="002E2661">
        <w:rPr>
          <w:b/>
          <w:i/>
        </w:rPr>
        <w:t>)</w:t>
      </w:r>
      <w:r w:rsidRPr="002E2661">
        <w:t>. Функция при возвращении истины сигнализирует о том, что параметр был успешно синхронизирован.</w:t>
      </w:r>
    </w:p>
    <w:p w14:paraId="6F14E4C8" w14:textId="77777777" w:rsidR="009A452B" w:rsidRPr="002E2661" w:rsidRDefault="009A452B" w:rsidP="009A452B">
      <w:pPr>
        <w:pStyle w:val="a4"/>
      </w:pPr>
      <w:r w:rsidRPr="002E2661">
        <w:t>Обработка параметра может быть завершена, но при этом синхронизация параметра может быть не выполнена. Такая ситуация возможна, когда запрос на синхронизацию от соседнего МК получен, но значения своего и соседнего параметра не прошли верификацию. В этом случае можно еще раз послать параметр на синхронизацию.</w:t>
      </w:r>
    </w:p>
    <w:p w14:paraId="0F99B542" w14:textId="77777777" w:rsidR="009A452B" w:rsidRPr="002E2661" w:rsidRDefault="009A452B" w:rsidP="009A452B">
      <w:pPr>
        <w:pStyle w:val="a4"/>
      </w:pPr>
      <w:r w:rsidRPr="002E2661">
        <w:t xml:space="preserve">Прочитать синхронизированные значения можно при помощи функции </w:t>
      </w:r>
      <w:proofErr w:type="spellStart"/>
      <w:r w:rsidRPr="002E2661">
        <w:rPr>
          <w:b/>
          <w:i/>
        </w:rPr>
        <w:t>InterChannel_</w:t>
      </w:r>
      <w:proofErr w:type="gramStart"/>
      <w:r w:rsidRPr="002E2661">
        <w:rPr>
          <w:b/>
          <w:i/>
        </w:rPr>
        <w:t>getData</w:t>
      </w:r>
      <w:proofErr w:type="spellEnd"/>
      <w:r w:rsidRPr="002E2661">
        <w:rPr>
          <w:b/>
          <w:i/>
        </w:rPr>
        <w:t>(</w:t>
      </w:r>
      <w:proofErr w:type="gramEnd"/>
      <w:r w:rsidRPr="002E2661">
        <w:rPr>
          <w:b/>
          <w:i/>
        </w:rPr>
        <w:t>)</w:t>
      </w:r>
      <w:r w:rsidRPr="002E2661">
        <w:t>. Функция возвращает последнее синхронизированное значение кроме случая, когда не было выполнено ни одной синхронизации. В этом случае функция возвращает ноль.</w:t>
      </w:r>
    </w:p>
    <w:p w14:paraId="16CB6E56" w14:textId="77777777" w:rsidR="009A452B" w:rsidRPr="002E2661" w:rsidRDefault="009A452B" w:rsidP="00747915">
      <w:pPr>
        <w:pStyle w:val="40"/>
      </w:pPr>
      <w:r w:rsidRPr="002E2661">
        <w:t>Модуль log2</w:t>
      </w:r>
    </w:p>
    <w:p w14:paraId="1554860D" w14:textId="77777777" w:rsidR="009A452B" w:rsidRPr="002E2661" w:rsidRDefault="009A452B" w:rsidP="002F6B6A">
      <w:pPr>
        <w:pStyle w:val="5"/>
      </w:pPr>
      <w:r w:rsidRPr="002E2661">
        <w:t>Назначение</w:t>
      </w:r>
    </w:p>
    <w:p w14:paraId="66A76C06" w14:textId="77777777" w:rsidR="009A452B" w:rsidRPr="002E2661" w:rsidRDefault="009A452B" w:rsidP="009A452B">
      <w:pPr>
        <w:pStyle w:val="a4"/>
      </w:pPr>
      <w:r w:rsidRPr="002E2661">
        <w:rPr>
          <w:rFonts w:eastAsia="Times New Roman"/>
          <w:szCs w:val="20"/>
          <w:lang w:eastAsia="ru-RU"/>
        </w:rPr>
        <w:t xml:space="preserve">Модуль содержит таблицу </w:t>
      </w:r>
      <w:r w:rsidRPr="002E2661">
        <w:rPr>
          <w:rFonts w:eastAsia="Times New Roman"/>
          <w:i/>
          <w:szCs w:val="20"/>
          <w:lang w:eastAsia="ru-RU"/>
        </w:rPr>
        <w:t>Log2_log2</w:t>
      </w:r>
      <w:proofErr w:type="gramStart"/>
      <w:r w:rsidRPr="002E2661">
        <w:rPr>
          <w:rFonts w:eastAsia="Times New Roman"/>
          <w:i/>
          <w:szCs w:val="20"/>
          <w:lang w:eastAsia="ru-RU"/>
        </w:rPr>
        <w:t>Lkup[</w:t>
      </w:r>
      <w:proofErr w:type="gramEnd"/>
      <w:r w:rsidRPr="002E2661">
        <w:rPr>
          <w:rFonts w:eastAsia="Times New Roman"/>
          <w:i/>
          <w:szCs w:val="20"/>
          <w:lang w:eastAsia="ru-RU"/>
        </w:rPr>
        <w:t>]</w:t>
      </w:r>
      <w:r w:rsidRPr="002E2661">
        <w:rPr>
          <w:rFonts w:eastAsia="Times New Roman"/>
          <w:szCs w:val="20"/>
          <w:lang w:eastAsia="ru-RU"/>
        </w:rPr>
        <w:t xml:space="preserve">, которая используется модулем </w:t>
      </w:r>
      <w:proofErr w:type="spellStart"/>
      <w:r w:rsidRPr="002E2661">
        <w:rPr>
          <w:rStyle w:val="affffff7"/>
        </w:rPr>
        <w:t>set</w:t>
      </w:r>
      <w:proofErr w:type="spellEnd"/>
      <w:r w:rsidRPr="002E2661">
        <w:rPr>
          <w:rFonts w:eastAsia="Times New Roman"/>
          <w:szCs w:val="20"/>
          <w:lang w:eastAsia="ru-RU"/>
        </w:rPr>
        <w:t xml:space="preserve"> для расчета табличным способом логарифма по основанию 2.</w:t>
      </w:r>
    </w:p>
    <w:p w14:paraId="3FE81113" w14:textId="77777777" w:rsidR="009A452B" w:rsidRPr="002E2661" w:rsidRDefault="009A452B" w:rsidP="00747915">
      <w:pPr>
        <w:pStyle w:val="40"/>
      </w:pPr>
      <w:r w:rsidRPr="002E2661">
        <w:t>Модуль pwr2</w:t>
      </w:r>
    </w:p>
    <w:p w14:paraId="44E3D926" w14:textId="77777777" w:rsidR="009A452B" w:rsidRPr="002E2661" w:rsidRDefault="009A452B" w:rsidP="002F6B6A">
      <w:pPr>
        <w:pStyle w:val="5"/>
      </w:pPr>
      <w:r w:rsidRPr="002E2661">
        <w:t>Назначение</w:t>
      </w:r>
    </w:p>
    <w:p w14:paraId="740E5913" w14:textId="77777777" w:rsidR="009A452B" w:rsidRPr="002E2661" w:rsidRDefault="009A452B" w:rsidP="009A452B">
      <w:pPr>
        <w:pStyle w:val="a4"/>
      </w:pPr>
      <w:r w:rsidRPr="002E2661">
        <w:t xml:space="preserve">Модуль содержит определение таблиц </w:t>
      </w:r>
      <w:r w:rsidRPr="002E2661">
        <w:rPr>
          <w:i/>
        </w:rPr>
        <w:t>Pwr2_pwr2</w:t>
      </w:r>
      <w:proofErr w:type="gramStart"/>
      <w:r w:rsidRPr="002E2661">
        <w:rPr>
          <w:i/>
        </w:rPr>
        <w:t>Lkup[</w:t>
      </w:r>
      <w:proofErr w:type="gramEnd"/>
      <w:r w:rsidRPr="002E2661">
        <w:rPr>
          <w:i/>
        </w:rPr>
        <w:t>], Pwr2_invPwr2Lkup[]</w:t>
      </w:r>
      <w:r w:rsidRPr="002E2661">
        <w:t xml:space="preserve">, и </w:t>
      </w:r>
      <w:r w:rsidRPr="002E2661">
        <w:rPr>
          <w:i/>
        </w:rPr>
        <w:t>Pwr2_div8Lkup[]</w:t>
      </w:r>
      <w:r w:rsidRPr="002E2661">
        <w:t>, которые использу</w:t>
      </w:r>
      <w:r w:rsidR="00A17353" w:rsidRPr="002E2661">
        <w:t>ю</w:t>
      </w:r>
      <w:r w:rsidRPr="002E2661">
        <w:t xml:space="preserve">тся модулем </w:t>
      </w:r>
      <w:proofErr w:type="spellStart"/>
      <w:r w:rsidRPr="002E2661">
        <w:t>set</w:t>
      </w:r>
      <w:proofErr w:type="spellEnd"/>
      <w:r w:rsidRPr="002E2661">
        <w:t>.</w:t>
      </w:r>
    </w:p>
    <w:p w14:paraId="657C18AC" w14:textId="0173ED3B" w:rsidR="009A452B" w:rsidRPr="002E2661" w:rsidRDefault="009A452B" w:rsidP="009A452B">
      <w:pPr>
        <w:pStyle w:val="a4"/>
      </w:pPr>
      <w:r w:rsidRPr="002E2661">
        <w:rPr>
          <w:i/>
        </w:rPr>
        <w:t>Pwr2_pwr2Lkup</w:t>
      </w:r>
      <w:r w:rsidRPr="002E2661">
        <w:t xml:space="preserve"> – таблица поиска для (1 </w:t>
      </w:r>
      <w:proofErr w:type="gramStart"/>
      <w:r w:rsidRPr="002E2661">
        <w:t>&lt;&lt; (</w:t>
      </w:r>
      <w:proofErr w:type="gramEnd"/>
      <w:r w:rsidRPr="002E2661">
        <w:t>(n-1)% 8)), где n – индекс в таблице. Диапазон индексов n = 0</w:t>
      </w:r>
      <w:r w:rsidR="003645B3">
        <w:t>…</w:t>
      </w:r>
      <w:r w:rsidRPr="002E2661">
        <w:t>64. Первый индекс (n == 0) никогда не должен использоваться.</w:t>
      </w:r>
    </w:p>
    <w:p w14:paraId="64CB788A" w14:textId="77777777" w:rsidR="009A452B" w:rsidRPr="002E2661" w:rsidRDefault="009A452B" w:rsidP="009A452B">
      <w:pPr>
        <w:pStyle w:val="a4"/>
      </w:pPr>
      <w:r w:rsidRPr="002E2661">
        <w:rPr>
          <w:i/>
        </w:rPr>
        <w:t>Pwr2_invPwr2Lkup</w:t>
      </w:r>
      <w:r w:rsidRPr="002E2661">
        <w:t xml:space="preserve"> – таблица поиска для </w:t>
      </w:r>
      <w:proofErr w:type="gramStart"/>
      <w:r w:rsidRPr="002E2661">
        <w:t>~(</w:t>
      </w:r>
      <w:proofErr w:type="gramEnd"/>
      <w:r w:rsidRPr="002E2661">
        <w:t>1 &lt;&lt; ((n-1) % 8)), где n – индекс в таблице. Диапазон индексов n = 0.</w:t>
      </w:r>
      <w:r w:rsidR="00B538B9" w:rsidRPr="002E2661">
        <w:t>.</w:t>
      </w:r>
      <w:r w:rsidRPr="002E2661">
        <w:t>.64. Первый индекс (n == 0) никогда не должен использоваться.</w:t>
      </w:r>
    </w:p>
    <w:p w14:paraId="6CDC4236" w14:textId="77777777" w:rsidR="009A452B" w:rsidRPr="002E2661" w:rsidRDefault="009A452B" w:rsidP="009A452B">
      <w:pPr>
        <w:pStyle w:val="a4"/>
      </w:pPr>
      <w:r w:rsidRPr="002E2661">
        <w:rPr>
          <w:i/>
        </w:rPr>
        <w:lastRenderedPageBreak/>
        <w:t>Pwr2_div8Lkup</w:t>
      </w:r>
      <w:r w:rsidRPr="002E2661">
        <w:t xml:space="preserve"> –</w:t>
      </w:r>
      <w:r w:rsidR="00F57C57" w:rsidRPr="002E2661">
        <w:t xml:space="preserve"> </w:t>
      </w:r>
      <w:r w:rsidRPr="002E2661">
        <w:t>таблица поиска для (n-1)/8. Диапазон индексов n = 0.</w:t>
      </w:r>
      <w:r w:rsidR="00B538B9" w:rsidRPr="002E2661">
        <w:t>.</w:t>
      </w:r>
      <w:r w:rsidRPr="002E2661">
        <w:t>.64. Первый индекс (n == 0) никогда не должен использоваться.</w:t>
      </w:r>
    </w:p>
    <w:p w14:paraId="58E50A07" w14:textId="77777777" w:rsidR="009A452B" w:rsidRPr="002E2661" w:rsidRDefault="009A452B" w:rsidP="00747915">
      <w:pPr>
        <w:pStyle w:val="40"/>
      </w:pPr>
      <w:r w:rsidRPr="002E2661">
        <w:t xml:space="preserve">Модуль </w:t>
      </w:r>
      <w:proofErr w:type="spellStart"/>
      <w:r w:rsidRPr="002E2661">
        <w:t>set</w:t>
      </w:r>
      <w:proofErr w:type="spellEnd"/>
    </w:p>
    <w:p w14:paraId="65BE847C" w14:textId="77777777" w:rsidR="009A452B" w:rsidRPr="002E2661" w:rsidRDefault="009A452B" w:rsidP="002F6B6A">
      <w:pPr>
        <w:pStyle w:val="5"/>
      </w:pPr>
      <w:r w:rsidRPr="002E2661">
        <w:t>Назначение</w:t>
      </w:r>
    </w:p>
    <w:p w14:paraId="58ED6FFF" w14:textId="77777777" w:rsidR="009A452B" w:rsidRPr="002E2661" w:rsidRDefault="009A452B" w:rsidP="009A452B">
      <w:pPr>
        <w:pStyle w:val="a4"/>
      </w:pPr>
      <w:r w:rsidRPr="002E2661">
        <w:t>Очередь с приоритетом, состоящая из 8 или 64 элементов. Позволяет добавлять в нее элементы в произвольном порядке и извлекать их в порядке их приоритетов. Добавление, извлечение и поиск элементов в очереди осуществляется табличным способом.</w:t>
      </w:r>
    </w:p>
    <w:p w14:paraId="27EE7982" w14:textId="77777777" w:rsidR="0079189A" w:rsidRPr="002E2661" w:rsidRDefault="0079189A" w:rsidP="0079189A">
      <w:pPr>
        <w:pStyle w:val="5"/>
      </w:pPr>
      <w:r w:rsidRPr="002E2661">
        <w:t>Интерфейс</w:t>
      </w:r>
    </w:p>
    <w:p w14:paraId="02B82AF9" w14:textId="77777777" w:rsidR="009A452B" w:rsidRPr="002E2661" w:rsidRDefault="009A452B" w:rsidP="00B538B9">
      <w:pPr>
        <w:pStyle w:val="6"/>
        <w:ind w:hanging="1866"/>
      </w:pPr>
      <w:r w:rsidRPr="002E2661">
        <w:t>Типы данных</w:t>
      </w:r>
    </w:p>
    <w:p w14:paraId="6E555584" w14:textId="77777777" w:rsidR="009A452B" w:rsidRPr="002E2661" w:rsidRDefault="009A452B" w:rsidP="009A452B">
      <w:pPr>
        <w:pStyle w:val="a4"/>
      </w:pPr>
      <w:r w:rsidRPr="002E2661">
        <w:rPr>
          <w:i/>
        </w:rPr>
        <w:t>Set8_t</w:t>
      </w:r>
      <w:r w:rsidRPr="002E2661">
        <w:t xml:space="preserve"> – очередь с приоритетом из 8 элементов.</w:t>
      </w:r>
    </w:p>
    <w:p w14:paraId="5ABE9899" w14:textId="77777777" w:rsidR="009A452B" w:rsidRPr="002E2661" w:rsidRDefault="009A452B" w:rsidP="009A452B">
      <w:pPr>
        <w:pStyle w:val="a4"/>
      </w:pPr>
      <w:r w:rsidRPr="002E2661">
        <w:rPr>
          <w:i/>
        </w:rPr>
        <w:t>Set64_t</w:t>
      </w:r>
      <w:r w:rsidRPr="002E2661">
        <w:t xml:space="preserve"> – очередь с приоритетом из 64 элементов.</w:t>
      </w:r>
    </w:p>
    <w:p w14:paraId="5CF108DC" w14:textId="77777777" w:rsidR="009A452B" w:rsidRPr="002E2661" w:rsidRDefault="009A452B" w:rsidP="00B538B9">
      <w:pPr>
        <w:pStyle w:val="6"/>
        <w:ind w:hanging="1866"/>
      </w:pPr>
      <w:r w:rsidRPr="002E2661">
        <w:t>Макроопределения для работы с объектами Set8_t</w:t>
      </w:r>
    </w:p>
    <w:p w14:paraId="25EDD39D" w14:textId="77777777" w:rsidR="009A452B" w:rsidRPr="002E2661" w:rsidRDefault="009A452B" w:rsidP="00643ABE">
      <w:pPr>
        <w:pStyle w:val="afffb"/>
        <w:numPr>
          <w:ilvl w:val="0"/>
          <w:numId w:val="123"/>
        </w:numPr>
        <w:ind w:left="0" w:firstLine="709"/>
      </w:pPr>
      <w:r w:rsidRPr="002E2661">
        <w:rPr>
          <w:i/>
        </w:rPr>
        <w:t>Set8_isEmpty(</w:t>
      </w:r>
      <w:proofErr w:type="spellStart"/>
      <w:r w:rsidRPr="002E2661">
        <w:rPr>
          <w:i/>
        </w:rPr>
        <w:t>me</w:t>
      </w:r>
      <w:proofErr w:type="spellEnd"/>
      <w:r w:rsidRPr="002E2661">
        <w:rPr>
          <w:i/>
        </w:rPr>
        <w:t>_)</w:t>
      </w:r>
      <w:r w:rsidRPr="002E2661">
        <w:t xml:space="preserve"> – макрос определяется как </w:t>
      </w:r>
      <w:proofErr w:type="spellStart"/>
      <w:r w:rsidRPr="002E2661">
        <w:rPr>
          <w:i/>
        </w:rPr>
        <w:t>true</w:t>
      </w:r>
      <w:proofErr w:type="spellEnd"/>
      <w:r w:rsidRPr="002E2661">
        <w:t xml:space="preserve"> если очередь </w:t>
      </w:r>
      <w:proofErr w:type="spellStart"/>
      <w:r w:rsidRPr="002E2661">
        <w:rPr>
          <w:i/>
        </w:rPr>
        <w:t>me</w:t>
      </w:r>
      <w:proofErr w:type="spellEnd"/>
      <w:r w:rsidRPr="002E2661">
        <w:rPr>
          <w:i/>
        </w:rPr>
        <w:t>_</w:t>
      </w:r>
      <w:r w:rsidRPr="002E2661">
        <w:t xml:space="preserve"> пуста.</w:t>
      </w:r>
    </w:p>
    <w:p w14:paraId="2FDBF2E5" w14:textId="77777777" w:rsidR="009A452B" w:rsidRPr="002E2661" w:rsidRDefault="009A452B" w:rsidP="00C91AB5">
      <w:pPr>
        <w:pStyle w:val="affffc"/>
        <w:ind w:left="0" w:firstLine="709"/>
      </w:pPr>
      <w:r w:rsidRPr="002E2661">
        <w:t>Параметр:</w:t>
      </w:r>
    </w:p>
    <w:p w14:paraId="24021243" w14:textId="77777777" w:rsidR="009A452B" w:rsidRPr="002E2661" w:rsidRDefault="009A452B" w:rsidP="00643ABE">
      <w:pPr>
        <w:pStyle w:val="a4"/>
        <w:numPr>
          <w:ilvl w:val="0"/>
          <w:numId w:val="121"/>
        </w:numPr>
        <w:ind w:left="0" w:firstLine="709"/>
      </w:pPr>
      <w:proofErr w:type="spellStart"/>
      <w:r w:rsidRPr="002E2661">
        <w:rPr>
          <w:i/>
        </w:rPr>
        <w:t>me</w:t>
      </w:r>
      <w:proofErr w:type="spellEnd"/>
      <w:r w:rsidRPr="002E2661">
        <w:rPr>
          <w:i/>
        </w:rPr>
        <w:t>_</w:t>
      </w:r>
      <w:r w:rsidRPr="002E2661">
        <w:t xml:space="preserve"> – объект очередь типа Set8_t.</w:t>
      </w:r>
    </w:p>
    <w:p w14:paraId="7E834A5C" w14:textId="77777777" w:rsidR="009A452B" w:rsidRPr="002E2661" w:rsidRDefault="009A452B" w:rsidP="00643ABE">
      <w:pPr>
        <w:pStyle w:val="afffb"/>
        <w:numPr>
          <w:ilvl w:val="0"/>
          <w:numId w:val="123"/>
        </w:numPr>
        <w:ind w:left="0" w:firstLine="709"/>
      </w:pPr>
      <w:r w:rsidRPr="002E2661">
        <w:rPr>
          <w:i/>
        </w:rPr>
        <w:t>Set8_notEmpty(</w:t>
      </w:r>
      <w:proofErr w:type="spellStart"/>
      <w:r w:rsidRPr="002E2661">
        <w:rPr>
          <w:i/>
        </w:rPr>
        <w:t>me</w:t>
      </w:r>
      <w:proofErr w:type="spellEnd"/>
      <w:r w:rsidRPr="002E2661">
        <w:rPr>
          <w:i/>
        </w:rPr>
        <w:t xml:space="preserve">_) </w:t>
      </w:r>
      <w:r w:rsidRPr="002E2661">
        <w:t xml:space="preserve">– макрос определяется как </w:t>
      </w:r>
      <w:proofErr w:type="spellStart"/>
      <w:r w:rsidRPr="002E2661">
        <w:rPr>
          <w:i/>
        </w:rPr>
        <w:t>true</w:t>
      </w:r>
      <w:proofErr w:type="spellEnd"/>
      <w:r w:rsidRPr="002E2661">
        <w:t xml:space="preserve">, если очередь </w:t>
      </w:r>
      <w:proofErr w:type="spellStart"/>
      <w:r w:rsidRPr="002E2661">
        <w:rPr>
          <w:i/>
        </w:rPr>
        <w:t>me</w:t>
      </w:r>
      <w:proofErr w:type="spellEnd"/>
      <w:r w:rsidRPr="002E2661">
        <w:rPr>
          <w:i/>
        </w:rPr>
        <w:t>_</w:t>
      </w:r>
      <w:r w:rsidRPr="002E2661">
        <w:t xml:space="preserve"> не пуста.</w:t>
      </w:r>
    </w:p>
    <w:p w14:paraId="0DC8AA34" w14:textId="77777777" w:rsidR="009A452B" w:rsidRPr="002E2661" w:rsidRDefault="009A452B" w:rsidP="00C91AB5">
      <w:pPr>
        <w:pStyle w:val="affffc"/>
        <w:ind w:left="0" w:firstLine="709"/>
      </w:pPr>
      <w:r w:rsidRPr="002E2661">
        <w:t>Параметр:</w:t>
      </w:r>
    </w:p>
    <w:p w14:paraId="66364D41" w14:textId="041402AD" w:rsidR="009A452B" w:rsidRPr="002E2661" w:rsidRDefault="00C13731" w:rsidP="00C91AB5">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Set8_t.</w:t>
      </w:r>
    </w:p>
    <w:p w14:paraId="4C3E9193" w14:textId="77777777" w:rsidR="009A452B" w:rsidRPr="002E2661" w:rsidRDefault="009A452B" w:rsidP="00643ABE">
      <w:pPr>
        <w:pStyle w:val="afffb"/>
        <w:numPr>
          <w:ilvl w:val="0"/>
          <w:numId w:val="123"/>
        </w:numPr>
        <w:ind w:left="0" w:firstLine="709"/>
      </w:pPr>
      <w:r w:rsidRPr="002E2661">
        <w:rPr>
          <w:i/>
        </w:rPr>
        <w:t>Set8_</w:t>
      </w:r>
      <w:proofErr w:type="gramStart"/>
      <w:r w:rsidRPr="002E2661">
        <w:rPr>
          <w:i/>
        </w:rPr>
        <w:t>hasElement(</w:t>
      </w:r>
      <w:proofErr w:type="spellStart"/>
      <w:proofErr w:type="gramEnd"/>
      <w:r w:rsidRPr="002E2661">
        <w:rPr>
          <w:i/>
        </w:rPr>
        <w:t>me</w:t>
      </w:r>
      <w:proofErr w:type="spellEnd"/>
      <w:r w:rsidRPr="002E2661">
        <w:rPr>
          <w:i/>
        </w:rPr>
        <w:t>_, n_)</w:t>
      </w:r>
      <w:r w:rsidRPr="002E2661">
        <w:t xml:space="preserve"> – макрос определяется как </w:t>
      </w:r>
      <w:proofErr w:type="spellStart"/>
      <w:r w:rsidRPr="002E2661">
        <w:rPr>
          <w:i/>
        </w:rPr>
        <w:t>true</w:t>
      </w:r>
      <w:proofErr w:type="spellEnd"/>
      <w:r w:rsidRPr="002E2661">
        <w:t xml:space="preserve">, если приоритетная очередь </w:t>
      </w:r>
      <w:proofErr w:type="spellStart"/>
      <w:r w:rsidRPr="002E2661">
        <w:rPr>
          <w:i/>
        </w:rPr>
        <w:t>me</w:t>
      </w:r>
      <w:proofErr w:type="spellEnd"/>
      <w:r w:rsidRPr="002E2661">
        <w:rPr>
          <w:i/>
        </w:rPr>
        <w:t>_</w:t>
      </w:r>
      <w:r w:rsidRPr="002E2661">
        <w:t xml:space="preserve"> содержит элемент указанный в параметре </w:t>
      </w:r>
      <w:r w:rsidRPr="002E2661">
        <w:rPr>
          <w:i/>
        </w:rPr>
        <w:t>n_</w:t>
      </w:r>
      <w:r w:rsidRPr="002E2661">
        <w:t>.</w:t>
      </w:r>
    </w:p>
    <w:p w14:paraId="1763A1E0" w14:textId="77777777" w:rsidR="009A452B" w:rsidRPr="002E2661" w:rsidRDefault="009A452B" w:rsidP="00C91AB5">
      <w:pPr>
        <w:pStyle w:val="affffc"/>
        <w:ind w:left="0" w:firstLine="709"/>
      </w:pPr>
      <w:r w:rsidRPr="002E2661">
        <w:t>Параметры:</w:t>
      </w:r>
    </w:p>
    <w:p w14:paraId="6445D04F" w14:textId="2A3F1D44" w:rsidR="009A452B" w:rsidRPr="002E2661" w:rsidRDefault="00C13731" w:rsidP="00C91AB5">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Set8_t;</w:t>
      </w:r>
    </w:p>
    <w:p w14:paraId="655560E8" w14:textId="43F8F86B" w:rsidR="009A452B" w:rsidRPr="002E2661" w:rsidRDefault="00C13731" w:rsidP="00C91AB5">
      <w:pPr>
        <w:pStyle w:val="a4"/>
      </w:pPr>
      <w:r w:rsidRPr="002E2661">
        <w:rPr>
          <w:i/>
        </w:rPr>
        <w:t>– </w:t>
      </w:r>
      <w:r w:rsidR="009A452B" w:rsidRPr="002E2661">
        <w:rPr>
          <w:i/>
        </w:rPr>
        <w:t>n_</w:t>
      </w:r>
      <w:r w:rsidR="009A452B" w:rsidRPr="002E2661">
        <w:t xml:space="preserve"> – идентификатор элемента очереди.</w:t>
      </w:r>
    </w:p>
    <w:p w14:paraId="177387F0" w14:textId="77777777" w:rsidR="009A452B" w:rsidRPr="002E2661" w:rsidRDefault="009A452B" w:rsidP="00643ABE">
      <w:pPr>
        <w:pStyle w:val="afffb"/>
        <w:numPr>
          <w:ilvl w:val="0"/>
          <w:numId w:val="123"/>
        </w:numPr>
        <w:ind w:left="0" w:firstLine="709"/>
      </w:pPr>
      <w:r w:rsidRPr="002E2661">
        <w:rPr>
          <w:i/>
        </w:rPr>
        <w:t>Set8_</w:t>
      </w:r>
      <w:proofErr w:type="gramStart"/>
      <w:r w:rsidRPr="002E2661">
        <w:rPr>
          <w:i/>
        </w:rPr>
        <w:t>insert(</w:t>
      </w:r>
      <w:proofErr w:type="spellStart"/>
      <w:proofErr w:type="gramEnd"/>
      <w:r w:rsidRPr="002E2661">
        <w:rPr>
          <w:i/>
        </w:rPr>
        <w:t>me</w:t>
      </w:r>
      <w:proofErr w:type="spellEnd"/>
      <w:r w:rsidRPr="002E2661">
        <w:rPr>
          <w:i/>
        </w:rPr>
        <w:t>_, n_) – макрос добавляет элемент, указанный в параметре n_ в</w:t>
      </w:r>
      <w:r w:rsidRPr="002E2661">
        <w:t xml:space="preserve"> очередь </w:t>
      </w:r>
      <w:proofErr w:type="spellStart"/>
      <w:r w:rsidRPr="002E2661">
        <w:rPr>
          <w:i/>
        </w:rPr>
        <w:t>me</w:t>
      </w:r>
      <w:proofErr w:type="spellEnd"/>
      <w:r w:rsidRPr="002E2661">
        <w:rPr>
          <w:i/>
        </w:rPr>
        <w:t>_</w:t>
      </w:r>
      <w:r w:rsidRPr="002E2661">
        <w:t>.</w:t>
      </w:r>
    </w:p>
    <w:p w14:paraId="4632CBFE" w14:textId="30E1E3D4" w:rsidR="009A452B" w:rsidRPr="002E2661" w:rsidRDefault="009A452B" w:rsidP="00C91AB5">
      <w:pPr>
        <w:pStyle w:val="affffc"/>
        <w:ind w:left="0" w:firstLine="709"/>
      </w:pPr>
      <w:r w:rsidRPr="002E2661">
        <w:lastRenderedPageBreak/>
        <w:t>Параметры:</w:t>
      </w:r>
    </w:p>
    <w:p w14:paraId="25C8A5E4" w14:textId="1C6A6880" w:rsidR="009A452B" w:rsidRPr="002E2661" w:rsidRDefault="00C13731" w:rsidP="00C91AB5">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Set8_t;</w:t>
      </w:r>
    </w:p>
    <w:p w14:paraId="1D90F4C5" w14:textId="2A916A30" w:rsidR="009A452B" w:rsidRPr="002E2661" w:rsidRDefault="00C13731" w:rsidP="00C91AB5">
      <w:pPr>
        <w:pStyle w:val="a4"/>
      </w:pPr>
      <w:r w:rsidRPr="002E2661">
        <w:rPr>
          <w:i/>
        </w:rPr>
        <w:t>– </w:t>
      </w:r>
      <w:r w:rsidR="009A452B" w:rsidRPr="002E2661">
        <w:rPr>
          <w:i/>
        </w:rPr>
        <w:t>n_</w:t>
      </w:r>
      <w:r w:rsidR="009A452B" w:rsidRPr="002E2661">
        <w:t xml:space="preserve"> – идентификатор элемента очереди.</w:t>
      </w:r>
    </w:p>
    <w:p w14:paraId="5D0AF458" w14:textId="77777777" w:rsidR="009A452B" w:rsidRPr="002E2661" w:rsidRDefault="009A452B" w:rsidP="00643ABE">
      <w:pPr>
        <w:pStyle w:val="afffb"/>
        <w:numPr>
          <w:ilvl w:val="0"/>
          <w:numId w:val="123"/>
        </w:numPr>
        <w:ind w:left="0" w:firstLine="709"/>
      </w:pPr>
      <w:r w:rsidRPr="002E2661">
        <w:rPr>
          <w:i/>
        </w:rPr>
        <w:t>Set8_</w:t>
      </w:r>
      <w:proofErr w:type="gramStart"/>
      <w:r w:rsidRPr="002E2661">
        <w:rPr>
          <w:i/>
        </w:rPr>
        <w:t>remove(</w:t>
      </w:r>
      <w:proofErr w:type="spellStart"/>
      <w:proofErr w:type="gramEnd"/>
      <w:r w:rsidRPr="002E2661">
        <w:rPr>
          <w:i/>
        </w:rPr>
        <w:t>me</w:t>
      </w:r>
      <w:proofErr w:type="spellEnd"/>
      <w:r w:rsidRPr="002E2661">
        <w:rPr>
          <w:i/>
        </w:rPr>
        <w:t>_, n_)</w:t>
      </w:r>
      <w:r w:rsidRPr="002E2661">
        <w:t xml:space="preserve"> – макрос удаляет элемент, указанный в параметре </w:t>
      </w:r>
      <w:r w:rsidRPr="002E2661">
        <w:rPr>
          <w:i/>
        </w:rPr>
        <w:t>n_</w:t>
      </w:r>
      <w:r w:rsidRPr="002E2661">
        <w:t xml:space="preserve"> из очереди </w:t>
      </w:r>
      <w:proofErr w:type="spellStart"/>
      <w:r w:rsidRPr="002E2661">
        <w:rPr>
          <w:i/>
        </w:rPr>
        <w:t>me</w:t>
      </w:r>
      <w:proofErr w:type="spellEnd"/>
      <w:r w:rsidRPr="002E2661">
        <w:rPr>
          <w:i/>
        </w:rPr>
        <w:t>_</w:t>
      </w:r>
      <w:r w:rsidRPr="002E2661">
        <w:t>.</w:t>
      </w:r>
    </w:p>
    <w:p w14:paraId="084CB874" w14:textId="77777777" w:rsidR="009A452B" w:rsidRPr="002E2661" w:rsidRDefault="009A452B" w:rsidP="00C91AB5">
      <w:pPr>
        <w:pStyle w:val="affffc"/>
        <w:ind w:left="0" w:firstLine="709"/>
      </w:pPr>
      <w:r w:rsidRPr="002E2661">
        <w:t>Параметры:</w:t>
      </w:r>
    </w:p>
    <w:p w14:paraId="024CDD83" w14:textId="467E64D7" w:rsidR="009A452B" w:rsidRPr="002E2661" w:rsidRDefault="00C13731" w:rsidP="00C91AB5">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Set8_t;</w:t>
      </w:r>
    </w:p>
    <w:p w14:paraId="59DA93E0" w14:textId="6DB142E8" w:rsidR="009A452B" w:rsidRPr="002E2661" w:rsidRDefault="00C13731" w:rsidP="00C91AB5">
      <w:pPr>
        <w:pStyle w:val="a4"/>
      </w:pPr>
      <w:r w:rsidRPr="002E2661">
        <w:rPr>
          <w:i/>
        </w:rPr>
        <w:t>– </w:t>
      </w:r>
      <w:r w:rsidR="009A452B" w:rsidRPr="002E2661">
        <w:rPr>
          <w:i/>
        </w:rPr>
        <w:t>n_</w:t>
      </w:r>
      <w:r w:rsidR="009A452B" w:rsidRPr="002E2661">
        <w:t xml:space="preserve"> – идентификатор элемента очереди.</w:t>
      </w:r>
    </w:p>
    <w:p w14:paraId="57964996" w14:textId="77777777" w:rsidR="009A452B" w:rsidRPr="002E2661" w:rsidRDefault="009A452B" w:rsidP="00B538B9">
      <w:pPr>
        <w:pStyle w:val="6"/>
        <w:ind w:hanging="1866"/>
      </w:pPr>
      <w:r w:rsidRPr="002E2661">
        <w:t>Макроопределения для работы с объектами Set64_t</w:t>
      </w:r>
    </w:p>
    <w:p w14:paraId="3BA09C9F" w14:textId="77777777" w:rsidR="009A452B" w:rsidRPr="002E2661" w:rsidRDefault="009A452B" w:rsidP="00643ABE">
      <w:pPr>
        <w:pStyle w:val="afffb"/>
        <w:numPr>
          <w:ilvl w:val="0"/>
          <w:numId w:val="124"/>
        </w:numPr>
        <w:ind w:left="0" w:firstLine="709"/>
      </w:pPr>
      <w:r w:rsidRPr="002E2661">
        <w:rPr>
          <w:i/>
        </w:rPr>
        <w:t>Set64_notEmpty(</w:t>
      </w:r>
      <w:proofErr w:type="spellStart"/>
      <w:r w:rsidRPr="002E2661">
        <w:rPr>
          <w:i/>
        </w:rPr>
        <w:t>me</w:t>
      </w:r>
      <w:proofErr w:type="spellEnd"/>
      <w:r w:rsidRPr="002E2661">
        <w:rPr>
          <w:i/>
        </w:rPr>
        <w:t>_)</w:t>
      </w:r>
      <w:r w:rsidRPr="002E2661">
        <w:t xml:space="preserve"> – макрос определяется как </w:t>
      </w:r>
      <w:proofErr w:type="spellStart"/>
      <w:r w:rsidRPr="002E2661">
        <w:rPr>
          <w:i/>
        </w:rPr>
        <w:t>true</w:t>
      </w:r>
      <w:proofErr w:type="spellEnd"/>
      <w:r w:rsidRPr="002E2661">
        <w:t xml:space="preserve">, если очередь </w:t>
      </w:r>
      <w:proofErr w:type="spellStart"/>
      <w:r w:rsidRPr="002E2661">
        <w:rPr>
          <w:i/>
        </w:rPr>
        <w:t>me</w:t>
      </w:r>
      <w:proofErr w:type="spellEnd"/>
      <w:r w:rsidRPr="002E2661">
        <w:rPr>
          <w:i/>
        </w:rPr>
        <w:t>_</w:t>
      </w:r>
      <w:r w:rsidRPr="002E2661">
        <w:t xml:space="preserve"> не пуста.</w:t>
      </w:r>
    </w:p>
    <w:p w14:paraId="1BA54E10" w14:textId="77777777" w:rsidR="009A452B" w:rsidRPr="002E2661" w:rsidRDefault="009A452B" w:rsidP="00F03282">
      <w:pPr>
        <w:pStyle w:val="affffc"/>
        <w:ind w:left="0" w:firstLine="709"/>
      </w:pPr>
      <w:r w:rsidRPr="002E2661">
        <w:t>Параметр:</w:t>
      </w:r>
    </w:p>
    <w:p w14:paraId="2FB08E89" w14:textId="2E8D4CCE" w:rsidR="009A452B" w:rsidRPr="002E2661" w:rsidRDefault="00C13731" w:rsidP="00F03282">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2358E5A1" w14:textId="77777777" w:rsidR="009A452B" w:rsidRPr="002E2661" w:rsidRDefault="009A452B" w:rsidP="00643ABE">
      <w:pPr>
        <w:pStyle w:val="afffb"/>
        <w:numPr>
          <w:ilvl w:val="0"/>
          <w:numId w:val="124"/>
        </w:numPr>
        <w:ind w:left="0" w:firstLine="709"/>
      </w:pPr>
      <w:r w:rsidRPr="002E2661">
        <w:rPr>
          <w:i/>
        </w:rPr>
        <w:t>Set64_</w:t>
      </w:r>
      <w:proofErr w:type="gramStart"/>
      <w:r w:rsidRPr="002E2661">
        <w:rPr>
          <w:i/>
        </w:rPr>
        <w:t>hasElement(</w:t>
      </w:r>
      <w:proofErr w:type="spellStart"/>
      <w:proofErr w:type="gramEnd"/>
      <w:r w:rsidRPr="002E2661">
        <w:rPr>
          <w:i/>
        </w:rPr>
        <w:t>me</w:t>
      </w:r>
      <w:proofErr w:type="spellEnd"/>
      <w:r w:rsidRPr="002E2661">
        <w:rPr>
          <w:i/>
        </w:rPr>
        <w:t>_, n_)</w:t>
      </w:r>
      <w:r w:rsidRPr="002E2661">
        <w:t xml:space="preserve"> – макрос определяется как </w:t>
      </w:r>
      <w:proofErr w:type="spellStart"/>
      <w:r w:rsidRPr="002E2661">
        <w:rPr>
          <w:i/>
        </w:rPr>
        <w:t>true</w:t>
      </w:r>
      <w:proofErr w:type="spellEnd"/>
      <w:r w:rsidRPr="002E2661">
        <w:t xml:space="preserve">, если приоритетная очередь </w:t>
      </w:r>
      <w:proofErr w:type="spellStart"/>
      <w:r w:rsidRPr="002E2661">
        <w:rPr>
          <w:i/>
        </w:rPr>
        <w:t>me</w:t>
      </w:r>
      <w:proofErr w:type="spellEnd"/>
      <w:r w:rsidRPr="002E2661">
        <w:rPr>
          <w:i/>
        </w:rPr>
        <w:t>_</w:t>
      </w:r>
      <w:r w:rsidRPr="002E2661">
        <w:t xml:space="preserve"> содержит элемент указанный в параметре </w:t>
      </w:r>
      <w:r w:rsidRPr="002E2661">
        <w:rPr>
          <w:i/>
        </w:rPr>
        <w:t>n_</w:t>
      </w:r>
      <w:r w:rsidRPr="002E2661">
        <w:t>.</w:t>
      </w:r>
    </w:p>
    <w:p w14:paraId="246E0C62" w14:textId="77777777" w:rsidR="009A452B" w:rsidRPr="002E2661" w:rsidRDefault="009A452B" w:rsidP="00F03282">
      <w:pPr>
        <w:pStyle w:val="affffc"/>
        <w:ind w:left="0" w:firstLine="709"/>
      </w:pPr>
      <w:r w:rsidRPr="002E2661">
        <w:t>Параметры:</w:t>
      </w:r>
    </w:p>
    <w:p w14:paraId="2CDDDC9A" w14:textId="0637C71F" w:rsidR="009A452B" w:rsidRPr="002E2661" w:rsidRDefault="00C13731" w:rsidP="00F03282">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5664C0FB" w14:textId="0E7B4178" w:rsidR="009A452B" w:rsidRPr="002E2661" w:rsidRDefault="00C13731" w:rsidP="00F03282">
      <w:pPr>
        <w:pStyle w:val="a4"/>
      </w:pPr>
      <w:r w:rsidRPr="002E2661">
        <w:rPr>
          <w:i/>
        </w:rPr>
        <w:t>– </w:t>
      </w:r>
      <w:r w:rsidR="009A452B" w:rsidRPr="002E2661">
        <w:rPr>
          <w:i/>
        </w:rPr>
        <w:t>n_</w:t>
      </w:r>
      <w:r w:rsidR="009A452B" w:rsidRPr="002E2661">
        <w:t xml:space="preserve"> – идентификатор элемента очереди.</w:t>
      </w:r>
    </w:p>
    <w:p w14:paraId="724C507F" w14:textId="77777777" w:rsidR="009A452B" w:rsidRPr="002E2661" w:rsidRDefault="009A452B" w:rsidP="00643ABE">
      <w:pPr>
        <w:pStyle w:val="afffb"/>
        <w:numPr>
          <w:ilvl w:val="0"/>
          <w:numId w:val="124"/>
        </w:numPr>
        <w:ind w:left="0" w:firstLine="709"/>
      </w:pPr>
      <w:r w:rsidRPr="002E2661">
        <w:rPr>
          <w:i/>
        </w:rPr>
        <w:t>Set64_</w:t>
      </w:r>
      <w:proofErr w:type="gramStart"/>
      <w:r w:rsidRPr="002E2661">
        <w:rPr>
          <w:i/>
        </w:rPr>
        <w:t>insert(</w:t>
      </w:r>
      <w:proofErr w:type="spellStart"/>
      <w:proofErr w:type="gramEnd"/>
      <w:r w:rsidRPr="002E2661">
        <w:rPr>
          <w:i/>
        </w:rPr>
        <w:t>me</w:t>
      </w:r>
      <w:proofErr w:type="spellEnd"/>
      <w:r w:rsidRPr="002E2661">
        <w:rPr>
          <w:i/>
        </w:rPr>
        <w:t>_, n_)</w:t>
      </w:r>
      <w:r w:rsidRPr="002E2661">
        <w:t xml:space="preserve"> – макрос добавляет элемент, указанный в параметре </w:t>
      </w:r>
      <w:r w:rsidRPr="002E2661">
        <w:rPr>
          <w:i/>
        </w:rPr>
        <w:t>n_</w:t>
      </w:r>
      <w:r w:rsidRPr="002E2661">
        <w:t xml:space="preserve">, в очередь </w:t>
      </w:r>
      <w:proofErr w:type="spellStart"/>
      <w:r w:rsidRPr="002E2661">
        <w:rPr>
          <w:i/>
        </w:rPr>
        <w:t>me</w:t>
      </w:r>
      <w:proofErr w:type="spellEnd"/>
      <w:r w:rsidRPr="002E2661">
        <w:rPr>
          <w:i/>
        </w:rPr>
        <w:t>_</w:t>
      </w:r>
      <w:r w:rsidRPr="002E2661">
        <w:t>.</w:t>
      </w:r>
    </w:p>
    <w:p w14:paraId="74B906E1" w14:textId="77777777" w:rsidR="009A452B" w:rsidRPr="002E2661" w:rsidRDefault="009A452B" w:rsidP="00F03282">
      <w:pPr>
        <w:pStyle w:val="affffc"/>
        <w:ind w:left="0" w:firstLine="709"/>
      </w:pPr>
      <w:r w:rsidRPr="002E2661">
        <w:t>Параметры:</w:t>
      </w:r>
    </w:p>
    <w:p w14:paraId="7949D18F" w14:textId="62D7BED8" w:rsidR="009A452B" w:rsidRPr="002E2661" w:rsidRDefault="00C13731" w:rsidP="00F03282">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1FF9437A" w14:textId="57129C44" w:rsidR="009A452B" w:rsidRPr="002E2661" w:rsidRDefault="00C13731" w:rsidP="00F03282">
      <w:pPr>
        <w:pStyle w:val="a4"/>
      </w:pPr>
      <w:r w:rsidRPr="002E2661">
        <w:rPr>
          <w:i/>
        </w:rPr>
        <w:t>– </w:t>
      </w:r>
      <w:r w:rsidR="009A452B" w:rsidRPr="002E2661">
        <w:rPr>
          <w:i/>
        </w:rPr>
        <w:t>n_</w:t>
      </w:r>
      <w:r w:rsidR="009A452B" w:rsidRPr="002E2661">
        <w:t xml:space="preserve"> – идентификатор элемента очереди.</w:t>
      </w:r>
    </w:p>
    <w:p w14:paraId="389E61C8" w14:textId="77777777" w:rsidR="009A452B" w:rsidRPr="002E2661" w:rsidRDefault="009A452B" w:rsidP="00643ABE">
      <w:pPr>
        <w:pStyle w:val="afffb"/>
        <w:numPr>
          <w:ilvl w:val="0"/>
          <w:numId w:val="124"/>
        </w:numPr>
        <w:ind w:left="0" w:firstLine="709"/>
      </w:pPr>
      <w:r w:rsidRPr="002E2661">
        <w:rPr>
          <w:i/>
        </w:rPr>
        <w:t>Set64_</w:t>
      </w:r>
      <w:proofErr w:type="gramStart"/>
      <w:r w:rsidRPr="002E2661">
        <w:rPr>
          <w:i/>
        </w:rPr>
        <w:t>remove(</w:t>
      </w:r>
      <w:proofErr w:type="spellStart"/>
      <w:proofErr w:type="gramEnd"/>
      <w:r w:rsidRPr="002E2661">
        <w:rPr>
          <w:i/>
        </w:rPr>
        <w:t>me</w:t>
      </w:r>
      <w:proofErr w:type="spellEnd"/>
      <w:r w:rsidRPr="002E2661">
        <w:rPr>
          <w:i/>
        </w:rPr>
        <w:t>_, n_)</w:t>
      </w:r>
      <w:r w:rsidRPr="002E2661">
        <w:t xml:space="preserve"> – макрос удаляет элемент, указанный в параметре </w:t>
      </w:r>
      <w:r w:rsidRPr="002E2661">
        <w:rPr>
          <w:i/>
        </w:rPr>
        <w:t>n_</w:t>
      </w:r>
      <w:r w:rsidRPr="002E2661">
        <w:t>, из очеред</w:t>
      </w:r>
      <w:r w:rsidR="00644C79" w:rsidRPr="002E2661">
        <w:t>и</w:t>
      </w:r>
      <w:r w:rsidRPr="002E2661">
        <w:t xml:space="preserve"> </w:t>
      </w:r>
      <w:proofErr w:type="spellStart"/>
      <w:r w:rsidRPr="002E2661">
        <w:rPr>
          <w:i/>
        </w:rPr>
        <w:t>me</w:t>
      </w:r>
      <w:proofErr w:type="spellEnd"/>
      <w:r w:rsidRPr="002E2661">
        <w:rPr>
          <w:i/>
        </w:rPr>
        <w:t>_</w:t>
      </w:r>
      <w:r w:rsidRPr="002E2661">
        <w:t>.</w:t>
      </w:r>
    </w:p>
    <w:p w14:paraId="2F1A13EB" w14:textId="77777777" w:rsidR="009A452B" w:rsidRPr="002E2661" w:rsidRDefault="009A452B" w:rsidP="00F03282">
      <w:pPr>
        <w:pStyle w:val="affffc"/>
        <w:ind w:left="0" w:firstLine="709"/>
      </w:pPr>
      <w:r w:rsidRPr="002E2661">
        <w:t>Параметры:</w:t>
      </w:r>
    </w:p>
    <w:p w14:paraId="167AE52E" w14:textId="5C7A0787" w:rsidR="009A452B" w:rsidRPr="002E2661" w:rsidRDefault="00C13731" w:rsidP="00F03282">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03B6E224" w14:textId="4FA34CE7" w:rsidR="009A452B" w:rsidRPr="002E2661" w:rsidRDefault="00C13731" w:rsidP="00F03282">
      <w:pPr>
        <w:pStyle w:val="a4"/>
      </w:pPr>
      <w:r w:rsidRPr="002E2661">
        <w:rPr>
          <w:i/>
        </w:rPr>
        <w:t>– </w:t>
      </w:r>
      <w:r w:rsidR="009A452B" w:rsidRPr="002E2661">
        <w:rPr>
          <w:i/>
        </w:rPr>
        <w:t>n_</w:t>
      </w:r>
      <w:r w:rsidR="009A452B" w:rsidRPr="002E2661">
        <w:t xml:space="preserve"> – идентификатор элемента очереди.</w:t>
      </w:r>
    </w:p>
    <w:p w14:paraId="1A0E3D0C" w14:textId="77777777" w:rsidR="009A452B" w:rsidRPr="002E2661" w:rsidRDefault="009A452B" w:rsidP="00643ABE">
      <w:pPr>
        <w:pStyle w:val="afffb"/>
        <w:numPr>
          <w:ilvl w:val="0"/>
          <w:numId w:val="124"/>
        </w:numPr>
        <w:ind w:left="0" w:firstLine="709"/>
      </w:pPr>
      <w:r w:rsidRPr="002E2661">
        <w:rPr>
          <w:i/>
        </w:rPr>
        <w:lastRenderedPageBreak/>
        <w:t>Set64_</w:t>
      </w:r>
      <w:proofErr w:type="gramStart"/>
      <w:r w:rsidRPr="002E2661">
        <w:rPr>
          <w:i/>
        </w:rPr>
        <w:t>findMax(</w:t>
      </w:r>
      <w:proofErr w:type="spellStart"/>
      <w:proofErr w:type="gramEnd"/>
      <w:r w:rsidRPr="002E2661">
        <w:rPr>
          <w:i/>
        </w:rPr>
        <w:t>me</w:t>
      </w:r>
      <w:proofErr w:type="spellEnd"/>
      <w:r w:rsidRPr="002E2661">
        <w:rPr>
          <w:i/>
        </w:rPr>
        <w:t>_, n_)</w:t>
      </w:r>
      <w:r w:rsidRPr="002E2661">
        <w:t xml:space="preserve"> – макрос находит в очереди </w:t>
      </w:r>
      <w:proofErr w:type="spellStart"/>
      <w:r w:rsidRPr="002E2661">
        <w:rPr>
          <w:i/>
        </w:rPr>
        <w:t>me</w:t>
      </w:r>
      <w:proofErr w:type="spellEnd"/>
      <w:r w:rsidRPr="002E2661">
        <w:rPr>
          <w:i/>
        </w:rPr>
        <w:t>_</w:t>
      </w:r>
      <w:r w:rsidRPr="002E2661">
        <w:t xml:space="preserve"> элемент с максимальным приоритетом и сохраняет его идентификатор в параметре </w:t>
      </w:r>
      <w:r w:rsidRPr="002E2661">
        <w:rPr>
          <w:i/>
        </w:rPr>
        <w:t>n_</w:t>
      </w:r>
      <w:r w:rsidRPr="002E2661">
        <w:t xml:space="preserve">. Если очередь пуста в параметр </w:t>
      </w:r>
      <w:r w:rsidRPr="002E2661">
        <w:rPr>
          <w:i/>
        </w:rPr>
        <w:t>n_</w:t>
      </w:r>
      <w:r w:rsidRPr="002E2661">
        <w:t xml:space="preserve"> будет записан идентификатор ноль.</w:t>
      </w:r>
    </w:p>
    <w:p w14:paraId="2F48B127" w14:textId="77777777" w:rsidR="009A452B" w:rsidRPr="002E2661" w:rsidRDefault="009A452B" w:rsidP="00F03282">
      <w:pPr>
        <w:pStyle w:val="affffc"/>
        <w:ind w:left="0" w:firstLine="709"/>
      </w:pPr>
      <w:r w:rsidRPr="002E2661">
        <w:t>Параметры:</w:t>
      </w:r>
    </w:p>
    <w:p w14:paraId="12C0FD10" w14:textId="54F9C1E4" w:rsidR="009A452B" w:rsidRPr="002E2661" w:rsidRDefault="00C13731" w:rsidP="00F03282">
      <w:pPr>
        <w:pStyle w:val="a4"/>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10B904C4" w14:textId="148D1F13" w:rsidR="009A452B" w:rsidRPr="002E2661" w:rsidRDefault="00C13731" w:rsidP="00F03282">
      <w:pPr>
        <w:pStyle w:val="a4"/>
      </w:pPr>
      <w:r w:rsidRPr="002E2661">
        <w:rPr>
          <w:i/>
        </w:rPr>
        <w:t>– </w:t>
      </w:r>
      <w:r w:rsidR="009A452B" w:rsidRPr="002E2661">
        <w:rPr>
          <w:i/>
        </w:rPr>
        <w:t>n_</w:t>
      </w:r>
      <w:r w:rsidR="009A452B" w:rsidRPr="002E2661">
        <w:t xml:space="preserve"> – идентификатор найденного элемента очереди.</w:t>
      </w:r>
    </w:p>
    <w:p w14:paraId="24F87E4A" w14:textId="77777777" w:rsidR="009A452B" w:rsidRPr="002E2661" w:rsidRDefault="009A452B" w:rsidP="00643ABE">
      <w:pPr>
        <w:pStyle w:val="afffb"/>
        <w:numPr>
          <w:ilvl w:val="0"/>
          <w:numId w:val="124"/>
        </w:numPr>
        <w:ind w:left="0" w:firstLine="709"/>
      </w:pPr>
      <w:r w:rsidRPr="002E2661">
        <w:rPr>
          <w:i/>
        </w:rPr>
        <w:t>Set64_clear(</w:t>
      </w:r>
      <w:proofErr w:type="spellStart"/>
      <w:r w:rsidRPr="002E2661">
        <w:rPr>
          <w:i/>
        </w:rPr>
        <w:t>me</w:t>
      </w:r>
      <w:proofErr w:type="spellEnd"/>
      <w:r w:rsidRPr="002E2661">
        <w:rPr>
          <w:i/>
        </w:rPr>
        <w:t>_)</w:t>
      </w:r>
      <w:r w:rsidRPr="002E2661">
        <w:t xml:space="preserve"> – макрос удаляет все элементы из очереди </w:t>
      </w:r>
      <w:proofErr w:type="spellStart"/>
      <w:r w:rsidRPr="002E2661">
        <w:rPr>
          <w:i/>
        </w:rPr>
        <w:t>me</w:t>
      </w:r>
      <w:proofErr w:type="spellEnd"/>
      <w:r w:rsidRPr="002E2661">
        <w:rPr>
          <w:i/>
        </w:rPr>
        <w:t>_</w:t>
      </w:r>
      <w:r w:rsidRPr="002E2661">
        <w:t>.</w:t>
      </w:r>
    </w:p>
    <w:p w14:paraId="6C11A15D" w14:textId="77777777" w:rsidR="009A452B" w:rsidRPr="002E2661" w:rsidRDefault="009A452B" w:rsidP="00F03282">
      <w:pPr>
        <w:pStyle w:val="affffc"/>
        <w:ind w:hanging="425"/>
      </w:pPr>
      <w:r w:rsidRPr="002E2661">
        <w:t>Параметр:</w:t>
      </w:r>
    </w:p>
    <w:p w14:paraId="7B686DBC" w14:textId="343C16C3" w:rsidR="009A452B" w:rsidRPr="002E2661" w:rsidRDefault="00C13731" w:rsidP="00F03282">
      <w:pPr>
        <w:pStyle w:val="a4"/>
        <w:ind w:left="1134" w:hanging="425"/>
      </w:pPr>
      <w:r w:rsidRPr="002E2661">
        <w:rPr>
          <w:i/>
        </w:rPr>
        <w:t>– </w:t>
      </w:r>
      <w:proofErr w:type="spellStart"/>
      <w:r w:rsidR="009A452B" w:rsidRPr="002E2661">
        <w:rPr>
          <w:i/>
        </w:rPr>
        <w:t>me</w:t>
      </w:r>
      <w:proofErr w:type="spellEnd"/>
      <w:r w:rsidR="009A452B" w:rsidRPr="002E2661">
        <w:rPr>
          <w:i/>
        </w:rPr>
        <w:t>_</w:t>
      </w:r>
      <w:r w:rsidR="009A452B" w:rsidRPr="002E2661">
        <w:t xml:space="preserve"> – объект очередь типа Set64_t;</w:t>
      </w:r>
    </w:p>
    <w:p w14:paraId="7046B65C" w14:textId="77777777" w:rsidR="009A452B" w:rsidRPr="002E2661" w:rsidRDefault="009A452B" w:rsidP="00643ABE">
      <w:pPr>
        <w:pStyle w:val="afffb"/>
        <w:numPr>
          <w:ilvl w:val="0"/>
          <w:numId w:val="124"/>
        </w:numPr>
        <w:ind w:left="0" w:firstLine="709"/>
      </w:pPr>
      <w:r w:rsidRPr="002E2661">
        <w:rPr>
          <w:i/>
        </w:rPr>
        <w:t>Set64_</w:t>
      </w:r>
      <w:proofErr w:type="gramStart"/>
      <w:r w:rsidRPr="002E2661">
        <w:rPr>
          <w:i/>
        </w:rPr>
        <w:t>copy(</w:t>
      </w:r>
      <w:proofErr w:type="spellStart"/>
      <w:proofErr w:type="gramEnd"/>
      <w:r w:rsidRPr="002E2661">
        <w:rPr>
          <w:i/>
        </w:rPr>
        <w:t>dest</w:t>
      </w:r>
      <w:proofErr w:type="spellEnd"/>
      <w:r w:rsidRPr="002E2661">
        <w:rPr>
          <w:i/>
        </w:rPr>
        <w:t xml:space="preserve">_, </w:t>
      </w:r>
      <w:proofErr w:type="spellStart"/>
      <w:r w:rsidRPr="002E2661">
        <w:rPr>
          <w:i/>
        </w:rPr>
        <w:t>source</w:t>
      </w:r>
      <w:proofErr w:type="spellEnd"/>
      <w:r w:rsidRPr="002E2661">
        <w:rPr>
          <w:i/>
        </w:rPr>
        <w:t>_)</w:t>
      </w:r>
      <w:r w:rsidRPr="002E2661">
        <w:t xml:space="preserve"> – макрос копирует все элементы из очереди </w:t>
      </w:r>
      <w:proofErr w:type="spellStart"/>
      <w:r w:rsidRPr="002E2661">
        <w:rPr>
          <w:i/>
        </w:rPr>
        <w:t>source</w:t>
      </w:r>
      <w:proofErr w:type="spellEnd"/>
      <w:r w:rsidRPr="002E2661">
        <w:rPr>
          <w:i/>
        </w:rPr>
        <w:t>_</w:t>
      </w:r>
      <w:r w:rsidRPr="002E2661">
        <w:t xml:space="preserve"> в очередь </w:t>
      </w:r>
      <w:proofErr w:type="spellStart"/>
      <w:r w:rsidRPr="002E2661">
        <w:rPr>
          <w:i/>
        </w:rPr>
        <w:t>dest</w:t>
      </w:r>
      <w:proofErr w:type="spellEnd"/>
      <w:r w:rsidRPr="002E2661">
        <w:rPr>
          <w:i/>
        </w:rPr>
        <w:t>_</w:t>
      </w:r>
      <w:r w:rsidRPr="002E2661">
        <w:t>.</w:t>
      </w:r>
    </w:p>
    <w:p w14:paraId="63CEEB5E" w14:textId="77777777" w:rsidR="009A452B" w:rsidRPr="002E2661" w:rsidRDefault="00D860C7" w:rsidP="00F03282">
      <w:pPr>
        <w:pStyle w:val="affffc"/>
        <w:tabs>
          <w:tab w:val="clear" w:pos="1134"/>
        </w:tabs>
        <w:ind w:left="0" w:firstLine="709"/>
      </w:pPr>
      <w:r w:rsidRPr="002E2661">
        <w:tab/>
      </w:r>
      <w:r w:rsidR="009A452B" w:rsidRPr="002E2661">
        <w:t>Параметры:</w:t>
      </w:r>
    </w:p>
    <w:p w14:paraId="14287069" w14:textId="002524CB" w:rsidR="009A452B" w:rsidRPr="002E2661" w:rsidRDefault="00C13731" w:rsidP="00F03282">
      <w:pPr>
        <w:pStyle w:val="a4"/>
      </w:pPr>
      <w:r w:rsidRPr="002E2661">
        <w:rPr>
          <w:i/>
        </w:rPr>
        <w:t>– </w:t>
      </w:r>
      <w:proofErr w:type="spellStart"/>
      <w:r w:rsidR="009A452B" w:rsidRPr="002E2661">
        <w:rPr>
          <w:i/>
        </w:rPr>
        <w:t>dest</w:t>
      </w:r>
      <w:proofErr w:type="spellEnd"/>
      <w:r w:rsidR="009A452B" w:rsidRPr="002E2661">
        <w:rPr>
          <w:i/>
        </w:rPr>
        <w:t>_</w:t>
      </w:r>
      <w:r w:rsidR="009A452B" w:rsidRPr="002E2661">
        <w:t>– объект очередь типа Set64_t в который копируются элементы;</w:t>
      </w:r>
    </w:p>
    <w:p w14:paraId="6E6D17E6" w14:textId="463F046F" w:rsidR="009A452B" w:rsidRPr="002E2661" w:rsidRDefault="00C13731" w:rsidP="00F03282">
      <w:pPr>
        <w:pStyle w:val="a4"/>
      </w:pPr>
      <w:r w:rsidRPr="002E2661">
        <w:rPr>
          <w:i/>
        </w:rPr>
        <w:t>–</w:t>
      </w:r>
      <w:r w:rsidRPr="002E2661">
        <w:t> </w:t>
      </w:r>
      <w:proofErr w:type="spellStart"/>
      <w:r w:rsidR="009A452B" w:rsidRPr="002E2661">
        <w:rPr>
          <w:i/>
        </w:rPr>
        <w:t>source</w:t>
      </w:r>
      <w:proofErr w:type="spellEnd"/>
      <w:r w:rsidR="009A452B" w:rsidRPr="002E2661">
        <w:rPr>
          <w:i/>
        </w:rPr>
        <w:t>_</w:t>
      </w:r>
      <w:r w:rsidR="009A452B" w:rsidRPr="002E2661">
        <w:t xml:space="preserve"> – объект очередь типа Set64_t из которого копируются элементы.</w:t>
      </w:r>
    </w:p>
    <w:p w14:paraId="6A3AD5C0" w14:textId="77777777" w:rsidR="009A452B" w:rsidRPr="002E2661" w:rsidRDefault="009A452B" w:rsidP="002F6B6A">
      <w:pPr>
        <w:pStyle w:val="5"/>
      </w:pPr>
      <w:r w:rsidRPr="002E2661">
        <w:t>Описание</w:t>
      </w:r>
    </w:p>
    <w:p w14:paraId="6E27290C" w14:textId="77777777" w:rsidR="009A452B" w:rsidRPr="002E2661" w:rsidRDefault="009A452B" w:rsidP="009A452B">
      <w:pPr>
        <w:pStyle w:val="a4"/>
      </w:pPr>
      <w:r w:rsidRPr="002E2661">
        <w:t xml:space="preserve">Для использования очереди из 8 или 64 элементов необходимо объявить переменную типа </w:t>
      </w:r>
      <w:r w:rsidRPr="002E2661">
        <w:rPr>
          <w:i/>
        </w:rPr>
        <w:t>Set8_t</w:t>
      </w:r>
      <w:r w:rsidRPr="002E2661">
        <w:t xml:space="preserve"> или </w:t>
      </w:r>
      <w:r w:rsidRPr="002E2661">
        <w:rPr>
          <w:i/>
        </w:rPr>
        <w:t>Set64_t</w:t>
      </w:r>
      <w:r w:rsidRPr="002E2661">
        <w:t xml:space="preserve"> соответственно. Работа с элементами очереди ведется при помощи их идентификаторов. Каждый элемент должен иметь свой уникальный идентификатор. Идентификатор ноль использовать не допускается. Каждому идентификатору соответствует свой уровень приоритета: чем больше значение идентификатора, тем выше его приоритет в очереди.</w:t>
      </w:r>
    </w:p>
    <w:p w14:paraId="6F5EACB0" w14:textId="7439DAC4" w:rsidR="009A452B" w:rsidRPr="00446022" w:rsidRDefault="009A452B" w:rsidP="00446022">
      <w:pPr>
        <w:pStyle w:val="a4"/>
        <w:rPr>
          <w:i/>
        </w:rPr>
      </w:pPr>
      <w:r w:rsidRPr="002E2661">
        <w:t>Чтобы из очереди извлекать элементы в порядке их приоритета необходимо при помощи макрос</w:t>
      </w:r>
      <w:r w:rsidR="00446022">
        <w:t>а</w:t>
      </w:r>
      <w:r w:rsidRPr="002E2661">
        <w:t xml:space="preserve"> </w:t>
      </w:r>
      <w:r w:rsidRPr="002E2661">
        <w:rPr>
          <w:i/>
        </w:rPr>
        <w:t>Set64_findMax</w:t>
      </w:r>
      <w:r w:rsidRPr="002E2661">
        <w:t xml:space="preserve"> найти элемент в очереди с наибольшим значением идентификатора, затем удалить его при помощи макроопределени</w:t>
      </w:r>
      <w:r w:rsidR="00446022">
        <w:t xml:space="preserve">я </w:t>
      </w:r>
      <w:r w:rsidRPr="002E2661">
        <w:rPr>
          <w:i/>
        </w:rPr>
        <w:t>Set64_remove</w:t>
      </w:r>
      <w:r w:rsidRPr="002E2661">
        <w:t>. Если найденный элемент имеет значение ноль, значит очередь пуста.</w:t>
      </w:r>
    </w:p>
    <w:p w14:paraId="1E13DB8B" w14:textId="77777777" w:rsidR="00F829C9" w:rsidRPr="002E2661" w:rsidRDefault="00767864" w:rsidP="00747915">
      <w:pPr>
        <w:pStyle w:val="3"/>
        <w:rPr>
          <w:lang w:val="ru-RU"/>
        </w:rPr>
      </w:pPr>
      <w:bookmarkStart w:id="215" w:name="_Ref50024050"/>
      <w:bookmarkStart w:id="216" w:name="_Toc50027352"/>
      <w:bookmarkEnd w:id="172"/>
      <w:bookmarkEnd w:id="173"/>
      <w:r w:rsidRPr="002E2661">
        <w:rPr>
          <w:lang w:val="ru-RU"/>
        </w:rPr>
        <w:t xml:space="preserve">Компонент </w:t>
      </w:r>
      <w:proofErr w:type="spellStart"/>
      <w:r w:rsidR="00D13CD6" w:rsidRPr="002E2661">
        <w:rPr>
          <w:lang w:val="ru-RU"/>
        </w:rPr>
        <w:t>ModeProtection</w:t>
      </w:r>
      <w:bookmarkEnd w:id="215"/>
      <w:bookmarkEnd w:id="216"/>
      <w:proofErr w:type="spellEnd"/>
    </w:p>
    <w:p w14:paraId="7ADA23DB" w14:textId="77777777" w:rsidR="00756030" w:rsidRPr="002E2661" w:rsidRDefault="00756030" w:rsidP="00747915">
      <w:pPr>
        <w:pStyle w:val="40"/>
      </w:pPr>
      <w:r w:rsidRPr="002E2661">
        <w:t>Назначение</w:t>
      </w:r>
    </w:p>
    <w:p w14:paraId="1D9E89E3" w14:textId="77777777" w:rsidR="00DA7C96" w:rsidRPr="002E2661" w:rsidRDefault="00756030" w:rsidP="00052AF0">
      <w:pPr>
        <w:pStyle w:val="35"/>
      </w:pPr>
      <w:r w:rsidRPr="002E2661">
        <w:t xml:space="preserve">Компонент ModeProtection </w:t>
      </w:r>
      <w:r w:rsidR="00B26375" w:rsidRPr="002E2661">
        <w:t>служит для перевода прибора в 3С и сняти</w:t>
      </w:r>
      <w:r w:rsidR="00FB26A4" w:rsidRPr="002E2661">
        <w:t>я</w:t>
      </w:r>
      <w:r w:rsidR="00B26375" w:rsidRPr="002E2661">
        <w:t xml:space="preserve"> 3С.</w:t>
      </w:r>
    </w:p>
    <w:p w14:paraId="661C90B8" w14:textId="77777777" w:rsidR="00756030" w:rsidRPr="002E2661" w:rsidRDefault="00756030" w:rsidP="00BE5BBD">
      <w:pPr>
        <w:pStyle w:val="40"/>
      </w:pPr>
      <w:r w:rsidRPr="002E2661">
        <w:lastRenderedPageBreak/>
        <w:t>Состав</w:t>
      </w:r>
    </w:p>
    <w:p w14:paraId="70E8D914" w14:textId="77777777" w:rsidR="008C3731" w:rsidRPr="002E2661" w:rsidRDefault="00DA2800" w:rsidP="00BE5BBD">
      <w:pPr>
        <w:pStyle w:val="a4"/>
      </w:pPr>
      <w:r w:rsidRPr="002E2661">
        <w:t>Компонент состоит из одноимённого модуля.</w:t>
      </w:r>
    </w:p>
    <w:p w14:paraId="2FDCC63C" w14:textId="77777777" w:rsidR="00DA2800" w:rsidRPr="002E2661" w:rsidRDefault="00DA2800" w:rsidP="002F6B6A">
      <w:pPr>
        <w:pStyle w:val="5"/>
      </w:pPr>
      <w:r w:rsidRPr="002E2661">
        <w:t>Описание</w:t>
      </w:r>
    </w:p>
    <w:p w14:paraId="43ADA9EA" w14:textId="77777777" w:rsidR="00DA2800" w:rsidRPr="002E2661" w:rsidRDefault="00DA2800" w:rsidP="00C91AB5">
      <w:pPr>
        <w:pStyle w:val="6"/>
        <w:ind w:left="0" w:firstLine="709"/>
      </w:pPr>
      <w:r w:rsidRPr="002E2661">
        <w:t>Общие сведения</w:t>
      </w:r>
    </w:p>
    <w:p w14:paraId="785C3FBC" w14:textId="77777777" w:rsidR="00DA2800" w:rsidRPr="002E2661" w:rsidRDefault="00DA2800" w:rsidP="00DA2800">
      <w:pPr>
        <w:pStyle w:val="affffa"/>
      </w:pPr>
      <w:r w:rsidRPr="002E2661">
        <w:t xml:space="preserve">Компонент </w:t>
      </w:r>
      <w:proofErr w:type="spellStart"/>
      <w:r w:rsidRPr="002E2661">
        <w:rPr>
          <w:i/>
          <w:iCs/>
        </w:rPr>
        <w:t>ModeProtection</w:t>
      </w:r>
      <w:proofErr w:type="spellEnd"/>
      <w:r w:rsidRPr="002E2661">
        <w:t xml:space="preserve"> обеспечивает управление переходом </w:t>
      </w:r>
      <w:r w:rsidR="007F4C16" w:rsidRPr="002E2661">
        <w:t xml:space="preserve">прибора </w:t>
      </w:r>
      <w:r w:rsidRPr="002E2661">
        <w:t>в 3C и снятием 3С.</w:t>
      </w:r>
    </w:p>
    <w:p w14:paraId="06060550" w14:textId="77777777" w:rsidR="00EB0CE5" w:rsidRPr="002E2661" w:rsidRDefault="00EB0CE5" w:rsidP="00B538B9">
      <w:pPr>
        <w:pStyle w:val="6"/>
        <w:ind w:hanging="1866"/>
      </w:pPr>
      <w:r w:rsidRPr="002E2661">
        <w:t>Перевод прибора в 3С</w:t>
      </w:r>
    </w:p>
    <w:p w14:paraId="300684D6" w14:textId="77777777" w:rsidR="00D61E9E" w:rsidRPr="002E2661" w:rsidRDefault="004A53C1" w:rsidP="00D61E9E">
      <w:pPr>
        <w:pStyle w:val="affffa"/>
      </w:pPr>
      <w:r w:rsidRPr="002E2661">
        <w:t xml:space="preserve">При необходимости </w:t>
      </w:r>
      <w:r w:rsidR="00E6025C" w:rsidRPr="002E2661">
        <w:t>перевести прибор</w:t>
      </w:r>
      <w:r w:rsidRPr="002E2661">
        <w:t xml:space="preserve"> в 3С </w:t>
      </w:r>
      <w:r w:rsidR="00E6025C" w:rsidRPr="002E2661">
        <w:t xml:space="preserve">вызывается функция </w:t>
      </w:r>
      <w:proofErr w:type="spellStart"/>
      <w:r w:rsidR="00E6025C" w:rsidRPr="002E2661">
        <w:rPr>
          <w:b/>
          <w:bCs/>
          <w:i/>
          <w:iCs/>
        </w:rPr>
        <w:t>ModeProtection_</w:t>
      </w:r>
      <w:proofErr w:type="gramStart"/>
      <w:r w:rsidR="00E6025C" w:rsidRPr="002E2661">
        <w:rPr>
          <w:b/>
          <w:bCs/>
          <w:i/>
          <w:iCs/>
        </w:rPr>
        <w:t>run</w:t>
      </w:r>
      <w:proofErr w:type="spellEnd"/>
      <w:r w:rsidR="00E6025C" w:rsidRPr="002E2661">
        <w:rPr>
          <w:b/>
          <w:bCs/>
          <w:i/>
          <w:iCs/>
        </w:rPr>
        <w:t>(</w:t>
      </w:r>
      <w:proofErr w:type="gramEnd"/>
      <w:r w:rsidR="00E6025C" w:rsidRPr="002E2661">
        <w:rPr>
          <w:b/>
          <w:bCs/>
          <w:i/>
          <w:iCs/>
        </w:rPr>
        <w:t>)</w:t>
      </w:r>
      <w:r w:rsidR="00E6025C" w:rsidRPr="002E2661">
        <w:t xml:space="preserve">. </w:t>
      </w:r>
      <w:r w:rsidR="00D61E9E" w:rsidRPr="002E2661">
        <w:t>Функция выполняет следующие действия:</w:t>
      </w:r>
    </w:p>
    <w:p w14:paraId="0522D71E" w14:textId="77777777" w:rsidR="00D61E9E" w:rsidRPr="002E2661" w:rsidRDefault="00BE5BBD" w:rsidP="00643ABE">
      <w:pPr>
        <w:pStyle w:val="a0"/>
        <w:numPr>
          <w:ilvl w:val="0"/>
          <w:numId w:val="111"/>
        </w:numPr>
        <w:tabs>
          <w:tab w:val="clear" w:pos="1134"/>
          <w:tab w:val="left" w:pos="993"/>
        </w:tabs>
        <w:ind w:left="0" w:firstLine="709"/>
        <w:rPr>
          <w:lang w:val="ru-RU"/>
        </w:rPr>
      </w:pPr>
      <w:r w:rsidRPr="002E2661">
        <w:rPr>
          <w:lang w:val="ru-RU"/>
        </w:rPr>
        <w:t>о</w:t>
      </w:r>
      <w:r w:rsidR="00D61E9E" w:rsidRPr="002E2661">
        <w:rPr>
          <w:lang w:val="ru-RU"/>
        </w:rPr>
        <w:t>тключает все периферийные устройства МК и переводит выводы МК в Z-состояние.</w:t>
      </w:r>
    </w:p>
    <w:p w14:paraId="24A3576B" w14:textId="77777777" w:rsidR="00D61E9E" w:rsidRPr="002E2661" w:rsidRDefault="00BE5BBD" w:rsidP="00643ABE">
      <w:pPr>
        <w:pStyle w:val="a0"/>
        <w:numPr>
          <w:ilvl w:val="0"/>
          <w:numId w:val="111"/>
        </w:numPr>
        <w:tabs>
          <w:tab w:val="clear" w:pos="1134"/>
          <w:tab w:val="left" w:pos="993"/>
        </w:tabs>
        <w:ind w:left="0" w:firstLine="709"/>
        <w:rPr>
          <w:lang w:val="ru-RU"/>
        </w:rPr>
      </w:pPr>
      <w:r w:rsidRPr="002E2661">
        <w:rPr>
          <w:lang w:val="ru-RU"/>
        </w:rPr>
        <w:t>з</w:t>
      </w:r>
      <w:r w:rsidR="00D61E9E" w:rsidRPr="002E2661">
        <w:rPr>
          <w:lang w:val="ru-RU"/>
        </w:rPr>
        <w:t>аписывает код защитного отказа в EEPROM.</w:t>
      </w:r>
    </w:p>
    <w:p w14:paraId="295D5C38" w14:textId="77777777" w:rsidR="00D61E9E" w:rsidRPr="002E2661" w:rsidRDefault="00BE5BBD" w:rsidP="00643ABE">
      <w:pPr>
        <w:pStyle w:val="a0"/>
        <w:numPr>
          <w:ilvl w:val="0"/>
          <w:numId w:val="111"/>
        </w:numPr>
        <w:tabs>
          <w:tab w:val="clear" w:pos="1134"/>
          <w:tab w:val="left" w:pos="993"/>
        </w:tabs>
        <w:ind w:left="0" w:firstLine="709"/>
        <w:rPr>
          <w:lang w:val="ru-RU"/>
        </w:rPr>
      </w:pPr>
      <w:r w:rsidRPr="002E2661">
        <w:rPr>
          <w:lang w:val="ru-RU"/>
        </w:rPr>
        <w:t>с</w:t>
      </w:r>
      <w:r w:rsidR="009A7EA9" w:rsidRPr="002E2661">
        <w:rPr>
          <w:lang w:val="ru-RU"/>
        </w:rPr>
        <w:t>охраняет содержимое буферов памяти «чёрного ящика» из ОЗУ МК в EEPROM.</w:t>
      </w:r>
    </w:p>
    <w:p w14:paraId="7DA79A98" w14:textId="77777777" w:rsidR="009A7EA9" w:rsidRPr="002E2661" w:rsidRDefault="00BE5BBD" w:rsidP="00643ABE">
      <w:pPr>
        <w:pStyle w:val="a0"/>
        <w:numPr>
          <w:ilvl w:val="0"/>
          <w:numId w:val="111"/>
        </w:numPr>
        <w:tabs>
          <w:tab w:val="clear" w:pos="1134"/>
          <w:tab w:val="left" w:pos="851"/>
          <w:tab w:val="left" w:pos="993"/>
        </w:tabs>
        <w:ind w:left="0" w:firstLine="709"/>
        <w:rPr>
          <w:lang w:val="ru-RU"/>
        </w:rPr>
      </w:pPr>
      <w:r w:rsidRPr="002E2661">
        <w:rPr>
          <w:lang w:val="ru-RU"/>
        </w:rPr>
        <w:t>п</w:t>
      </w:r>
      <w:r w:rsidR="009A7EA9" w:rsidRPr="002E2661">
        <w:rPr>
          <w:lang w:val="ru-RU"/>
        </w:rPr>
        <w:t>ереходит в бесконечный цикл, выход из которого невозможен без выключения питания прибора.</w:t>
      </w:r>
    </w:p>
    <w:p w14:paraId="21E2B9A6" w14:textId="08F1A8BE" w:rsidR="00DA2800" w:rsidRPr="002E2661" w:rsidRDefault="00D263C7" w:rsidP="008C37FA">
      <w:pPr>
        <w:pStyle w:val="a4"/>
      </w:pPr>
      <w:r w:rsidRPr="002E2661">
        <w:t xml:space="preserve">Диаграмма взаимодействия </w:t>
      </w:r>
      <w:proofErr w:type="spellStart"/>
      <w:r w:rsidRPr="002E2661">
        <w:rPr>
          <w:rStyle w:val="affffff7"/>
        </w:rPr>
        <w:t>ModeProtection</w:t>
      </w:r>
      <w:proofErr w:type="spellEnd"/>
      <w:r w:rsidRPr="002E2661">
        <w:t xml:space="preserve"> с другими компонентами ПО приведена на </w:t>
      </w:r>
      <w:r w:rsidR="000138CE" w:rsidRPr="002E2661">
        <w:t>р</w:t>
      </w:r>
      <w:r w:rsidRPr="002E2661">
        <w:t>исунке</w:t>
      </w:r>
      <w:r w:rsidR="007376DF" w:rsidRPr="002E2661">
        <w:t> </w:t>
      </w:r>
      <w:r w:rsidR="006639E0" w:rsidRPr="002E2661">
        <w:fldChar w:fldCharType="begin"/>
      </w:r>
      <w:r w:rsidR="006639E0" w:rsidRPr="002E2661">
        <w:instrText xml:space="preserve"> REF _Ref42261282 \h  \* MERGEFORMAT </w:instrText>
      </w:r>
      <w:r w:rsidR="006639E0" w:rsidRPr="002E2661">
        <w:fldChar w:fldCharType="separate"/>
      </w:r>
      <w:r w:rsidR="001432BC">
        <w:rPr>
          <w:noProof/>
        </w:rPr>
        <w:t>26</w:t>
      </w:r>
      <w:r w:rsidR="006639E0" w:rsidRPr="002E2661">
        <w:fldChar w:fldCharType="end"/>
      </w:r>
      <w:r w:rsidRPr="002E2661">
        <w:t>.</w:t>
      </w:r>
    </w:p>
    <w:p w14:paraId="11F8D5AC" w14:textId="77777777" w:rsidR="00DA2800" w:rsidRPr="002E2661" w:rsidRDefault="00301C79" w:rsidP="008C37FA">
      <w:pPr>
        <w:pStyle w:val="afff6"/>
        <w:spacing w:line="360" w:lineRule="auto"/>
      </w:pPr>
      <w:r w:rsidRPr="002E2661">
        <w:object w:dxaOrig="7275" w:dyaOrig="4200" w14:anchorId="3F5E07BF">
          <v:shape id="_x0000_i1047" type="#_x0000_t75" style="width:440.05pt;height:254.15pt" o:ole="">
            <v:imagedata r:id="rId82" o:title=""/>
          </v:shape>
          <o:OLEObject Type="Embed" ProgID="Visio.Drawing.15" ShapeID="_x0000_i1047" DrawAspect="Content" ObjectID="_1667114060" r:id="rId83"/>
        </w:object>
      </w:r>
    </w:p>
    <w:p w14:paraId="1229DC16" w14:textId="57181B3E" w:rsidR="00DA2800" w:rsidRPr="002E2661" w:rsidRDefault="00D263C7" w:rsidP="00C91AB5">
      <w:pPr>
        <w:pStyle w:val="affff3"/>
        <w:spacing w:line="360" w:lineRule="auto"/>
      </w:pPr>
      <w:r w:rsidRPr="002E2661">
        <w:t xml:space="preserve">Рисунок </w:t>
      </w:r>
      <w:r w:rsidR="0019465E" w:rsidRPr="002E2661">
        <w:rPr>
          <w:noProof/>
        </w:rPr>
        <w:fldChar w:fldCharType="begin"/>
      </w:r>
      <w:r w:rsidR="007376DF" w:rsidRPr="002E2661">
        <w:rPr>
          <w:noProof/>
        </w:rPr>
        <w:instrText xml:space="preserve"> SEQ Рисунок \* ARABIC </w:instrText>
      </w:r>
      <w:r w:rsidR="0019465E" w:rsidRPr="002E2661">
        <w:rPr>
          <w:noProof/>
        </w:rPr>
        <w:fldChar w:fldCharType="separate"/>
      </w:r>
      <w:bookmarkStart w:id="217" w:name="_Ref42261282"/>
      <w:r w:rsidR="001432BC">
        <w:rPr>
          <w:noProof/>
        </w:rPr>
        <w:t>26</w:t>
      </w:r>
      <w:bookmarkEnd w:id="217"/>
      <w:r w:rsidR="0019465E" w:rsidRPr="002E2661">
        <w:rPr>
          <w:noProof/>
        </w:rPr>
        <w:fldChar w:fldCharType="end"/>
      </w:r>
      <w:r w:rsidR="007376DF" w:rsidRPr="002E2661">
        <w:rPr>
          <w:noProof/>
        </w:rPr>
        <w:t xml:space="preserve"> </w:t>
      </w:r>
      <w:r w:rsidRPr="002E2661">
        <w:t xml:space="preserve">– </w:t>
      </w:r>
      <w:r w:rsidR="005E6A08" w:rsidRPr="002E2661">
        <w:t xml:space="preserve">Диаграмма взаимодействия </w:t>
      </w:r>
      <w:proofErr w:type="spellStart"/>
      <w:r w:rsidR="005E6A08" w:rsidRPr="002E2661">
        <w:rPr>
          <w:rStyle w:val="affffff7"/>
        </w:rPr>
        <w:t>ModeProtection</w:t>
      </w:r>
      <w:proofErr w:type="spellEnd"/>
      <w:r w:rsidR="005E6A08" w:rsidRPr="002E2661">
        <w:t xml:space="preserve"> с другими компонентами ПО при переводе прибора в 3С</w:t>
      </w:r>
    </w:p>
    <w:p w14:paraId="6AECFF19" w14:textId="77777777" w:rsidR="00EB0CE5" w:rsidRPr="002E2661" w:rsidRDefault="00EB0CE5" w:rsidP="00B538B9">
      <w:pPr>
        <w:pStyle w:val="6"/>
        <w:ind w:hanging="1866"/>
      </w:pPr>
      <w:r w:rsidRPr="002E2661">
        <w:t>Снятие 3С с прибора</w:t>
      </w:r>
    </w:p>
    <w:p w14:paraId="21034A62" w14:textId="77777777" w:rsidR="00EB0CE5" w:rsidRPr="002E2661" w:rsidRDefault="00EB0CE5" w:rsidP="000138CE">
      <w:pPr>
        <w:pStyle w:val="a4"/>
      </w:pPr>
      <w:r w:rsidRPr="002E2661">
        <w:t xml:space="preserve">Снятие 3С с прибора является важной функцией </w:t>
      </w:r>
      <w:r w:rsidR="00725C28" w:rsidRPr="002E2661">
        <w:t>обеспечения</w:t>
      </w:r>
      <w:r w:rsidRPr="002E2661">
        <w:t xml:space="preserve"> функциональной безопасности</w:t>
      </w:r>
      <w:r w:rsidR="00725C28" w:rsidRPr="002E2661">
        <w:t xml:space="preserve"> прибора</w:t>
      </w:r>
      <w:r w:rsidRPr="002E2661">
        <w:t xml:space="preserve">. Для обеспечения достоверности определения должных условий </w:t>
      </w:r>
      <w:r w:rsidR="00F36DF6" w:rsidRPr="002E2661">
        <w:t xml:space="preserve">для снятия 3С </w:t>
      </w:r>
      <w:r w:rsidRPr="002E2661">
        <w:t xml:space="preserve">предусмотрены специальные программно-аппаратные меры, которые будут описаны далее. </w:t>
      </w:r>
    </w:p>
    <w:p w14:paraId="16496573" w14:textId="77777777" w:rsidR="00F36DF6" w:rsidRPr="002E2661" w:rsidRDefault="00F36DF6" w:rsidP="00756030">
      <w:pPr>
        <w:pStyle w:val="affffa"/>
      </w:pPr>
      <w:r w:rsidRPr="002E2661">
        <w:t>Следующие условия должны быть выполнены для снятия 3С:</w:t>
      </w:r>
    </w:p>
    <w:p w14:paraId="18C5AA12" w14:textId="77777777" w:rsidR="00F36DF6" w:rsidRPr="002E2661" w:rsidRDefault="00EB0CE5" w:rsidP="00643ABE">
      <w:pPr>
        <w:pStyle w:val="a0"/>
        <w:numPr>
          <w:ilvl w:val="0"/>
          <w:numId w:val="112"/>
        </w:numPr>
        <w:ind w:left="0" w:firstLine="709"/>
        <w:rPr>
          <w:lang w:val="ru-RU"/>
        </w:rPr>
      </w:pPr>
      <w:r w:rsidRPr="002E2661">
        <w:rPr>
          <w:lang w:val="ru-RU"/>
        </w:rPr>
        <w:t>Снятие 3С возможно только в момент его включения</w:t>
      </w:r>
      <w:r w:rsidR="00F36DF6" w:rsidRPr="002E2661">
        <w:rPr>
          <w:lang w:val="ru-RU"/>
        </w:rPr>
        <w:t xml:space="preserve"> (при подаче напряжения питания 24 В)</w:t>
      </w:r>
      <w:r w:rsidRPr="002E2661">
        <w:rPr>
          <w:lang w:val="ru-RU"/>
        </w:rPr>
        <w:t>. В процессе работы прибора снятие 3С невозможно</w:t>
      </w:r>
      <w:r w:rsidR="000138CE" w:rsidRPr="002E2661">
        <w:rPr>
          <w:lang w:val="ru-RU"/>
        </w:rPr>
        <w:t>;</w:t>
      </w:r>
    </w:p>
    <w:p w14:paraId="721A3E57" w14:textId="77777777" w:rsidR="00F36DF6" w:rsidRPr="002E2661" w:rsidRDefault="00F36DF6" w:rsidP="00643ABE">
      <w:pPr>
        <w:pStyle w:val="a0"/>
        <w:numPr>
          <w:ilvl w:val="0"/>
          <w:numId w:val="112"/>
        </w:numPr>
        <w:ind w:left="0" w:firstLine="709"/>
        <w:rPr>
          <w:lang w:val="ru-RU"/>
        </w:rPr>
      </w:pPr>
      <w:r w:rsidRPr="002E2661">
        <w:rPr>
          <w:lang w:val="ru-RU"/>
        </w:rPr>
        <w:t>На оба МК (</w:t>
      </w:r>
      <w:proofErr w:type="spellStart"/>
      <w:r w:rsidRPr="002E2661">
        <w:rPr>
          <w:lang w:val="ru-RU"/>
        </w:rPr>
        <w:t>Master</w:t>
      </w:r>
      <w:proofErr w:type="spellEnd"/>
      <w:r w:rsidRPr="002E2661">
        <w:rPr>
          <w:lang w:val="ru-RU"/>
        </w:rPr>
        <w:t xml:space="preserve"> и </w:t>
      </w:r>
      <w:proofErr w:type="spellStart"/>
      <w:r w:rsidRPr="002E2661">
        <w:rPr>
          <w:lang w:val="ru-RU"/>
        </w:rPr>
        <w:t>Slave</w:t>
      </w:r>
      <w:proofErr w:type="spellEnd"/>
      <w:r w:rsidRPr="002E2661">
        <w:rPr>
          <w:lang w:val="ru-RU"/>
        </w:rPr>
        <w:t>) должна быть установлена специальная перемычка (</w:t>
      </w:r>
      <w:r w:rsidR="0021688E" w:rsidRPr="002E2661">
        <w:rPr>
          <w:lang w:val="ru-RU"/>
        </w:rPr>
        <w:t>джампер</w:t>
      </w:r>
      <w:r w:rsidRPr="002E2661">
        <w:rPr>
          <w:lang w:val="ru-RU"/>
        </w:rPr>
        <w:t>)</w:t>
      </w:r>
      <w:r w:rsidR="0021688E" w:rsidRPr="002E2661">
        <w:rPr>
          <w:lang w:val="ru-RU"/>
        </w:rPr>
        <w:t>.</w:t>
      </w:r>
    </w:p>
    <w:p w14:paraId="73D68C95" w14:textId="77777777" w:rsidR="006623FF" w:rsidRPr="002E2661" w:rsidRDefault="005E6A08" w:rsidP="00126F6F">
      <w:pPr>
        <w:pStyle w:val="affffa"/>
        <w:suppressAutoHyphens/>
      </w:pPr>
      <w:r w:rsidRPr="002E2661">
        <w:t>При запуске прибора однократно вызывается</w:t>
      </w:r>
      <w:r w:rsidR="00126F6F" w:rsidRPr="002E2661">
        <w:t xml:space="preserve"> функция </w:t>
      </w:r>
      <w:proofErr w:type="spellStart"/>
      <w:r w:rsidR="00126F6F" w:rsidRPr="002E2661">
        <w:t>ModeProtection</w:t>
      </w:r>
      <w:r w:rsidRPr="002E2661">
        <w:rPr>
          <w:b/>
          <w:bCs/>
          <w:i/>
          <w:iCs/>
        </w:rPr>
        <w:t>_</w:t>
      </w:r>
      <w:proofErr w:type="gramStart"/>
      <w:r w:rsidRPr="002E2661">
        <w:rPr>
          <w:b/>
          <w:bCs/>
          <w:i/>
          <w:iCs/>
        </w:rPr>
        <w:t>ClearPS</w:t>
      </w:r>
      <w:proofErr w:type="spellEnd"/>
      <w:r w:rsidRPr="002E2661">
        <w:rPr>
          <w:b/>
          <w:bCs/>
          <w:i/>
          <w:iCs/>
        </w:rPr>
        <w:t>(</w:t>
      </w:r>
      <w:proofErr w:type="gramEnd"/>
      <w:r w:rsidRPr="002E2661">
        <w:rPr>
          <w:b/>
          <w:bCs/>
          <w:i/>
          <w:iCs/>
        </w:rPr>
        <w:t>)</w:t>
      </w:r>
      <w:r w:rsidRPr="002E2661">
        <w:t>.</w:t>
      </w:r>
      <w:r w:rsidR="00BC1AA0" w:rsidRPr="002E2661">
        <w:t xml:space="preserve"> </w:t>
      </w:r>
      <w:r w:rsidR="006623FF" w:rsidRPr="002E2661">
        <w:t xml:space="preserve">В ней функция </w:t>
      </w:r>
      <w:proofErr w:type="spellStart"/>
      <w:proofErr w:type="gramStart"/>
      <w:r w:rsidR="006623FF" w:rsidRPr="002E2661">
        <w:rPr>
          <w:b/>
          <w:bCs/>
          <w:i/>
          <w:iCs/>
        </w:rPr>
        <w:t>checkJumperPS</w:t>
      </w:r>
      <w:proofErr w:type="spellEnd"/>
      <w:r w:rsidR="006623FF" w:rsidRPr="002E2661">
        <w:rPr>
          <w:b/>
          <w:bCs/>
          <w:i/>
          <w:iCs/>
        </w:rPr>
        <w:t>(</w:t>
      </w:r>
      <w:proofErr w:type="gramEnd"/>
      <w:r w:rsidR="006623FF" w:rsidRPr="002E2661">
        <w:rPr>
          <w:b/>
          <w:bCs/>
          <w:i/>
          <w:iCs/>
        </w:rPr>
        <w:t>)</w:t>
      </w:r>
      <w:r w:rsidR="006623FF" w:rsidRPr="002E2661">
        <w:t xml:space="preserve"> проверяет наличие установленной перемычки. Если функция возвращает значение </w:t>
      </w:r>
      <w:proofErr w:type="spellStart"/>
      <w:r w:rsidR="006623FF" w:rsidRPr="002E2661">
        <w:rPr>
          <w:i/>
          <w:iCs/>
        </w:rPr>
        <w:t>true</w:t>
      </w:r>
      <w:proofErr w:type="spellEnd"/>
      <w:r w:rsidR="006623FF" w:rsidRPr="002E2661">
        <w:t xml:space="preserve">, то состояние 3C снимается. При этом в ячейки EEPROM, определённые макросами </w:t>
      </w:r>
      <w:r w:rsidR="006623FF" w:rsidRPr="002E2661">
        <w:rPr>
          <w:spacing w:val="-26"/>
        </w:rPr>
        <w:t>ADDRESS_EEPROM_PROTECTION_CODE_1</w:t>
      </w:r>
      <w:r w:rsidR="00126F6F" w:rsidRPr="002E2661">
        <w:rPr>
          <w:spacing w:val="-26"/>
        </w:rPr>
        <w:t>…</w:t>
      </w:r>
      <w:r w:rsidR="006623FF" w:rsidRPr="002E2661">
        <w:rPr>
          <w:spacing w:val="-26"/>
        </w:rPr>
        <w:t>ADDRESS_EEPROM_PROTECT</w:t>
      </w:r>
      <w:r w:rsidR="00126F6F" w:rsidRPr="002E2661">
        <w:rPr>
          <w:spacing w:val="-26"/>
        </w:rPr>
        <w:t> </w:t>
      </w:r>
      <w:r w:rsidR="006623FF" w:rsidRPr="002E2661">
        <w:rPr>
          <w:spacing w:val="-26"/>
        </w:rPr>
        <w:t>ION_CODE_3</w:t>
      </w:r>
      <w:r w:rsidR="006623FF" w:rsidRPr="002E2661">
        <w:rPr>
          <w:spacing w:val="-28"/>
        </w:rPr>
        <w:t xml:space="preserve"> </w:t>
      </w:r>
      <w:r w:rsidR="006623FF" w:rsidRPr="002E2661">
        <w:lastRenderedPageBreak/>
        <w:t xml:space="preserve">записывается значение PROTECTION_CODE_ABSENCE. После этого прибор остаётся в 3С, три раза мигнув индикаторами «RS1» и «RS2». При следующем включении прибора он начнёт нормально функционировать. Если функция возвращает значение </w:t>
      </w:r>
      <w:proofErr w:type="spellStart"/>
      <w:r w:rsidR="006623FF" w:rsidRPr="002E2661">
        <w:rPr>
          <w:i/>
          <w:iCs/>
        </w:rPr>
        <w:t>false</w:t>
      </w:r>
      <w:proofErr w:type="spellEnd"/>
      <w:r w:rsidR="006623FF" w:rsidRPr="002E2661">
        <w:t xml:space="preserve">, то прибор остаётся в 3С. </w:t>
      </w:r>
    </w:p>
    <w:p w14:paraId="08DC2F70" w14:textId="77777777" w:rsidR="006623FF" w:rsidRPr="002E2661" w:rsidRDefault="006623FF" w:rsidP="0021688E">
      <w:pPr>
        <w:pStyle w:val="affffa"/>
      </w:pPr>
      <w:r w:rsidRPr="002E2661">
        <w:t xml:space="preserve">Как видно, ключевую роль в снятии 3С играет функция </w:t>
      </w:r>
      <w:proofErr w:type="spellStart"/>
      <w:proofErr w:type="gramStart"/>
      <w:r w:rsidRPr="002E2661">
        <w:rPr>
          <w:b/>
          <w:bCs/>
          <w:i/>
          <w:iCs/>
        </w:rPr>
        <w:t>checkJumperPS</w:t>
      </w:r>
      <w:proofErr w:type="spellEnd"/>
      <w:r w:rsidRPr="002E2661">
        <w:rPr>
          <w:b/>
          <w:bCs/>
          <w:i/>
          <w:iCs/>
        </w:rPr>
        <w:t>(</w:t>
      </w:r>
      <w:proofErr w:type="gramEnd"/>
      <w:r w:rsidRPr="002E2661">
        <w:rPr>
          <w:b/>
          <w:bCs/>
          <w:i/>
          <w:iCs/>
        </w:rPr>
        <w:t>)</w:t>
      </w:r>
      <w:r w:rsidRPr="002E2661">
        <w:t>, т.к. именно она определяет наличие установленной перемычки</w:t>
      </w:r>
      <w:r w:rsidR="006659CA" w:rsidRPr="002E2661">
        <w:t xml:space="preserve"> снятия 3С</w:t>
      </w:r>
      <w:r w:rsidRPr="002E2661">
        <w:t>.</w:t>
      </w:r>
      <w:r w:rsidR="005D7E2E" w:rsidRPr="002E2661">
        <w:t xml:space="preserve"> Для обеспечения высокой достоверности определения наличия установленной перемычки приняты аппаратные и программные меры защиты от ложного обнаружения:</w:t>
      </w:r>
    </w:p>
    <w:p w14:paraId="0214802F" w14:textId="77777777" w:rsidR="005D7E2E" w:rsidRPr="002E2661" w:rsidRDefault="000138CE" w:rsidP="00643ABE">
      <w:pPr>
        <w:pStyle w:val="a0"/>
        <w:numPr>
          <w:ilvl w:val="0"/>
          <w:numId w:val="113"/>
        </w:numPr>
        <w:rPr>
          <w:lang w:val="ru-RU"/>
        </w:rPr>
      </w:pPr>
      <w:r w:rsidRPr="002E2661">
        <w:rPr>
          <w:lang w:val="ru-RU"/>
        </w:rPr>
        <w:t>о</w:t>
      </w:r>
      <w:r w:rsidR="005D7E2E" w:rsidRPr="002E2661">
        <w:rPr>
          <w:lang w:val="ru-RU"/>
        </w:rPr>
        <w:t>бнаружение</w:t>
      </w:r>
      <w:r w:rsidR="006C24C9" w:rsidRPr="002E2661">
        <w:rPr>
          <w:lang w:val="ru-RU"/>
        </w:rPr>
        <w:t xml:space="preserve"> перемычки </w:t>
      </w:r>
      <w:r w:rsidR="006659CA" w:rsidRPr="002E2661">
        <w:rPr>
          <w:lang w:val="ru-RU"/>
        </w:rPr>
        <w:t xml:space="preserve">только </w:t>
      </w:r>
      <w:r w:rsidR="006C24C9" w:rsidRPr="002E2661">
        <w:rPr>
          <w:lang w:val="ru-RU"/>
        </w:rPr>
        <w:t>один раз при запуске прибора</w:t>
      </w:r>
      <w:r w:rsidRPr="002E2661">
        <w:rPr>
          <w:lang w:val="ru-RU"/>
        </w:rPr>
        <w:t>;</w:t>
      </w:r>
    </w:p>
    <w:p w14:paraId="678629CB" w14:textId="77777777" w:rsidR="006C24C9" w:rsidRPr="002E2661" w:rsidRDefault="000138CE" w:rsidP="00643ABE">
      <w:pPr>
        <w:pStyle w:val="a0"/>
        <w:numPr>
          <w:ilvl w:val="0"/>
          <w:numId w:val="113"/>
        </w:numPr>
        <w:ind w:left="0" w:firstLine="709"/>
        <w:rPr>
          <w:lang w:val="ru-RU"/>
        </w:rPr>
      </w:pPr>
      <w:r w:rsidRPr="002E2661">
        <w:rPr>
          <w:lang w:val="ru-RU"/>
        </w:rPr>
        <w:t>о</w:t>
      </w:r>
      <w:r w:rsidR="006C24C9" w:rsidRPr="002E2661">
        <w:rPr>
          <w:lang w:val="ru-RU"/>
        </w:rPr>
        <w:t>пределение исправности порта МК, который определяет наличие перемычки</w:t>
      </w:r>
      <w:r w:rsidRPr="002E2661">
        <w:rPr>
          <w:lang w:val="ru-RU"/>
        </w:rPr>
        <w:t>;</w:t>
      </w:r>
    </w:p>
    <w:p w14:paraId="20FE3CB9" w14:textId="77777777" w:rsidR="006C24C9" w:rsidRPr="002E2661" w:rsidRDefault="000138CE" w:rsidP="00643ABE">
      <w:pPr>
        <w:pStyle w:val="a0"/>
        <w:numPr>
          <w:ilvl w:val="0"/>
          <w:numId w:val="113"/>
        </w:numPr>
        <w:ind w:left="0" w:firstLine="709"/>
        <w:rPr>
          <w:lang w:val="ru-RU"/>
        </w:rPr>
      </w:pPr>
      <w:r w:rsidRPr="002E2661">
        <w:rPr>
          <w:lang w:val="ru-RU"/>
        </w:rPr>
        <w:t>м</w:t>
      </w:r>
      <w:r w:rsidR="006C24C9" w:rsidRPr="002E2661">
        <w:rPr>
          <w:lang w:val="ru-RU"/>
        </w:rPr>
        <w:t>ногократное определение исправности порта и обнаружения установленной перемычки.</w:t>
      </w:r>
      <w:r w:rsidR="00382B52" w:rsidRPr="002E2661">
        <w:rPr>
          <w:lang w:val="ru-RU"/>
        </w:rPr>
        <w:t xml:space="preserve"> Только при всех положительных результатах обнаружения принимается решение о наличии перемычки</w:t>
      </w:r>
      <w:r w:rsidRPr="002E2661">
        <w:rPr>
          <w:lang w:val="ru-RU"/>
        </w:rPr>
        <w:t>;</w:t>
      </w:r>
    </w:p>
    <w:p w14:paraId="546C45DF" w14:textId="77777777" w:rsidR="006C24C9" w:rsidRPr="002E2661" w:rsidRDefault="000138CE" w:rsidP="00643ABE">
      <w:pPr>
        <w:pStyle w:val="a0"/>
        <w:numPr>
          <w:ilvl w:val="0"/>
          <w:numId w:val="113"/>
        </w:numPr>
        <w:ind w:left="0" w:firstLine="709"/>
        <w:rPr>
          <w:lang w:val="ru-RU"/>
        </w:rPr>
      </w:pPr>
      <w:r w:rsidRPr="002E2661">
        <w:rPr>
          <w:lang w:val="ru-RU"/>
        </w:rPr>
        <w:t>п</w:t>
      </w:r>
      <w:r w:rsidR="006659CA" w:rsidRPr="002E2661">
        <w:rPr>
          <w:lang w:val="ru-RU"/>
        </w:rPr>
        <w:t>еремычки должны быть</w:t>
      </w:r>
      <w:r w:rsidR="006C24C9" w:rsidRPr="002E2661">
        <w:rPr>
          <w:lang w:val="ru-RU"/>
        </w:rPr>
        <w:t xml:space="preserve"> </w:t>
      </w:r>
      <w:r w:rsidR="006659CA" w:rsidRPr="002E2661">
        <w:rPr>
          <w:lang w:val="ru-RU"/>
        </w:rPr>
        <w:t xml:space="preserve">установлены </w:t>
      </w:r>
      <w:r w:rsidR="006C24C9" w:rsidRPr="002E2661">
        <w:rPr>
          <w:lang w:val="ru-RU"/>
        </w:rPr>
        <w:t xml:space="preserve">одновременно как в </w:t>
      </w:r>
      <w:proofErr w:type="spellStart"/>
      <w:r w:rsidR="006C24C9" w:rsidRPr="002E2661">
        <w:rPr>
          <w:lang w:val="ru-RU"/>
        </w:rPr>
        <w:t>Master</w:t>
      </w:r>
      <w:proofErr w:type="spellEnd"/>
      <w:r w:rsidR="006C24C9" w:rsidRPr="002E2661">
        <w:rPr>
          <w:lang w:val="ru-RU"/>
        </w:rPr>
        <w:t xml:space="preserve">, так и в </w:t>
      </w:r>
      <w:proofErr w:type="spellStart"/>
      <w:r w:rsidR="006C24C9" w:rsidRPr="002E2661">
        <w:rPr>
          <w:lang w:val="ru-RU"/>
        </w:rPr>
        <w:t>Slave</w:t>
      </w:r>
      <w:proofErr w:type="spellEnd"/>
      <w:r w:rsidR="006C24C9" w:rsidRPr="002E2661">
        <w:rPr>
          <w:lang w:val="ru-RU"/>
        </w:rPr>
        <w:t xml:space="preserve"> МК. Только при обнаружении перемычки обоими МК происходит снятие 3С</w:t>
      </w:r>
      <w:r w:rsidR="006659CA" w:rsidRPr="002E2661">
        <w:rPr>
          <w:lang w:val="ru-RU"/>
        </w:rPr>
        <w:t xml:space="preserve"> с прибора</w:t>
      </w:r>
      <w:r w:rsidR="006C24C9" w:rsidRPr="002E2661">
        <w:rPr>
          <w:lang w:val="ru-RU"/>
        </w:rPr>
        <w:t>.</w:t>
      </w:r>
    </w:p>
    <w:p w14:paraId="58C14C7C" w14:textId="525EBE5F" w:rsidR="00353020" w:rsidRPr="002E2661" w:rsidRDefault="00353020" w:rsidP="00052AF0">
      <w:pPr>
        <w:pStyle w:val="35"/>
        <w:rPr>
          <w:color w:val="FF0000"/>
        </w:rPr>
      </w:pPr>
      <w:r w:rsidRPr="002E2661">
        <w:t xml:space="preserve">Фрагмент принципиальной схемы, </w:t>
      </w:r>
      <w:r w:rsidR="00D61C36" w:rsidRPr="002E2661">
        <w:t>поясняющий алгоритм определения установки перемычки снятия 3С</w:t>
      </w:r>
      <w:r w:rsidRPr="002E2661">
        <w:t xml:space="preserve">, приведён на </w:t>
      </w:r>
      <w:r w:rsidR="00126F6F" w:rsidRPr="002E2661">
        <w:t>р</w:t>
      </w:r>
      <w:r w:rsidRPr="002E2661">
        <w:t>исунке</w:t>
      </w:r>
      <w:r w:rsidR="00075981" w:rsidRPr="002E2661">
        <w:t> </w:t>
      </w:r>
      <w:r w:rsidR="006639E0" w:rsidRPr="002E2661">
        <w:fldChar w:fldCharType="begin"/>
      </w:r>
      <w:r w:rsidR="006639E0" w:rsidRPr="002E2661">
        <w:instrText xml:space="preserve"> REF _Ref42260726 \h  \* MERGEFORMAT </w:instrText>
      </w:r>
      <w:r w:rsidR="006639E0" w:rsidRPr="002E2661">
        <w:fldChar w:fldCharType="separate"/>
      </w:r>
      <w:r w:rsidR="001432BC">
        <w:t>27</w:t>
      </w:r>
      <w:r w:rsidR="006639E0" w:rsidRPr="002E2661">
        <w:fldChar w:fldCharType="end"/>
      </w:r>
      <w:r w:rsidR="00075981" w:rsidRPr="002E2661">
        <w:t>.</w:t>
      </w:r>
    </w:p>
    <w:p w14:paraId="0AA00E09" w14:textId="77777777" w:rsidR="00B92140" w:rsidRPr="002E2661" w:rsidRDefault="005A155D" w:rsidP="00126F6F">
      <w:pPr>
        <w:pStyle w:val="afff6"/>
        <w:spacing w:line="360" w:lineRule="auto"/>
      </w:pPr>
      <w:r w:rsidRPr="002E2661">
        <w:object w:dxaOrig="9345" w:dyaOrig="2520" w14:anchorId="155C12C4">
          <v:shape id="_x0000_i1048" type="#_x0000_t75" style="width:467.45pt;height:127.35pt" o:ole="">
            <v:imagedata r:id="rId84" o:title=""/>
          </v:shape>
          <o:OLEObject Type="Embed" ProgID="Visio.Drawing.15" ShapeID="_x0000_i1048" DrawAspect="Content" ObjectID="_1667114061" r:id="rId85"/>
        </w:object>
      </w:r>
    </w:p>
    <w:p w14:paraId="394732B5" w14:textId="03414D32" w:rsidR="00B92140" w:rsidRPr="002E2661" w:rsidRDefault="00B92140" w:rsidP="00126F6F">
      <w:pPr>
        <w:pStyle w:val="affff3"/>
        <w:spacing w:line="360" w:lineRule="auto"/>
      </w:pPr>
      <w:bookmarkStart w:id="218" w:name="_Ref42260639"/>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19" w:name="_Ref42260726"/>
      <w:r w:rsidR="001432BC">
        <w:rPr>
          <w:noProof/>
        </w:rPr>
        <w:t>27</w:t>
      </w:r>
      <w:bookmarkEnd w:id="219"/>
      <w:r w:rsidR="0019465E" w:rsidRPr="002E2661">
        <w:rPr>
          <w:noProof/>
        </w:rPr>
        <w:fldChar w:fldCharType="end"/>
      </w:r>
      <w:r w:rsidRPr="002E2661">
        <w:t xml:space="preserve"> </w:t>
      </w:r>
      <w:r w:rsidR="00D61C36" w:rsidRPr="002E2661">
        <w:t>–</w:t>
      </w:r>
      <w:r w:rsidRPr="002E2661">
        <w:t xml:space="preserve"> </w:t>
      </w:r>
      <w:r w:rsidR="00D61C36" w:rsidRPr="002E2661">
        <w:t>Фрагмент принципиальной схемы, поясняющий алгоритм определения установки перемычки снятия 3С.</w:t>
      </w:r>
      <w:bookmarkEnd w:id="218"/>
    </w:p>
    <w:p w14:paraId="7B710F82" w14:textId="74F6F66C" w:rsidR="005E6A08" w:rsidRPr="002E2661" w:rsidRDefault="00BC1AA0" w:rsidP="000138CE">
      <w:pPr>
        <w:pStyle w:val="a4"/>
      </w:pPr>
      <w:r w:rsidRPr="002E2661">
        <w:t>Эта функция проверяет наличие специальной перемычк</w:t>
      </w:r>
      <w:r w:rsidR="005A155D" w:rsidRPr="002E2661">
        <w:t>и</w:t>
      </w:r>
      <w:r w:rsidRPr="002E2661">
        <w:t xml:space="preserve"> на плате (джампера). При наличии перемычки снимается защитное состояние с прибора. Наличие </w:t>
      </w:r>
      <w:r w:rsidR="00D61C36" w:rsidRPr="002E2661">
        <w:t>перемычки</w:t>
      </w:r>
      <w:r w:rsidRPr="002E2661">
        <w:t xml:space="preserve"> проверяется</w:t>
      </w:r>
      <w:r w:rsidR="00D82B9C" w:rsidRPr="002E2661">
        <w:t xml:space="preserve"> </w:t>
      </w:r>
      <w:r w:rsidR="00211F8A" w:rsidRPr="002E2661">
        <w:t xml:space="preserve">по алгоритму, изображённому на </w:t>
      </w:r>
      <w:r w:rsidR="001656E3" w:rsidRPr="002E2661">
        <w:t>р</w:t>
      </w:r>
      <w:r w:rsidR="00211F8A" w:rsidRPr="002E2661">
        <w:t>исунке </w:t>
      </w:r>
      <w:r w:rsidR="006639E0" w:rsidRPr="002E2661">
        <w:fldChar w:fldCharType="begin"/>
      </w:r>
      <w:r w:rsidR="006639E0" w:rsidRPr="002E2661">
        <w:instrText xml:space="preserve"> REF _Ref42524271 \h  \* MERGEFORMAT </w:instrText>
      </w:r>
      <w:r w:rsidR="006639E0" w:rsidRPr="002E2661">
        <w:fldChar w:fldCharType="separate"/>
      </w:r>
      <w:r w:rsidR="001432BC">
        <w:rPr>
          <w:noProof/>
        </w:rPr>
        <w:t>28</w:t>
      </w:r>
      <w:r w:rsidR="006639E0" w:rsidRPr="002E2661">
        <w:fldChar w:fldCharType="end"/>
      </w:r>
      <w:r w:rsidR="00211F8A" w:rsidRPr="002E2661">
        <w:t>.</w:t>
      </w:r>
      <w:r w:rsidR="0036547B" w:rsidRPr="002E2661">
        <w:t xml:space="preserve"> Исправность порта RB0, работающего как вход, проверяется периодической сменой логического уровня на порту RB1. При наличии перемычки и исправном порте RB0 на входе должна наблюдаться последовательность </w:t>
      </w:r>
      <w:r w:rsidR="00D61C36" w:rsidRPr="002E2661">
        <w:t>смены логических уровней</w:t>
      </w:r>
      <w:r w:rsidR="0036547B" w:rsidRPr="002E2661">
        <w:t xml:space="preserve">. </w:t>
      </w:r>
      <w:r w:rsidR="00D61C36" w:rsidRPr="002E2661">
        <w:t xml:space="preserve">Т.е. состояние </w:t>
      </w:r>
      <w:r w:rsidR="00382B52" w:rsidRPr="002E2661">
        <w:t xml:space="preserve">на выходе </w:t>
      </w:r>
      <w:r w:rsidR="00D61C36" w:rsidRPr="002E2661">
        <w:t xml:space="preserve">порта RB1 должно отображаться на порту RB1. </w:t>
      </w:r>
      <w:r w:rsidR="0036547B" w:rsidRPr="002E2661">
        <w:t xml:space="preserve">При отсутствии перемычки или неисправном порту – лог. 1 или лог. </w:t>
      </w:r>
      <w:r w:rsidR="00075981" w:rsidRPr="002E2661">
        <w:t>0</w:t>
      </w:r>
      <w:r w:rsidR="0036547B" w:rsidRPr="002E2661">
        <w:t xml:space="preserve"> </w:t>
      </w:r>
      <w:r w:rsidR="00D61C36" w:rsidRPr="002E2661">
        <w:t>будут присутствовать статично</w:t>
      </w:r>
      <w:r w:rsidR="0036547B" w:rsidRPr="002E2661">
        <w:t>.</w:t>
      </w:r>
      <w:r w:rsidR="00D61C36" w:rsidRPr="002E2661">
        <w:t xml:space="preserve"> </w:t>
      </w:r>
      <w:r w:rsidR="007161BE" w:rsidRPr="002E2661">
        <w:t xml:space="preserve">Реализованный алгоритм опроса позволяет </w:t>
      </w:r>
      <w:r w:rsidR="006659CA" w:rsidRPr="002E2661">
        <w:t>диагностировать неисправность порта и определить наличие перемычки снятия 3С.</w:t>
      </w:r>
    </w:p>
    <w:p w14:paraId="3B6CF28D" w14:textId="77777777" w:rsidR="00DA2800" w:rsidRPr="002E2661" w:rsidRDefault="0036547B" w:rsidP="000138CE">
      <w:pPr>
        <w:pStyle w:val="afff6"/>
      </w:pPr>
      <w:r w:rsidRPr="002E2661">
        <w:rPr>
          <w:noProof/>
          <w:lang w:eastAsia="uk-UA"/>
        </w:rPr>
        <w:lastRenderedPageBreak/>
        <w:drawing>
          <wp:inline distT="0" distB="0" distL="0" distR="0" wp14:anchorId="08489DA8" wp14:editId="64D4EF33">
            <wp:extent cx="6299200" cy="44005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299200" cy="4400550"/>
                    </a:xfrm>
                    <a:prstGeom prst="rect">
                      <a:avLst/>
                    </a:prstGeom>
                    <a:noFill/>
                    <a:ln>
                      <a:noFill/>
                    </a:ln>
                  </pic:spPr>
                </pic:pic>
              </a:graphicData>
            </a:graphic>
          </wp:inline>
        </w:drawing>
      </w:r>
    </w:p>
    <w:p w14:paraId="5DA1DCAB" w14:textId="66DA3998" w:rsidR="00F66E9F" w:rsidRPr="002E2661" w:rsidRDefault="00F66E9F" w:rsidP="001E746C">
      <w:pPr>
        <w:pStyle w:val="affff3"/>
      </w:pPr>
      <w:r w:rsidRPr="002E2661">
        <w:t xml:space="preserve">Рисунок </w:t>
      </w:r>
      <w:r w:rsidR="0019465E" w:rsidRPr="002E2661">
        <w:rPr>
          <w:noProof/>
        </w:rPr>
        <w:fldChar w:fldCharType="begin"/>
      </w:r>
      <w:r w:rsidR="00A10114" w:rsidRPr="002E2661">
        <w:rPr>
          <w:noProof/>
        </w:rPr>
        <w:instrText xml:space="preserve"> SEQ Рисунок \* ARABIC </w:instrText>
      </w:r>
      <w:r w:rsidR="0019465E" w:rsidRPr="002E2661">
        <w:rPr>
          <w:noProof/>
        </w:rPr>
        <w:fldChar w:fldCharType="separate"/>
      </w:r>
      <w:bookmarkStart w:id="220" w:name="_Ref42524271"/>
      <w:r w:rsidR="001432BC">
        <w:rPr>
          <w:noProof/>
        </w:rPr>
        <w:t>28</w:t>
      </w:r>
      <w:bookmarkEnd w:id="220"/>
      <w:r w:rsidR="0019465E" w:rsidRPr="002E2661">
        <w:rPr>
          <w:noProof/>
        </w:rPr>
        <w:fldChar w:fldCharType="end"/>
      </w:r>
      <w:r w:rsidRPr="002E2661">
        <w:t xml:space="preserve"> – </w:t>
      </w:r>
      <w:r w:rsidR="000138CE" w:rsidRPr="002E2661">
        <w:t>А</w:t>
      </w:r>
      <w:r w:rsidRPr="002E2661">
        <w:t>лгоритм опроса перемычки снятия 3С</w:t>
      </w:r>
    </w:p>
    <w:p w14:paraId="259B76F9" w14:textId="77777777" w:rsidR="00D13CD6" w:rsidRPr="002E2661" w:rsidRDefault="00D13CD6" w:rsidP="00747915">
      <w:pPr>
        <w:pStyle w:val="3"/>
        <w:rPr>
          <w:lang w:val="ru-RU"/>
        </w:rPr>
      </w:pPr>
      <w:bookmarkStart w:id="221" w:name="_Toc50027353"/>
      <w:r w:rsidRPr="002E2661">
        <w:rPr>
          <w:lang w:val="ru-RU"/>
        </w:rPr>
        <w:t xml:space="preserve">Компонент </w:t>
      </w:r>
      <w:proofErr w:type="spellStart"/>
      <w:r w:rsidRPr="002E2661">
        <w:rPr>
          <w:lang w:val="ru-RU"/>
        </w:rPr>
        <w:t>OverloadDet</w:t>
      </w:r>
      <w:bookmarkEnd w:id="221"/>
      <w:proofErr w:type="spellEnd"/>
    </w:p>
    <w:p w14:paraId="582FE2AE" w14:textId="77777777" w:rsidR="00F829C9" w:rsidRPr="002E2661" w:rsidRDefault="00F829C9" w:rsidP="00747915">
      <w:pPr>
        <w:pStyle w:val="40"/>
      </w:pPr>
      <w:r w:rsidRPr="002E2661">
        <w:t>Назначение</w:t>
      </w:r>
    </w:p>
    <w:p w14:paraId="40181E34" w14:textId="77777777" w:rsidR="00930694" w:rsidRPr="002E2661" w:rsidRDefault="00350BF5" w:rsidP="00930694">
      <w:pPr>
        <w:pStyle w:val="a4"/>
      </w:pPr>
      <w:r w:rsidRPr="002E2661">
        <w:t>К</w:t>
      </w:r>
      <w:r w:rsidR="00930694" w:rsidRPr="002E2661">
        <w:t xml:space="preserve">омпонент </w:t>
      </w:r>
      <w:proofErr w:type="spellStart"/>
      <w:r w:rsidR="00930694" w:rsidRPr="002E2661">
        <w:t>OverloadDet</w:t>
      </w:r>
      <w:proofErr w:type="spellEnd"/>
      <w:r w:rsidR="00930694" w:rsidRPr="002E2661">
        <w:t xml:space="preserve"> предназначен для обнаружения состояния токовой перегрузки на выходе прибора. Компонент обрабатывает данные с датчика тока в линейных фазах, цепи контрольного генератора и выносит решение о состоянии перегрузки. </w:t>
      </w:r>
    </w:p>
    <w:p w14:paraId="784B876E" w14:textId="77777777" w:rsidR="00930694" w:rsidRPr="002E2661" w:rsidRDefault="00930694" w:rsidP="00747915">
      <w:pPr>
        <w:pStyle w:val="40"/>
      </w:pPr>
      <w:r w:rsidRPr="002E2661">
        <w:t>Состав</w:t>
      </w:r>
    </w:p>
    <w:p w14:paraId="04977F4D" w14:textId="77777777" w:rsidR="00930694" w:rsidRPr="002E2661" w:rsidRDefault="00930694" w:rsidP="00930694">
      <w:pPr>
        <w:pStyle w:val="a"/>
        <w:numPr>
          <w:ilvl w:val="0"/>
          <w:numId w:val="0"/>
        </w:numPr>
        <w:ind w:left="709"/>
        <w:rPr>
          <w:lang w:val="ru-RU"/>
        </w:rPr>
      </w:pPr>
      <w:r w:rsidRPr="002E2661">
        <w:rPr>
          <w:lang w:val="ru-RU"/>
        </w:rPr>
        <w:t>Компонент состоит из одноимённого модуля.</w:t>
      </w:r>
    </w:p>
    <w:p w14:paraId="42FB55A9" w14:textId="77777777" w:rsidR="00930694" w:rsidRPr="002E2661" w:rsidRDefault="00930694" w:rsidP="00747915">
      <w:pPr>
        <w:pStyle w:val="40"/>
      </w:pPr>
      <w:r w:rsidRPr="002E2661">
        <w:t>Описание</w:t>
      </w:r>
    </w:p>
    <w:p w14:paraId="3F120013" w14:textId="77777777" w:rsidR="00930694" w:rsidRPr="002E2661" w:rsidRDefault="00930694" w:rsidP="002F6B6A">
      <w:pPr>
        <w:pStyle w:val="5"/>
      </w:pPr>
      <w:r w:rsidRPr="002E2661">
        <w:t>Общие сведения</w:t>
      </w:r>
    </w:p>
    <w:p w14:paraId="30999DEA" w14:textId="77777777" w:rsidR="00930694" w:rsidRPr="002E2661" w:rsidRDefault="00930694" w:rsidP="00052AF0">
      <w:pPr>
        <w:pStyle w:val="35"/>
      </w:pPr>
      <w:r w:rsidRPr="002E2661">
        <w:t>Компонент служит для обнаружения состояния токовой перегрузки в линейных цепях управления двигателем, а также в цепи контрольного генератора.</w:t>
      </w:r>
    </w:p>
    <w:p w14:paraId="104BD8A7" w14:textId="77777777" w:rsidR="00930694" w:rsidRPr="002E2661" w:rsidRDefault="00930694" w:rsidP="002F6B6A">
      <w:pPr>
        <w:pStyle w:val="5"/>
      </w:pPr>
      <w:bookmarkStart w:id="222" w:name="_Ref47527422"/>
      <w:r w:rsidRPr="002E2661">
        <w:lastRenderedPageBreak/>
        <w:t>Принцип работы определения перегрузки рабочих цепей</w:t>
      </w:r>
      <w:bookmarkEnd w:id="222"/>
    </w:p>
    <w:p w14:paraId="48C32C73" w14:textId="77777777" w:rsidR="00930694" w:rsidRPr="002E2661" w:rsidRDefault="00930694" w:rsidP="00930694">
      <w:pPr>
        <w:spacing w:line="360" w:lineRule="auto"/>
        <w:ind w:firstLine="709"/>
        <w:jc w:val="both"/>
      </w:pPr>
      <w:r w:rsidRPr="002E2661">
        <w:t>В соответствии с назначением блока трёхфазного формирователя, изображ</w:t>
      </w:r>
      <w:r w:rsidR="00A2115A" w:rsidRPr="002E2661">
        <w:t>е</w:t>
      </w:r>
      <w:r w:rsidRPr="002E2661">
        <w:t xml:space="preserve">нного на </w:t>
      </w:r>
      <w:commentRangeStart w:id="223"/>
      <w:commentRangeStart w:id="224"/>
      <w:r w:rsidRPr="002E2661">
        <w:t xml:space="preserve">структурной схеме </w:t>
      </w:r>
      <w:commentRangeEnd w:id="223"/>
      <w:r w:rsidR="00E96B32">
        <w:rPr>
          <w:rStyle w:val="aff9"/>
        </w:rPr>
        <w:commentReference w:id="223"/>
      </w:r>
      <w:commentRangeEnd w:id="224"/>
      <w:r w:rsidR="00446022">
        <w:rPr>
          <w:rStyle w:val="aff9"/>
        </w:rPr>
        <w:commentReference w:id="224"/>
      </w:r>
      <w:r w:rsidRPr="002E2661">
        <w:t>прибора в</w:t>
      </w:r>
      <w:r w:rsidR="00A2115A" w:rsidRPr="002E2661">
        <w:t xml:space="preserve"> документе</w:t>
      </w:r>
      <w:r w:rsidRPr="002E2661">
        <w:t xml:space="preserve"> «</w:t>
      </w:r>
      <w:bookmarkStart w:id="225" w:name="_Hlk47511254"/>
      <w:r w:rsidR="00865F8F" w:rsidRPr="002E2661">
        <w:t>Объектный контроллер привода стрелки ОКПС-Е-К. Функциональные требования к программному обеспечению</w:t>
      </w:r>
      <w:r w:rsidR="00865F8F" w:rsidRPr="002E2661">
        <w:rPr>
          <w:color w:val="FF0000"/>
        </w:rPr>
        <w:t xml:space="preserve"> </w:t>
      </w:r>
      <w:r w:rsidR="00865F8F" w:rsidRPr="002E2661">
        <w:rPr>
          <w:rFonts w:eastAsia="MS Mincho"/>
          <w:szCs w:val="24"/>
        </w:rPr>
        <w:t>ЕИУС.465275.006.100</w:t>
      </w:r>
      <w:r w:rsidR="00865F8F" w:rsidRPr="002E2661">
        <w:rPr>
          <w:rFonts w:eastAsia="Batang"/>
          <w:szCs w:val="24"/>
        </w:rPr>
        <w:t>-01</w:t>
      </w:r>
      <w:r w:rsidR="00865F8F" w:rsidRPr="002E2661">
        <w:rPr>
          <w:szCs w:val="24"/>
        </w:rPr>
        <w:t> </w:t>
      </w:r>
      <w:r w:rsidR="00865F8F" w:rsidRPr="002E2661">
        <w:rPr>
          <w:rFonts w:eastAsia="Batang"/>
          <w:szCs w:val="24"/>
        </w:rPr>
        <w:t>96</w:t>
      </w:r>
      <w:r w:rsidR="00865F8F" w:rsidRPr="002E2661">
        <w:rPr>
          <w:szCs w:val="24"/>
        </w:rPr>
        <w:t> </w:t>
      </w:r>
      <w:r w:rsidR="00865F8F" w:rsidRPr="002E2661">
        <w:rPr>
          <w:rFonts w:eastAsia="Batang"/>
          <w:szCs w:val="24"/>
        </w:rPr>
        <w:t>01</w:t>
      </w:r>
      <w:bookmarkEnd w:id="225"/>
      <w:r w:rsidRPr="002E2661">
        <w:t>» для определения перегрузки по току используется сигнал KZ, а сигнал KZ_DIS используется для сброса триггера-защёлки и последующей работы прибора. Алгоритм определения перегрузки по току рабочих цепей реализован в виде конечного автомата и имеет следующий вид:</w:t>
      </w:r>
    </w:p>
    <w:p w14:paraId="028D10F2" w14:textId="77777777" w:rsidR="00930694" w:rsidRPr="002E2661" w:rsidRDefault="00930694" w:rsidP="00643ABE">
      <w:pPr>
        <w:pStyle w:val="a0"/>
        <w:numPr>
          <w:ilvl w:val="0"/>
          <w:numId w:val="114"/>
        </w:numPr>
        <w:ind w:left="0" w:firstLine="709"/>
        <w:rPr>
          <w:lang w:val="ru-RU"/>
        </w:rPr>
      </w:pPr>
      <w:r w:rsidRPr="002E2661">
        <w:rPr>
          <w:lang w:val="ru-RU"/>
        </w:rPr>
        <w:t>при наличии питания 24</w:t>
      </w:r>
      <w:r w:rsidR="000138CE" w:rsidRPr="002E2661">
        <w:rPr>
          <w:lang w:val="ru-RU"/>
        </w:rPr>
        <w:t> </w:t>
      </w:r>
      <w:r w:rsidRPr="002E2661">
        <w:rPr>
          <w:lang w:val="ru-RU"/>
        </w:rPr>
        <w:t>В производится чтение сигнала KZ в главном потоке с периодом 1</w:t>
      </w:r>
      <w:r w:rsidR="000138CE" w:rsidRPr="002E2661">
        <w:rPr>
          <w:lang w:val="ru-RU"/>
        </w:rPr>
        <w:t> </w:t>
      </w:r>
      <w:r w:rsidRPr="002E2661">
        <w:rPr>
          <w:lang w:val="ru-RU"/>
        </w:rPr>
        <w:t>мс;</w:t>
      </w:r>
    </w:p>
    <w:p w14:paraId="78CFCD3B" w14:textId="77777777" w:rsidR="00930694" w:rsidRPr="002E2661" w:rsidRDefault="00930694" w:rsidP="00643ABE">
      <w:pPr>
        <w:pStyle w:val="a0"/>
        <w:numPr>
          <w:ilvl w:val="0"/>
          <w:numId w:val="114"/>
        </w:numPr>
        <w:ind w:left="0" w:firstLine="709"/>
        <w:rPr>
          <w:lang w:val="ru-RU"/>
        </w:rPr>
      </w:pPr>
      <w:r w:rsidRPr="002E2661">
        <w:rPr>
          <w:lang w:val="ru-RU"/>
        </w:rPr>
        <w:t xml:space="preserve">если этот сигнал равен «1» в течение </w:t>
      </w:r>
      <w:r w:rsidR="0054422E" w:rsidRPr="002E2661">
        <w:rPr>
          <w:lang w:val="ru-RU"/>
        </w:rPr>
        <w:t>четырех</w:t>
      </w:r>
      <w:r w:rsidRPr="002E2661">
        <w:rPr>
          <w:lang w:val="ru-RU"/>
        </w:rPr>
        <w:t xml:space="preserve"> подряд повторяющихся отсчётов</w:t>
      </w:r>
      <w:r w:rsidR="00DB4B56" w:rsidRPr="002E2661">
        <w:rPr>
          <w:lang w:val="ru-RU"/>
        </w:rPr>
        <w:t>,</w:t>
      </w:r>
      <w:r w:rsidRPr="002E2661">
        <w:rPr>
          <w:lang w:val="ru-RU"/>
        </w:rPr>
        <w:t xml:space="preserve"> тогда, когда отсутствует выполнение приказа на перевод </w:t>
      </w:r>
      <w:r w:rsidR="00DB4B56" w:rsidRPr="002E2661">
        <w:rPr>
          <w:lang w:val="ru-RU"/>
        </w:rPr>
        <w:t>стрелки</w:t>
      </w:r>
      <w:r w:rsidRPr="002E2661">
        <w:rPr>
          <w:lang w:val="ru-RU"/>
        </w:rPr>
        <w:t xml:space="preserve"> и отключен контроль целостности рабочих цепей в </w:t>
      </w:r>
      <w:r w:rsidR="00DB4B56" w:rsidRPr="002E2661">
        <w:rPr>
          <w:lang w:val="ru-RU"/>
        </w:rPr>
        <w:t>компоненте</w:t>
      </w:r>
      <w:r w:rsidRPr="002E2661">
        <w:rPr>
          <w:lang w:val="ru-RU"/>
        </w:rPr>
        <w:t xml:space="preserve"> </w:t>
      </w:r>
      <w:proofErr w:type="spellStart"/>
      <w:r w:rsidRPr="002E2661">
        <w:rPr>
          <w:rStyle w:val="affffff7"/>
          <w:lang w:val="ru-RU"/>
        </w:rPr>
        <w:t>IntegrCtrl</w:t>
      </w:r>
      <w:proofErr w:type="spellEnd"/>
      <w:r w:rsidRPr="002E2661">
        <w:rPr>
          <w:lang w:val="ru-RU"/>
        </w:rPr>
        <w:t xml:space="preserve"> (например, на пассивном приборе) – прибор переходит в ЗС, так как неисправна схема определения перегрузки по току. Если читается такой же сигнал («1»), но при этом </w:t>
      </w:r>
      <w:r w:rsidR="00DB4B56" w:rsidRPr="002E2661">
        <w:rPr>
          <w:lang w:val="ru-RU"/>
        </w:rPr>
        <w:t>л</w:t>
      </w:r>
      <w:r w:rsidRPr="002E2661">
        <w:rPr>
          <w:lang w:val="ru-RU"/>
        </w:rPr>
        <w:t>ибо выполняется перевод стрелки, либо работает контроль целостности рабочих цепей, то устанавливаются признак короткого замыкания</w:t>
      </w:r>
      <w:r w:rsidR="000138CE" w:rsidRPr="002E2661">
        <w:rPr>
          <w:lang w:val="ru-RU"/>
        </w:rPr>
        <w:t xml:space="preserve"> </w:t>
      </w:r>
      <w:r w:rsidRPr="002E2661">
        <w:rPr>
          <w:lang w:val="ru-RU"/>
        </w:rPr>
        <w:t xml:space="preserve">(флаг </w:t>
      </w:r>
      <w:proofErr w:type="spellStart"/>
      <w:r w:rsidRPr="002E2661">
        <w:rPr>
          <w:i/>
          <w:lang w:val="ru-RU"/>
        </w:rPr>
        <w:t>isScThreePhaseGen</w:t>
      </w:r>
      <w:proofErr w:type="spellEnd"/>
      <w:r w:rsidRPr="002E2661">
        <w:rPr>
          <w:lang w:val="ru-RU"/>
        </w:rPr>
        <w:t xml:space="preserve">) и триггерный флаг </w:t>
      </w:r>
      <w:proofErr w:type="spellStart"/>
      <w:r w:rsidRPr="002E2661">
        <w:rPr>
          <w:i/>
          <w:lang w:val="ru-RU"/>
        </w:rPr>
        <w:t>ScThreePhaseGenTrig</w:t>
      </w:r>
      <w:proofErr w:type="spellEnd"/>
      <w:r w:rsidRPr="002E2661">
        <w:rPr>
          <w:lang w:val="ru-RU"/>
        </w:rPr>
        <w:t xml:space="preserve"> (который необходим для корректной выдачи в </w:t>
      </w:r>
      <w:r w:rsidR="00DB4B56" w:rsidRPr="002E2661">
        <w:rPr>
          <w:lang w:val="ru-RU"/>
        </w:rPr>
        <w:t>УС</w:t>
      </w:r>
      <w:r w:rsidRPr="002E2661">
        <w:rPr>
          <w:lang w:val="ru-RU"/>
        </w:rPr>
        <w:t xml:space="preserve"> данных о состоянии рабочих цепей без «</w:t>
      </w:r>
      <w:proofErr w:type="spellStart"/>
      <w:r w:rsidRPr="002E2661">
        <w:rPr>
          <w:lang w:val="ru-RU"/>
        </w:rPr>
        <w:t>промигивания</w:t>
      </w:r>
      <w:proofErr w:type="spellEnd"/>
      <w:r w:rsidRPr="002E2661">
        <w:rPr>
          <w:lang w:val="ru-RU"/>
        </w:rPr>
        <w:t>» в моменты перезапуска защёлки триггера схемы защиты) и защёлкивается триггер схемы защиты от короткого замыкания («1» в сигнале KZ_DIS);</w:t>
      </w:r>
    </w:p>
    <w:p w14:paraId="57014EEA" w14:textId="77777777" w:rsidR="00930694" w:rsidRPr="002E2661" w:rsidRDefault="00930694" w:rsidP="00643ABE">
      <w:pPr>
        <w:pStyle w:val="a0"/>
        <w:numPr>
          <w:ilvl w:val="0"/>
          <w:numId w:val="114"/>
        </w:numPr>
        <w:ind w:left="0" w:firstLine="709"/>
        <w:rPr>
          <w:lang w:val="ru-RU"/>
        </w:rPr>
      </w:pPr>
      <w:r w:rsidRPr="002E2661">
        <w:rPr>
          <w:lang w:val="ru-RU"/>
        </w:rPr>
        <w:t xml:space="preserve">по истечении таймаута 8 с флаг </w:t>
      </w:r>
      <w:proofErr w:type="spellStart"/>
      <w:r w:rsidRPr="002E2661">
        <w:rPr>
          <w:lang w:val="ru-RU"/>
        </w:rPr>
        <w:t>isScThreePhaseGen</w:t>
      </w:r>
      <w:proofErr w:type="spellEnd"/>
      <w:r w:rsidRPr="002E2661">
        <w:rPr>
          <w:lang w:val="ru-RU"/>
        </w:rPr>
        <w:t xml:space="preserve"> сбрасывается, также сбрасывается триггер-защёлка схемы защиты от КЗ;</w:t>
      </w:r>
    </w:p>
    <w:p w14:paraId="683D48F0" w14:textId="0383211B" w:rsidR="00930694" w:rsidRPr="002E2661" w:rsidRDefault="00930694" w:rsidP="00643ABE">
      <w:pPr>
        <w:pStyle w:val="a0"/>
        <w:numPr>
          <w:ilvl w:val="0"/>
          <w:numId w:val="114"/>
        </w:numPr>
        <w:ind w:left="0" w:firstLine="709"/>
        <w:rPr>
          <w:lang w:val="ru-RU"/>
        </w:rPr>
      </w:pPr>
      <w:r w:rsidRPr="002E2661">
        <w:rPr>
          <w:lang w:val="ru-RU"/>
        </w:rPr>
        <w:t>повторяются пункты</w:t>
      </w:r>
      <w:r w:rsidR="00865F8F" w:rsidRPr="002E2661">
        <w:rPr>
          <w:lang w:val="ru-RU"/>
        </w:rPr>
        <w:t xml:space="preserve"> </w:t>
      </w:r>
      <w:r w:rsidR="0019465E" w:rsidRPr="002E2661">
        <w:rPr>
          <w:lang w:val="ru-RU"/>
        </w:rPr>
        <w:fldChar w:fldCharType="begin"/>
      </w:r>
      <w:r w:rsidR="00865F8F" w:rsidRPr="002E2661">
        <w:rPr>
          <w:lang w:val="ru-RU"/>
        </w:rPr>
        <w:instrText xml:space="preserve"> REF _Ref47527422 \r \h </w:instrText>
      </w:r>
      <w:r w:rsidR="0019465E" w:rsidRPr="002E2661">
        <w:rPr>
          <w:lang w:val="ru-RU"/>
        </w:rPr>
      </w:r>
      <w:r w:rsidR="0019465E" w:rsidRPr="002E2661">
        <w:rPr>
          <w:lang w:val="ru-RU"/>
        </w:rPr>
        <w:fldChar w:fldCharType="separate"/>
      </w:r>
      <w:r w:rsidR="001432BC">
        <w:rPr>
          <w:lang w:val="ru-RU"/>
        </w:rPr>
        <w:t>4.3.16.3.2</w:t>
      </w:r>
      <w:r w:rsidR="0019465E" w:rsidRPr="002E2661">
        <w:rPr>
          <w:lang w:val="ru-RU"/>
        </w:rPr>
        <w:fldChar w:fldCharType="end"/>
      </w:r>
      <w:r w:rsidR="00865F8F" w:rsidRPr="002E2661">
        <w:rPr>
          <w:lang w:val="ru-RU"/>
        </w:rPr>
        <w:t xml:space="preserve"> </w:t>
      </w:r>
      <w:r w:rsidRPr="002E2661">
        <w:rPr>
          <w:lang w:val="ru-RU"/>
        </w:rPr>
        <w:t>а)</w:t>
      </w:r>
      <w:r w:rsidR="00DB4B56" w:rsidRPr="002E2661">
        <w:rPr>
          <w:lang w:val="ru-RU"/>
        </w:rPr>
        <w:t> – </w:t>
      </w:r>
      <w:r w:rsidRPr="002E2661">
        <w:rPr>
          <w:lang w:val="ru-RU"/>
        </w:rPr>
        <w:t>в). Если отсутствуют перечисленные для определения перегрузки по току в пункте</w:t>
      </w:r>
      <w:r w:rsidR="00865F8F" w:rsidRPr="002E2661">
        <w:rPr>
          <w:lang w:val="ru-RU"/>
        </w:rPr>
        <w:t xml:space="preserve"> </w:t>
      </w:r>
      <w:r w:rsidR="0019465E" w:rsidRPr="002E2661">
        <w:rPr>
          <w:lang w:val="ru-RU"/>
        </w:rPr>
        <w:fldChar w:fldCharType="begin"/>
      </w:r>
      <w:r w:rsidR="00865F8F" w:rsidRPr="002E2661">
        <w:rPr>
          <w:lang w:val="ru-RU"/>
        </w:rPr>
        <w:instrText xml:space="preserve"> REF _Ref47527422 \r \h </w:instrText>
      </w:r>
      <w:r w:rsidR="0019465E" w:rsidRPr="002E2661">
        <w:rPr>
          <w:lang w:val="ru-RU"/>
        </w:rPr>
      </w:r>
      <w:r w:rsidR="0019465E" w:rsidRPr="002E2661">
        <w:rPr>
          <w:lang w:val="ru-RU"/>
        </w:rPr>
        <w:fldChar w:fldCharType="separate"/>
      </w:r>
      <w:r w:rsidR="001432BC">
        <w:rPr>
          <w:lang w:val="ru-RU"/>
        </w:rPr>
        <w:t>4.3.16.3.2</w:t>
      </w:r>
      <w:r w:rsidR="0019465E" w:rsidRPr="002E2661">
        <w:rPr>
          <w:lang w:val="ru-RU"/>
        </w:rPr>
        <w:fldChar w:fldCharType="end"/>
      </w:r>
      <w:r w:rsidRPr="002E2661">
        <w:rPr>
          <w:lang w:val="ru-RU"/>
        </w:rPr>
        <w:t xml:space="preserve"> б) условия, то флаг </w:t>
      </w:r>
      <w:proofErr w:type="spellStart"/>
      <w:r w:rsidRPr="002E2661">
        <w:rPr>
          <w:i/>
          <w:lang w:val="ru-RU"/>
        </w:rPr>
        <w:t>ScThreePhaseGenTrig</w:t>
      </w:r>
      <w:proofErr w:type="spellEnd"/>
      <w:r w:rsidRPr="002E2661">
        <w:rPr>
          <w:lang w:val="ru-RU"/>
        </w:rPr>
        <w:t xml:space="preserve"> сбрасывается и переход к пункту в) осуществляться не будет;</w:t>
      </w:r>
    </w:p>
    <w:p w14:paraId="1224088A" w14:textId="77777777" w:rsidR="00930694" w:rsidRPr="002E2661" w:rsidRDefault="000138CE" w:rsidP="00643ABE">
      <w:pPr>
        <w:pStyle w:val="a0"/>
        <w:numPr>
          <w:ilvl w:val="0"/>
          <w:numId w:val="114"/>
        </w:numPr>
        <w:ind w:left="0" w:firstLine="709"/>
        <w:rPr>
          <w:lang w:val="ru-RU"/>
        </w:rPr>
      </w:pPr>
      <w:r w:rsidRPr="002E2661">
        <w:rPr>
          <w:lang w:val="ru-RU"/>
        </w:rPr>
        <w:t>ф</w:t>
      </w:r>
      <w:r w:rsidR="00930694" w:rsidRPr="002E2661">
        <w:rPr>
          <w:lang w:val="ru-RU"/>
        </w:rPr>
        <w:t>лаг перегрузки по току отправляется в синхронизацию с периодом 100</w:t>
      </w:r>
      <w:r w:rsidRPr="002E2661">
        <w:rPr>
          <w:lang w:val="ru-RU"/>
        </w:rPr>
        <w:t> </w:t>
      </w:r>
      <w:r w:rsidR="00930694" w:rsidRPr="002E2661">
        <w:rPr>
          <w:lang w:val="ru-RU"/>
        </w:rPr>
        <w:t>мс.</w:t>
      </w:r>
    </w:p>
    <w:p w14:paraId="0B685873" w14:textId="44F46296" w:rsidR="00930694" w:rsidRPr="002E2661" w:rsidRDefault="00930694" w:rsidP="000D0034">
      <w:pPr>
        <w:pStyle w:val="5"/>
        <w:ind w:left="0" w:firstLine="709"/>
      </w:pPr>
      <w:bookmarkStart w:id="226" w:name="_Ref47527567"/>
      <w:r w:rsidRPr="002E2661">
        <w:lastRenderedPageBreak/>
        <w:t>Принцип работы определения перегрузки цепей контрольного генератора</w:t>
      </w:r>
      <w:bookmarkEnd w:id="226"/>
    </w:p>
    <w:p w14:paraId="3D15DDBD" w14:textId="77777777" w:rsidR="00930694" w:rsidRPr="002E2661" w:rsidRDefault="00930694" w:rsidP="00930694">
      <w:pPr>
        <w:spacing w:line="360" w:lineRule="auto"/>
        <w:ind w:firstLine="709"/>
        <w:jc w:val="both"/>
      </w:pPr>
      <w:r w:rsidRPr="002E2661">
        <w:t>В соответствии с назначением блока генератора, изображ</w:t>
      </w:r>
      <w:r w:rsidR="0054422E" w:rsidRPr="002E2661">
        <w:t>е</w:t>
      </w:r>
      <w:r w:rsidRPr="002E2661">
        <w:t xml:space="preserve">нного на структурной схеме прибора в </w:t>
      </w:r>
      <w:r w:rsidR="0054422E" w:rsidRPr="002E2661">
        <w:t xml:space="preserve"> документе </w:t>
      </w:r>
      <w:r w:rsidRPr="002E2661">
        <w:t>«</w:t>
      </w:r>
      <w:r w:rsidR="00865F8F" w:rsidRPr="002E2661">
        <w:t>Объектный контроллер привода стрелки ОКПС-Е-К. Функциональные требования к программному обеспечению ЕИУС.465275.006.100-01 96</w:t>
      </w:r>
      <w:r w:rsidRPr="002E2661">
        <w:t>» для определения перегрузки по току используется сигнал KZ_GEN. Алгоритм определения перегрузки по току цепей контрольного генератора реализован в виде конечного автомата и имеет следующий вид:</w:t>
      </w:r>
    </w:p>
    <w:p w14:paraId="0AE86AB7" w14:textId="77777777" w:rsidR="00930694" w:rsidRPr="002E2661" w:rsidRDefault="00930694" w:rsidP="00643ABE">
      <w:pPr>
        <w:pStyle w:val="a0"/>
        <w:numPr>
          <w:ilvl w:val="0"/>
          <w:numId w:val="115"/>
        </w:numPr>
        <w:ind w:left="0" w:firstLine="709"/>
        <w:rPr>
          <w:lang w:val="ru-RU"/>
        </w:rPr>
      </w:pPr>
      <w:r w:rsidRPr="002E2661">
        <w:rPr>
          <w:lang w:val="ru-RU"/>
        </w:rPr>
        <w:t>при наличии питания 24</w:t>
      </w:r>
      <w:r w:rsidR="000138CE" w:rsidRPr="002E2661">
        <w:rPr>
          <w:lang w:val="ru-RU"/>
        </w:rPr>
        <w:t> </w:t>
      </w:r>
      <w:r w:rsidRPr="002E2661">
        <w:rPr>
          <w:lang w:val="ru-RU"/>
        </w:rPr>
        <w:t>В производится чтение сигнала KZ_GEN в главном потоке с периодом 1</w:t>
      </w:r>
      <w:r w:rsidR="000138CE" w:rsidRPr="002E2661">
        <w:rPr>
          <w:lang w:val="ru-RU"/>
        </w:rPr>
        <w:t> </w:t>
      </w:r>
      <w:r w:rsidRPr="002E2661">
        <w:rPr>
          <w:lang w:val="ru-RU"/>
        </w:rPr>
        <w:t>мс;</w:t>
      </w:r>
    </w:p>
    <w:p w14:paraId="115293CC" w14:textId="77777777" w:rsidR="00930694" w:rsidRPr="002E2661" w:rsidRDefault="00930694" w:rsidP="00643ABE">
      <w:pPr>
        <w:pStyle w:val="a0"/>
        <w:numPr>
          <w:ilvl w:val="0"/>
          <w:numId w:val="115"/>
        </w:numPr>
        <w:ind w:left="0" w:firstLine="709"/>
        <w:rPr>
          <w:lang w:val="ru-RU"/>
        </w:rPr>
      </w:pPr>
      <w:r w:rsidRPr="002E2661">
        <w:rPr>
          <w:lang w:val="ru-RU"/>
        </w:rPr>
        <w:t xml:space="preserve">если этот сигнал равен «1» в течение </w:t>
      </w:r>
      <w:r w:rsidR="0054422E" w:rsidRPr="002E2661">
        <w:rPr>
          <w:lang w:val="ru-RU"/>
        </w:rPr>
        <w:t>четырех</w:t>
      </w:r>
      <w:r w:rsidRPr="002E2661">
        <w:rPr>
          <w:lang w:val="ru-RU"/>
        </w:rPr>
        <w:t xml:space="preserve"> подряд повторяющихся отсчётов</w:t>
      </w:r>
      <w:r w:rsidR="0054422E" w:rsidRPr="002E2661">
        <w:rPr>
          <w:lang w:val="ru-RU"/>
        </w:rPr>
        <w:t>,</w:t>
      </w:r>
      <w:r w:rsidRPr="002E2661">
        <w:rPr>
          <w:lang w:val="ru-RU"/>
        </w:rPr>
        <w:t xml:space="preserve"> тогда, когда контрольный генератор отключен – прибор переходит в ЗС, так как неисправна схема определения перегрузки по току в цепях контрольного генератора. Если читается такой же сигнал («1»), но при этом контрольный генератор включён, то устанавливаются признак короткого замыкания</w:t>
      </w:r>
      <w:r w:rsidR="006E6268" w:rsidRPr="002E2661">
        <w:rPr>
          <w:lang w:val="ru-RU"/>
        </w:rPr>
        <w:t xml:space="preserve"> </w:t>
      </w:r>
      <w:r w:rsidRPr="002E2661">
        <w:rPr>
          <w:lang w:val="ru-RU"/>
        </w:rPr>
        <w:t xml:space="preserve">(флаг </w:t>
      </w:r>
      <w:proofErr w:type="spellStart"/>
      <w:r w:rsidRPr="002E2661">
        <w:rPr>
          <w:i/>
          <w:lang w:val="ru-RU"/>
        </w:rPr>
        <w:t>isScContrGen</w:t>
      </w:r>
      <w:proofErr w:type="spellEnd"/>
      <w:r w:rsidRPr="002E2661">
        <w:rPr>
          <w:lang w:val="ru-RU"/>
        </w:rPr>
        <w:t xml:space="preserve">), триггерный флаг </w:t>
      </w:r>
      <w:proofErr w:type="spellStart"/>
      <w:r w:rsidRPr="002E2661">
        <w:rPr>
          <w:i/>
          <w:lang w:val="ru-RU"/>
        </w:rPr>
        <w:t>ScContrGenTrig</w:t>
      </w:r>
      <w:proofErr w:type="spellEnd"/>
      <w:r w:rsidRPr="002E2661">
        <w:rPr>
          <w:lang w:val="ru-RU"/>
        </w:rPr>
        <w:t xml:space="preserve"> (который необходим для корректной выдачи в </w:t>
      </w:r>
      <w:r w:rsidR="006E6268" w:rsidRPr="002E2661">
        <w:rPr>
          <w:lang w:val="ru-RU"/>
        </w:rPr>
        <w:t>УС</w:t>
      </w:r>
      <w:r w:rsidRPr="002E2661">
        <w:rPr>
          <w:lang w:val="ru-RU"/>
        </w:rPr>
        <w:t xml:space="preserve"> данных о состоянии контрольных цепей без «</w:t>
      </w:r>
      <w:proofErr w:type="spellStart"/>
      <w:r w:rsidRPr="002E2661">
        <w:rPr>
          <w:lang w:val="ru-RU"/>
        </w:rPr>
        <w:t>промигивания</w:t>
      </w:r>
      <w:proofErr w:type="spellEnd"/>
      <w:r w:rsidRPr="002E2661">
        <w:rPr>
          <w:lang w:val="ru-RU"/>
        </w:rPr>
        <w:t>» в моменты перезапуска контрольного генератора;</w:t>
      </w:r>
    </w:p>
    <w:p w14:paraId="27FCBE1F" w14:textId="77777777" w:rsidR="00930694" w:rsidRPr="002E2661" w:rsidRDefault="00930694" w:rsidP="00643ABE">
      <w:pPr>
        <w:pStyle w:val="a0"/>
        <w:numPr>
          <w:ilvl w:val="0"/>
          <w:numId w:val="115"/>
        </w:numPr>
        <w:ind w:left="0" w:firstLine="709"/>
        <w:rPr>
          <w:lang w:val="ru-RU"/>
        </w:rPr>
      </w:pPr>
      <w:r w:rsidRPr="002E2661">
        <w:rPr>
          <w:lang w:val="ru-RU"/>
        </w:rPr>
        <w:t>по истечении таймаута 5</w:t>
      </w:r>
      <w:r w:rsidR="000138CE" w:rsidRPr="002E2661">
        <w:rPr>
          <w:lang w:val="ru-RU"/>
        </w:rPr>
        <w:t> </w:t>
      </w:r>
      <w:r w:rsidRPr="002E2661">
        <w:rPr>
          <w:lang w:val="ru-RU"/>
        </w:rPr>
        <w:t xml:space="preserve">с флаг </w:t>
      </w:r>
      <w:proofErr w:type="spellStart"/>
      <w:r w:rsidRPr="002E2661">
        <w:rPr>
          <w:lang w:val="ru-RU"/>
        </w:rPr>
        <w:t>isScThreePhaseGen</w:t>
      </w:r>
      <w:proofErr w:type="spellEnd"/>
      <w:r w:rsidRPr="002E2661">
        <w:rPr>
          <w:lang w:val="ru-RU"/>
        </w:rPr>
        <w:t xml:space="preserve"> сбрасывается;</w:t>
      </w:r>
    </w:p>
    <w:p w14:paraId="261669E7" w14:textId="510B29A8" w:rsidR="00930694" w:rsidRPr="002E2661" w:rsidRDefault="00930694" w:rsidP="00643ABE">
      <w:pPr>
        <w:pStyle w:val="a0"/>
        <w:numPr>
          <w:ilvl w:val="0"/>
          <w:numId w:val="115"/>
        </w:numPr>
        <w:ind w:left="0" w:firstLine="709"/>
        <w:rPr>
          <w:lang w:val="ru-RU"/>
        </w:rPr>
      </w:pPr>
      <w:r w:rsidRPr="002E2661">
        <w:rPr>
          <w:lang w:val="ru-RU"/>
        </w:rPr>
        <w:t>повторяются пункты</w:t>
      </w:r>
      <w:r w:rsidR="00865F8F" w:rsidRPr="002E2661">
        <w:rPr>
          <w:lang w:val="ru-RU"/>
        </w:rPr>
        <w:t xml:space="preserve"> </w:t>
      </w:r>
      <w:r w:rsidR="0019465E" w:rsidRPr="002E2661">
        <w:rPr>
          <w:lang w:val="ru-RU"/>
        </w:rPr>
        <w:fldChar w:fldCharType="begin"/>
      </w:r>
      <w:r w:rsidR="00865F8F" w:rsidRPr="002E2661">
        <w:rPr>
          <w:lang w:val="ru-RU"/>
        </w:rPr>
        <w:instrText xml:space="preserve"> REF _Ref47527567 \r \h </w:instrText>
      </w:r>
      <w:r w:rsidR="0019465E" w:rsidRPr="002E2661">
        <w:rPr>
          <w:lang w:val="ru-RU"/>
        </w:rPr>
      </w:r>
      <w:r w:rsidR="0019465E" w:rsidRPr="002E2661">
        <w:rPr>
          <w:lang w:val="ru-RU"/>
        </w:rPr>
        <w:fldChar w:fldCharType="separate"/>
      </w:r>
      <w:r w:rsidR="001432BC">
        <w:rPr>
          <w:lang w:val="ru-RU"/>
        </w:rPr>
        <w:t>4.3.16.3.3</w:t>
      </w:r>
      <w:r w:rsidR="0019465E" w:rsidRPr="002E2661">
        <w:rPr>
          <w:lang w:val="ru-RU"/>
        </w:rPr>
        <w:fldChar w:fldCharType="end"/>
      </w:r>
      <w:r w:rsidRPr="002E2661">
        <w:rPr>
          <w:lang w:val="ru-RU"/>
        </w:rPr>
        <w:t xml:space="preserve"> а)</w:t>
      </w:r>
      <w:r w:rsidR="001209C3" w:rsidRPr="002E2661">
        <w:rPr>
          <w:lang w:val="ru-RU"/>
        </w:rPr>
        <w:t> – </w:t>
      </w:r>
      <w:r w:rsidRPr="002E2661">
        <w:rPr>
          <w:lang w:val="ru-RU"/>
        </w:rPr>
        <w:t xml:space="preserve">в). Если отсутствуют перечисленные для определения перегрузки по току в пункте </w:t>
      </w:r>
      <w:r w:rsidR="0019465E" w:rsidRPr="002E2661">
        <w:rPr>
          <w:lang w:val="ru-RU"/>
        </w:rPr>
        <w:fldChar w:fldCharType="begin"/>
      </w:r>
      <w:r w:rsidR="00865F8F" w:rsidRPr="002E2661">
        <w:rPr>
          <w:lang w:val="ru-RU"/>
        </w:rPr>
        <w:instrText xml:space="preserve"> REF _Ref47527567 \r \h </w:instrText>
      </w:r>
      <w:r w:rsidR="0019465E" w:rsidRPr="002E2661">
        <w:rPr>
          <w:lang w:val="ru-RU"/>
        </w:rPr>
      </w:r>
      <w:r w:rsidR="0019465E" w:rsidRPr="002E2661">
        <w:rPr>
          <w:lang w:val="ru-RU"/>
        </w:rPr>
        <w:fldChar w:fldCharType="separate"/>
      </w:r>
      <w:r w:rsidR="001432BC">
        <w:rPr>
          <w:lang w:val="ru-RU"/>
        </w:rPr>
        <w:t>4.3.16.3.3</w:t>
      </w:r>
      <w:r w:rsidR="0019465E" w:rsidRPr="002E2661">
        <w:rPr>
          <w:lang w:val="ru-RU"/>
        </w:rPr>
        <w:fldChar w:fldCharType="end"/>
      </w:r>
      <w:r w:rsidR="00865F8F" w:rsidRPr="002E2661">
        <w:rPr>
          <w:lang w:val="ru-RU"/>
        </w:rPr>
        <w:t xml:space="preserve"> </w:t>
      </w:r>
      <w:r w:rsidRPr="002E2661">
        <w:rPr>
          <w:lang w:val="ru-RU"/>
        </w:rPr>
        <w:t xml:space="preserve">б) условия, то флаг </w:t>
      </w:r>
      <w:proofErr w:type="spellStart"/>
      <w:r w:rsidRPr="002E2661">
        <w:rPr>
          <w:i/>
          <w:lang w:val="ru-RU"/>
        </w:rPr>
        <w:t>ScContrGenTrig</w:t>
      </w:r>
      <w:proofErr w:type="spellEnd"/>
      <w:r w:rsidRPr="002E2661">
        <w:rPr>
          <w:lang w:val="ru-RU"/>
        </w:rPr>
        <w:t xml:space="preserve"> сбрасывается и переход к пункту </w:t>
      </w:r>
      <w:r w:rsidR="0019465E" w:rsidRPr="002E2661">
        <w:rPr>
          <w:lang w:val="ru-RU"/>
        </w:rPr>
        <w:fldChar w:fldCharType="begin"/>
      </w:r>
      <w:r w:rsidR="00865F8F" w:rsidRPr="002E2661">
        <w:rPr>
          <w:lang w:val="ru-RU"/>
        </w:rPr>
        <w:instrText xml:space="preserve"> REF _Ref47527567 \r \h </w:instrText>
      </w:r>
      <w:r w:rsidR="0019465E" w:rsidRPr="002E2661">
        <w:rPr>
          <w:lang w:val="ru-RU"/>
        </w:rPr>
      </w:r>
      <w:r w:rsidR="0019465E" w:rsidRPr="002E2661">
        <w:rPr>
          <w:lang w:val="ru-RU"/>
        </w:rPr>
        <w:fldChar w:fldCharType="separate"/>
      </w:r>
      <w:r w:rsidR="001432BC">
        <w:rPr>
          <w:lang w:val="ru-RU"/>
        </w:rPr>
        <w:t>4.3.16.3.3</w:t>
      </w:r>
      <w:r w:rsidR="0019465E" w:rsidRPr="002E2661">
        <w:rPr>
          <w:lang w:val="ru-RU"/>
        </w:rPr>
        <w:fldChar w:fldCharType="end"/>
      </w:r>
      <w:r w:rsidR="00865F8F" w:rsidRPr="002E2661">
        <w:rPr>
          <w:lang w:val="ru-RU"/>
        </w:rPr>
        <w:t xml:space="preserve"> </w:t>
      </w:r>
      <w:r w:rsidRPr="002E2661">
        <w:rPr>
          <w:lang w:val="ru-RU"/>
        </w:rPr>
        <w:t>в) осуществляться не будет;</w:t>
      </w:r>
    </w:p>
    <w:p w14:paraId="44E99710" w14:textId="77777777" w:rsidR="00930694" w:rsidRPr="002E2661" w:rsidRDefault="00E813DC" w:rsidP="00643ABE">
      <w:pPr>
        <w:pStyle w:val="a0"/>
        <w:numPr>
          <w:ilvl w:val="0"/>
          <w:numId w:val="115"/>
        </w:numPr>
        <w:ind w:left="0" w:firstLine="709"/>
        <w:rPr>
          <w:lang w:val="ru-RU"/>
        </w:rPr>
      </w:pPr>
      <w:r w:rsidRPr="002E2661">
        <w:rPr>
          <w:lang w:val="ru-RU"/>
        </w:rPr>
        <w:t>ф</w:t>
      </w:r>
      <w:r w:rsidR="00930694" w:rsidRPr="002E2661">
        <w:rPr>
          <w:lang w:val="ru-RU"/>
        </w:rPr>
        <w:t>лаг перегрузки по току контрольных цепей отправляется в синхронизацию с периодом 100</w:t>
      </w:r>
      <w:r w:rsidRPr="002E2661">
        <w:rPr>
          <w:lang w:val="ru-RU"/>
        </w:rPr>
        <w:t> </w:t>
      </w:r>
      <w:r w:rsidR="00930694" w:rsidRPr="002E2661">
        <w:rPr>
          <w:lang w:val="ru-RU"/>
        </w:rPr>
        <w:t>мс.</w:t>
      </w:r>
    </w:p>
    <w:p w14:paraId="505519FA" w14:textId="77777777" w:rsidR="00930694" w:rsidRPr="002E2661" w:rsidRDefault="00930694" w:rsidP="00747915">
      <w:pPr>
        <w:pStyle w:val="40"/>
      </w:pPr>
      <w:r w:rsidRPr="002E2661">
        <w:t>Порядок применения</w:t>
      </w:r>
    </w:p>
    <w:p w14:paraId="6BD26B80" w14:textId="77777777" w:rsidR="00930694" w:rsidRPr="002E2661" w:rsidRDefault="00E813DC" w:rsidP="00643ABE">
      <w:pPr>
        <w:pStyle w:val="a0"/>
        <w:numPr>
          <w:ilvl w:val="0"/>
          <w:numId w:val="116"/>
        </w:numPr>
        <w:rPr>
          <w:lang w:val="ru-RU"/>
        </w:rPr>
      </w:pPr>
      <w:r w:rsidRPr="002E2661">
        <w:rPr>
          <w:lang w:val="ru-RU"/>
        </w:rPr>
        <w:t>в</w:t>
      </w:r>
      <w:r w:rsidR="00930694" w:rsidRPr="002E2661">
        <w:rPr>
          <w:lang w:val="ru-RU"/>
        </w:rPr>
        <w:t xml:space="preserve">ключить в проект компонент </w:t>
      </w:r>
      <w:proofErr w:type="spellStart"/>
      <w:r w:rsidR="00930694" w:rsidRPr="002E2661">
        <w:rPr>
          <w:rStyle w:val="affffff7"/>
          <w:lang w:val="ru-RU"/>
        </w:rPr>
        <w:t>OverloadDet</w:t>
      </w:r>
      <w:proofErr w:type="spellEnd"/>
      <w:r w:rsidR="00930694" w:rsidRPr="002E2661">
        <w:rPr>
          <w:lang w:val="ru-RU"/>
        </w:rPr>
        <w:t>;</w:t>
      </w:r>
    </w:p>
    <w:p w14:paraId="02730BFC" w14:textId="77777777" w:rsidR="00036949" w:rsidRPr="002E2661" w:rsidRDefault="00930694" w:rsidP="00643ABE">
      <w:pPr>
        <w:pStyle w:val="a0"/>
        <w:numPr>
          <w:ilvl w:val="0"/>
          <w:numId w:val="116"/>
        </w:numPr>
        <w:rPr>
          <w:lang w:val="ru-RU"/>
        </w:rPr>
      </w:pPr>
      <w:r w:rsidRPr="002E2661">
        <w:rPr>
          <w:lang w:val="ru-RU"/>
        </w:rPr>
        <w:t>организовать вызов конструктора модуля</w:t>
      </w:r>
      <w:r w:rsidR="00036949" w:rsidRPr="002E2661">
        <w:rPr>
          <w:lang w:val="ru-RU"/>
        </w:rPr>
        <w:t>:</w:t>
      </w:r>
    </w:p>
    <w:p w14:paraId="129F670A" w14:textId="77777777" w:rsidR="00930694" w:rsidRPr="002E2661" w:rsidRDefault="00930694" w:rsidP="00B95C11">
      <w:pPr>
        <w:pStyle w:val="a"/>
        <w:tabs>
          <w:tab w:val="clear" w:pos="993"/>
          <w:tab w:val="left" w:pos="1560"/>
        </w:tabs>
        <w:ind w:left="0" w:firstLine="709"/>
        <w:rPr>
          <w:lang w:val="ru-RU"/>
        </w:rPr>
      </w:pPr>
      <w:proofErr w:type="spellStart"/>
      <w:r w:rsidRPr="002E2661">
        <w:rPr>
          <w:b/>
          <w:i/>
          <w:lang w:val="ru-RU"/>
        </w:rPr>
        <w:lastRenderedPageBreak/>
        <w:t>OverloadDet_</w:t>
      </w:r>
      <w:proofErr w:type="gramStart"/>
      <w:r w:rsidRPr="002E2661">
        <w:rPr>
          <w:b/>
          <w:i/>
          <w:lang w:val="ru-RU"/>
        </w:rPr>
        <w:t>ctor</w:t>
      </w:r>
      <w:proofErr w:type="spellEnd"/>
      <w:r w:rsidR="00036949" w:rsidRPr="002E2661">
        <w:rPr>
          <w:b/>
          <w:i/>
          <w:lang w:val="ru-RU"/>
        </w:rPr>
        <w:t>(</w:t>
      </w:r>
      <w:proofErr w:type="gramEnd"/>
      <w:r w:rsidR="00036949" w:rsidRPr="002E2661">
        <w:rPr>
          <w:b/>
          <w:i/>
          <w:lang w:val="ru-RU"/>
        </w:rPr>
        <w:t>)</w:t>
      </w:r>
      <w:r w:rsidRPr="002E2661">
        <w:rPr>
          <w:lang w:val="ru-RU"/>
        </w:rPr>
        <w:t xml:space="preserve"> при входе в </w:t>
      </w:r>
      <w:proofErr w:type="spellStart"/>
      <w:r w:rsidRPr="002E2661">
        <w:rPr>
          <w:rStyle w:val="affffff7"/>
          <w:lang w:val="ru-RU"/>
        </w:rPr>
        <w:t>StateMain</w:t>
      </w:r>
      <w:proofErr w:type="spellEnd"/>
      <w:r w:rsidRPr="002E2661">
        <w:rPr>
          <w:lang w:val="ru-RU"/>
        </w:rPr>
        <w:t xml:space="preserve"> после успешной инициализации в </w:t>
      </w:r>
      <w:proofErr w:type="spellStart"/>
      <w:r w:rsidRPr="002E2661">
        <w:rPr>
          <w:lang w:val="ru-RU"/>
        </w:rPr>
        <w:t>StateInitial</w:t>
      </w:r>
      <w:proofErr w:type="spellEnd"/>
      <w:r w:rsidRPr="002E2661">
        <w:rPr>
          <w:lang w:val="ru-RU"/>
        </w:rPr>
        <w:t>.</w:t>
      </w:r>
    </w:p>
    <w:p w14:paraId="0840AFB9" w14:textId="77777777" w:rsidR="00930694" w:rsidRPr="002E2661" w:rsidRDefault="00930694" w:rsidP="00643ABE">
      <w:pPr>
        <w:pStyle w:val="a0"/>
        <w:numPr>
          <w:ilvl w:val="0"/>
          <w:numId w:val="116"/>
        </w:numPr>
        <w:ind w:left="0" w:firstLine="709"/>
        <w:rPr>
          <w:lang w:val="ru-RU"/>
        </w:rPr>
      </w:pPr>
      <w:r w:rsidRPr="002E2661">
        <w:rPr>
          <w:lang w:val="ru-RU"/>
        </w:rPr>
        <w:t xml:space="preserve">организовать в </w:t>
      </w:r>
      <w:r w:rsidR="00036949" w:rsidRPr="002E2661">
        <w:rPr>
          <w:lang w:val="ru-RU"/>
        </w:rPr>
        <w:t>ГП</w:t>
      </w:r>
      <w:r w:rsidRPr="002E2661">
        <w:rPr>
          <w:lang w:val="ru-RU"/>
        </w:rPr>
        <w:t xml:space="preserve"> вызов функции </w:t>
      </w:r>
      <w:proofErr w:type="spellStart"/>
      <w:r w:rsidRPr="002E2661">
        <w:rPr>
          <w:b/>
          <w:i/>
          <w:lang w:val="ru-RU"/>
        </w:rPr>
        <w:t>OverloadDet_</w:t>
      </w:r>
      <w:proofErr w:type="gramStart"/>
      <w:r w:rsidRPr="002E2661">
        <w:rPr>
          <w:b/>
          <w:i/>
          <w:lang w:val="ru-RU"/>
        </w:rPr>
        <w:t>run</w:t>
      </w:r>
      <w:proofErr w:type="spellEnd"/>
      <w:r w:rsidR="00036949" w:rsidRPr="002E2661">
        <w:rPr>
          <w:b/>
          <w:i/>
          <w:lang w:val="ru-RU"/>
        </w:rPr>
        <w:t>(</w:t>
      </w:r>
      <w:proofErr w:type="gramEnd"/>
      <w:r w:rsidR="00036949" w:rsidRPr="002E2661">
        <w:rPr>
          <w:b/>
          <w:i/>
          <w:lang w:val="ru-RU"/>
        </w:rPr>
        <w:t>)</w:t>
      </w:r>
      <w:r w:rsidRPr="002E2661">
        <w:rPr>
          <w:lang w:val="ru-RU"/>
        </w:rPr>
        <w:t xml:space="preserve"> в </w:t>
      </w:r>
      <w:proofErr w:type="spellStart"/>
      <w:r w:rsidRPr="002E2661">
        <w:rPr>
          <w:rStyle w:val="affffff7"/>
          <w:lang w:val="ru-RU"/>
        </w:rPr>
        <w:t>StateTop</w:t>
      </w:r>
      <w:proofErr w:type="spellEnd"/>
      <w:r w:rsidRPr="002E2661">
        <w:rPr>
          <w:lang w:val="ru-RU"/>
        </w:rPr>
        <w:t>, включающую в себя статич</w:t>
      </w:r>
      <w:r w:rsidR="00635F28" w:rsidRPr="002E2661">
        <w:rPr>
          <w:lang w:val="ru-RU"/>
        </w:rPr>
        <w:t>е</w:t>
      </w:r>
      <w:r w:rsidRPr="002E2661">
        <w:rPr>
          <w:lang w:val="ru-RU"/>
        </w:rPr>
        <w:t>ские функции определения перегрузки в рабочих цепях и определение перегрузки в цепях контрольного генератора (</w:t>
      </w:r>
      <w:proofErr w:type="spellStart"/>
      <w:r w:rsidRPr="002E2661">
        <w:rPr>
          <w:b/>
          <w:i/>
          <w:lang w:val="ru-RU"/>
        </w:rPr>
        <w:t>procScThreePhaseGen_run</w:t>
      </w:r>
      <w:proofErr w:type="spellEnd"/>
      <w:r w:rsidR="00036949" w:rsidRPr="002E2661">
        <w:rPr>
          <w:b/>
          <w:i/>
          <w:lang w:val="ru-RU"/>
        </w:rPr>
        <w:t>()</w:t>
      </w:r>
      <w:r w:rsidRPr="002E2661">
        <w:rPr>
          <w:lang w:val="ru-RU"/>
        </w:rPr>
        <w:t xml:space="preserve"> и </w:t>
      </w:r>
      <w:proofErr w:type="spellStart"/>
      <w:r w:rsidRPr="002E2661">
        <w:rPr>
          <w:b/>
          <w:i/>
          <w:lang w:val="ru-RU"/>
        </w:rPr>
        <w:t>procScContrGen_run</w:t>
      </w:r>
      <w:proofErr w:type="spellEnd"/>
      <w:r w:rsidR="00036949" w:rsidRPr="002E2661">
        <w:rPr>
          <w:b/>
          <w:i/>
          <w:lang w:val="ru-RU"/>
        </w:rPr>
        <w:t>()</w:t>
      </w:r>
      <w:r w:rsidRPr="002E2661">
        <w:rPr>
          <w:lang w:val="ru-RU"/>
        </w:rPr>
        <w:t xml:space="preserve"> соответственно).</w:t>
      </w:r>
    </w:p>
    <w:p w14:paraId="34A20275" w14:textId="30936DBB" w:rsidR="006E6F99" w:rsidRPr="002E2661" w:rsidRDefault="00767864" w:rsidP="00747915">
      <w:pPr>
        <w:pStyle w:val="3"/>
        <w:rPr>
          <w:lang w:val="ru-RU"/>
        </w:rPr>
      </w:pPr>
      <w:bookmarkStart w:id="227" w:name="_Toc50027354"/>
      <w:r w:rsidRPr="002E2661">
        <w:rPr>
          <w:lang w:val="ru-RU"/>
        </w:rPr>
        <w:t xml:space="preserve">Компонент </w:t>
      </w:r>
      <w:proofErr w:type="spellStart"/>
      <w:r w:rsidR="00D13CD6" w:rsidRPr="002E2661">
        <w:rPr>
          <w:lang w:val="ru-RU"/>
        </w:rPr>
        <w:t>PositionDet</w:t>
      </w:r>
      <w:bookmarkEnd w:id="227"/>
      <w:proofErr w:type="spellEnd"/>
    </w:p>
    <w:p w14:paraId="46450976" w14:textId="77777777" w:rsidR="005867FD" w:rsidRPr="002E2661" w:rsidRDefault="005867FD" w:rsidP="00747915">
      <w:pPr>
        <w:pStyle w:val="40"/>
      </w:pPr>
      <w:r w:rsidRPr="002E2661">
        <w:t>Назначение</w:t>
      </w:r>
    </w:p>
    <w:p w14:paraId="6188CE3B" w14:textId="77777777" w:rsidR="005867FD" w:rsidRPr="002E2661" w:rsidRDefault="005867FD" w:rsidP="005867FD">
      <w:pPr>
        <w:pStyle w:val="29"/>
        <w:tabs>
          <w:tab w:val="clear" w:pos="993"/>
          <w:tab w:val="left" w:pos="709"/>
        </w:tabs>
        <w:ind w:firstLine="709"/>
        <w:rPr>
          <w:lang w:val="ru-RU"/>
        </w:rPr>
      </w:pPr>
      <w:r w:rsidRPr="002E2661">
        <w:rPr>
          <w:lang w:val="ru-RU"/>
        </w:rPr>
        <w:t>Компонент предназначен для определения текущего положения стрел</w:t>
      </w:r>
      <w:r w:rsidR="006B3420" w:rsidRPr="002E2661">
        <w:rPr>
          <w:lang w:val="ru-RU"/>
        </w:rPr>
        <w:t>очного привода</w:t>
      </w:r>
      <w:r w:rsidRPr="002E2661">
        <w:rPr>
          <w:lang w:val="ru-RU"/>
        </w:rPr>
        <w:t>. Он обеспечивает</w:t>
      </w:r>
      <w:r w:rsidR="006B3420" w:rsidRPr="002E2661">
        <w:rPr>
          <w:lang w:val="ru-RU"/>
        </w:rPr>
        <w:t xml:space="preserve"> генерацию сигналов для </w:t>
      </w:r>
      <w:r w:rsidR="00931631" w:rsidRPr="002E2661">
        <w:rPr>
          <w:lang w:val="ru-RU"/>
        </w:rPr>
        <w:t>работы</w:t>
      </w:r>
      <w:r w:rsidR="006B3420" w:rsidRPr="002E2661">
        <w:rPr>
          <w:lang w:val="ru-RU"/>
        </w:rPr>
        <w:t xml:space="preserve"> контрольного генератора</w:t>
      </w:r>
      <w:r w:rsidR="00931631" w:rsidRPr="002E2661">
        <w:rPr>
          <w:lang w:val="ru-RU"/>
        </w:rPr>
        <w:t xml:space="preserve"> (КГ) и</w:t>
      </w:r>
      <w:r w:rsidR="006B3420" w:rsidRPr="002E2661">
        <w:rPr>
          <w:lang w:val="ru-RU"/>
        </w:rPr>
        <w:t xml:space="preserve"> определени</w:t>
      </w:r>
      <w:r w:rsidR="00931631" w:rsidRPr="002E2661">
        <w:rPr>
          <w:lang w:val="ru-RU"/>
        </w:rPr>
        <w:t>е</w:t>
      </w:r>
      <w:r w:rsidR="006B3420" w:rsidRPr="002E2661">
        <w:rPr>
          <w:lang w:val="ru-RU"/>
        </w:rPr>
        <w:t xml:space="preserve"> положения стрелочного привода по сигналам R1 и R2.</w:t>
      </w:r>
    </w:p>
    <w:p w14:paraId="585C8985" w14:textId="77777777" w:rsidR="005867FD" w:rsidRPr="002E2661" w:rsidRDefault="005867FD" w:rsidP="00747915">
      <w:pPr>
        <w:pStyle w:val="40"/>
      </w:pPr>
      <w:r w:rsidRPr="002E2661">
        <w:t xml:space="preserve">Состав </w:t>
      </w:r>
    </w:p>
    <w:p w14:paraId="71149638" w14:textId="77777777" w:rsidR="00036949" w:rsidRPr="002E2661" w:rsidRDefault="00036949" w:rsidP="00036949">
      <w:pPr>
        <w:pStyle w:val="affffff9"/>
      </w:pPr>
      <w:r w:rsidRPr="002E2661">
        <w:t>Компонент состоит из модулей:</w:t>
      </w:r>
    </w:p>
    <w:p w14:paraId="3DD3D98E" w14:textId="666899AA" w:rsidR="00036949" w:rsidRPr="00A33798" w:rsidRDefault="00F46575" w:rsidP="00643ABE">
      <w:pPr>
        <w:pStyle w:val="a0"/>
        <w:numPr>
          <w:ilvl w:val="0"/>
          <w:numId w:val="136"/>
        </w:numPr>
        <w:ind w:hanging="11"/>
        <w:rPr>
          <w:lang w:val="ru-RU"/>
        </w:rPr>
      </w:pPr>
      <w:r w:rsidRPr="00A33798">
        <w:rPr>
          <w:i/>
          <w:lang w:val="ru-RU"/>
        </w:rPr>
        <w:t> </w:t>
      </w:r>
      <w:proofErr w:type="spellStart"/>
      <w:r w:rsidR="00036949" w:rsidRPr="00A33798">
        <w:rPr>
          <w:i/>
          <w:lang w:val="ru-RU"/>
        </w:rPr>
        <w:t>positionDet</w:t>
      </w:r>
      <w:proofErr w:type="spellEnd"/>
      <w:r w:rsidR="00036949" w:rsidRPr="00A33798">
        <w:rPr>
          <w:lang w:val="ru-RU"/>
        </w:rPr>
        <w:t xml:space="preserve"> – модуль определения положения стрелочного привода;</w:t>
      </w:r>
    </w:p>
    <w:p w14:paraId="034DF621" w14:textId="3494DC73" w:rsidR="006B3420" w:rsidRPr="002E2661" w:rsidRDefault="00F46575" w:rsidP="00D4482A">
      <w:pPr>
        <w:pStyle w:val="a0"/>
        <w:rPr>
          <w:lang w:val="ru-RU"/>
        </w:rPr>
      </w:pPr>
      <w:r w:rsidRPr="002E2661">
        <w:rPr>
          <w:i/>
          <w:lang w:val="ru-RU"/>
        </w:rPr>
        <w:t> </w:t>
      </w:r>
      <w:proofErr w:type="spellStart"/>
      <w:r w:rsidR="006B3420" w:rsidRPr="002E2661">
        <w:rPr>
          <w:i/>
          <w:lang w:val="ru-RU"/>
        </w:rPr>
        <w:t>posDetGenerator</w:t>
      </w:r>
      <w:proofErr w:type="spellEnd"/>
      <w:r w:rsidR="006B3420" w:rsidRPr="002E2661">
        <w:rPr>
          <w:lang w:val="ru-RU"/>
        </w:rPr>
        <w:t xml:space="preserve"> – модуль контрольного генератора;</w:t>
      </w:r>
    </w:p>
    <w:p w14:paraId="60E805C9" w14:textId="1D793412" w:rsidR="006B3420" w:rsidRPr="002E2661" w:rsidRDefault="00F46575" w:rsidP="00D4482A">
      <w:pPr>
        <w:pStyle w:val="a0"/>
        <w:rPr>
          <w:lang w:val="ru-RU"/>
        </w:rPr>
      </w:pPr>
      <w:r w:rsidRPr="002E2661">
        <w:rPr>
          <w:lang w:val="ru-RU"/>
        </w:rPr>
        <w:t> </w:t>
      </w:r>
      <w:proofErr w:type="spellStart"/>
      <w:r w:rsidR="006B3420" w:rsidRPr="002E2661">
        <w:rPr>
          <w:lang w:val="ru-RU"/>
        </w:rPr>
        <w:t>positionDetFiveEC</w:t>
      </w:r>
      <w:proofErr w:type="spellEnd"/>
      <w:r w:rsidR="006B3420" w:rsidRPr="002E2661">
        <w:rPr>
          <w:lang w:val="ru-RU"/>
        </w:rPr>
        <w:t xml:space="preserve"> – модуль определения положения стрелочного привода </w:t>
      </w:r>
      <w:r w:rsidR="00D529DA" w:rsidRPr="002E2661">
        <w:rPr>
          <w:lang w:val="ru-RU"/>
        </w:rPr>
        <w:t>при</w:t>
      </w:r>
      <w:r w:rsidR="006B3420" w:rsidRPr="002E2661">
        <w:rPr>
          <w:lang w:val="ru-RU"/>
        </w:rPr>
        <w:t xml:space="preserve"> пятипроводном </w:t>
      </w:r>
      <w:r w:rsidR="00D529DA" w:rsidRPr="002E2661">
        <w:rPr>
          <w:lang w:val="ru-RU"/>
        </w:rPr>
        <w:t>подключении</w:t>
      </w:r>
      <w:r w:rsidR="00DB360F" w:rsidRPr="002E2661">
        <w:rPr>
          <w:lang w:val="ru-RU"/>
        </w:rPr>
        <w:t xml:space="preserve"> (в данной версии ПО не используется)</w:t>
      </w:r>
      <w:r w:rsidR="006B3420" w:rsidRPr="002E2661">
        <w:rPr>
          <w:lang w:val="ru-RU"/>
        </w:rPr>
        <w:t>;</w:t>
      </w:r>
    </w:p>
    <w:p w14:paraId="4032D9E5" w14:textId="6C0C4939" w:rsidR="00721A71" w:rsidRPr="002E2661" w:rsidRDefault="00F46575" w:rsidP="00D4482A">
      <w:pPr>
        <w:pStyle w:val="a0"/>
        <w:rPr>
          <w:lang w:val="ru-RU"/>
        </w:rPr>
      </w:pPr>
      <w:r w:rsidRPr="002E2661">
        <w:rPr>
          <w:i/>
          <w:lang w:val="ru-RU"/>
        </w:rPr>
        <w:t> </w:t>
      </w:r>
      <w:proofErr w:type="spellStart"/>
      <w:r w:rsidR="006B3420" w:rsidRPr="002E2661">
        <w:rPr>
          <w:i/>
          <w:lang w:val="ru-RU"/>
        </w:rPr>
        <w:t>positionDetNine</w:t>
      </w:r>
      <w:r w:rsidR="00721A71" w:rsidRPr="002E2661">
        <w:rPr>
          <w:i/>
          <w:lang w:val="ru-RU"/>
        </w:rPr>
        <w:t>Wire</w:t>
      </w:r>
      <w:proofErr w:type="spellEnd"/>
      <w:r w:rsidR="006B3420" w:rsidRPr="002E2661">
        <w:rPr>
          <w:lang w:val="ru-RU"/>
        </w:rPr>
        <w:t xml:space="preserve"> – модуль определения положения стрелочного привода </w:t>
      </w:r>
      <w:r w:rsidR="00D529DA" w:rsidRPr="002E2661">
        <w:rPr>
          <w:lang w:val="ru-RU"/>
        </w:rPr>
        <w:t>при</w:t>
      </w:r>
      <w:r w:rsidR="006B3420" w:rsidRPr="002E2661">
        <w:rPr>
          <w:lang w:val="ru-RU"/>
        </w:rPr>
        <w:t xml:space="preserve"> </w:t>
      </w:r>
      <w:proofErr w:type="spellStart"/>
      <w:r w:rsidR="00721A71" w:rsidRPr="002E2661">
        <w:rPr>
          <w:lang w:val="ru-RU"/>
        </w:rPr>
        <w:t>девя</w:t>
      </w:r>
      <w:r w:rsidR="006B3420" w:rsidRPr="002E2661">
        <w:rPr>
          <w:lang w:val="ru-RU"/>
        </w:rPr>
        <w:t>типроводном</w:t>
      </w:r>
      <w:proofErr w:type="spellEnd"/>
      <w:r w:rsidR="006B3420" w:rsidRPr="002E2661">
        <w:rPr>
          <w:lang w:val="ru-RU"/>
        </w:rPr>
        <w:t xml:space="preserve"> </w:t>
      </w:r>
      <w:r w:rsidR="00D529DA" w:rsidRPr="002E2661">
        <w:rPr>
          <w:lang w:val="ru-RU"/>
        </w:rPr>
        <w:t>подключении</w:t>
      </w:r>
      <w:r w:rsidR="00036949" w:rsidRPr="002E2661">
        <w:rPr>
          <w:lang w:val="ru-RU"/>
        </w:rPr>
        <w:t>;</w:t>
      </w:r>
    </w:p>
    <w:p w14:paraId="79DE09EB" w14:textId="717A5954" w:rsidR="00036949" w:rsidRPr="002E2661" w:rsidRDefault="00F46575" w:rsidP="00D4482A">
      <w:pPr>
        <w:pStyle w:val="a0"/>
        <w:rPr>
          <w:i/>
          <w:lang w:val="ru-RU"/>
        </w:rPr>
      </w:pPr>
      <w:r w:rsidRPr="002E2661">
        <w:rPr>
          <w:i/>
          <w:lang w:val="ru-RU"/>
        </w:rPr>
        <w:t> </w:t>
      </w:r>
      <w:proofErr w:type="spellStart"/>
      <w:r w:rsidR="00036949" w:rsidRPr="002E2661">
        <w:rPr>
          <w:i/>
          <w:lang w:val="ru-RU"/>
        </w:rPr>
        <w:t>positionDetTypes</w:t>
      </w:r>
      <w:proofErr w:type="spellEnd"/>
      <w:r w:rsidR="00036949" w:rsidRPr="002E2661">
        <w:rPr>
          <w:i/>
          <w:lang w:val="ru-RU"/>
        </w:rPr>
        <w:t xml:space="preserve"> – </w:t>
      </w:r>
      <w:r w:rsidR="00036949" w:rsidRPr="002E2661">
        <w:rPr>
          <w:lang w:val="ru-RU"/>
        </w:rPr>
        <w:t>модуль содержит прототипы функций определения положения.</w:t>
      </w:r>
    </w:p>
    <w:p w14:paraId="562F7382" w14:textId="77777777" w:rsidR="00DB360F" w:rsidRPr="002E2661" w:rsidRDefault="00DB360F" w:rsidP="00747915">
      <w:pPr>
        <w:pStyle w:val="40"/>
      </w:pPr>
      <w:r w:rsidRPr="002E2661">
        <w:t>Описание</w:t>
      </w:r>
    </w:p>
    <w:p w14:paraId="756F14DF" w14:textId="77777777" w:rsidR="00DB360F" w:rsidRPr="002E2661" w:rsidRDefault="00DB360F" w:rsidP="002F6B6A">
      <w:pPr>
        <w:pStyle w:val="5"/>
      </w:pPr>
      <w:r w:rsidRPr="002E2661">
        <w:t>Общие сведения</w:t>
      </w:r>
    </w:p>
    <w:p w14:paraId="41809643" w14:textId="77777777" w:rsidR="00DB360F" w:rsidRPr="002E2661" w:rsidRDefault="00DB360F" w:rsidP="00052AF0">
      <w:pPr>
        <w:pStyle w:val="35"/>
      </w:pPr>
      <w:r w:rsidRPr="002E2661">
        <w:t xml:space="preserve">Компонент служит для определения текущего положения стрелочного привода. В данной версии ПО реализовано определение положения стрелочного привода в девятипроводной схеме включения. Функции генератора контрольного </w:t>
      </w:r>
      <w:r w:rsidRPr="002E2661">
        <w:lastRenderedPageBreak/>
        <w:t xml:space="preserve">сигнала реализует модуль </w:t>
      </w:r>
      <w:r w:rsidRPr="002E2661">
        <w:rPr>
          <w:i/>
          <w:iCs/>
        </w:rPr>
        <w:t>posDetGenerator</w:t>
      </w:r>
      <w:r w:rsidRPr="002E2661">
        <w:t xml:space="preserve">. Функции определения текущего положения реализованы в модуле </w:t>
      </w:r>
      <w:r w:rsidRPr="002E2661">
        <w:rPr>
          <w:i/>
          <w:iCs/>
        </w:rPr>
        <w:t>positionDetNineWire</w:t>
      </w:r>
      <w:r w:rsidRPr="002E2661">
        <w:t>.</w:t>
      </w:r>
    </w:p>
    <w:p w14:paraId="7D116DDD" w14:textId="77777777" w:rsidR="00DB360F" w:rsidRPr="002E2661" w:rsidRDefault="00036949" w:rsidP="00036949">
      <w:pPr>
        <w:pStyle w:val="40"/>
      </w:pPr>
      <w:r w:rsidRPr="002E2661">
        <w:t>М</w:t>
      </w:r>
      <w:r w:rsidR="00DB360F" w:rsidRPr="002E2661">
        <w:t>одул</w:t>
      </w:r>
      <w:r w:rsidRPr="002E2661">
        <w:t>ь</w:t>
      </w:r>
      <w:r w:rsidR="00DB360F" w:rsidRPr="002E2661">
        <w:t xml:space="preserve"> </w:t>
      </w:r>
      <w:proofErr w:type="spellStart"/>
      <w:r w:rsidR="00DB360F" w:rsidRPr="002E2661">
        <w:rPr>
          <w:iCs/>
        </w:rPr>
        <w:t>posDetGenerator</w:t>
      </w:r>
      <w:proofErr w:type="spellEnd"/>
    </w:p>
    <w:p w14:paraId="20B0BC36" w14:textId="77777777" w:rsidR="00036949" w:rsidRPr="002E2661" w:rsidRDefault="00036949" w:rsidP="00036949">
      <w:pPr>
        <w:pStyle w:val="5"/>
      </w:pPr>
      <w:r w:rsidRPr="002E2661">
        <w:t>Назначение</w:t>
      </w:r>
    </w:p>
    <w:p w14:paraId="37312016" w14:textId="77777777" w:rsidR="00036949" w:rsidRPr="002E2661" w:rsidRDefault="00E30FBC" w:rsidP="00931631">
      <w:pPr>
        <w:pStyle w:val="a4"/>
        <w:ind w:firstLine="680"/>
      </w:pPr>
      <w:r w:rsidRPr="002E2661">
        <w:t>Генератор напряжения контрольных цепей</w:t>
      </w:r>
      <w:r w:rsidR="00E03B94" w:rsidRPr="002E2661">
        <w:t>.</w:t>
      </w:r>
    </w:p>
    <w:p w14:paraId="72A8B5DE" w14:textId="77777777" w:rsidR="00036949" w:rsidRPr="002E2661" w:rsidRDefault="00036949" w:rsidP="00036949">
      <w:pPr>
        <w:pStyle w:val="5"/>
      </w:pPr>
      <w:r w:rsidRPr="002E2661">
        <w:t>Описание</w:t>
      </w:r>
    </w:p>
    <w:p w14:paraId="4D560999" w14:textId="77777777" w:rsidR="00931631" w:rsidRPr="002E2661" w:rsidRDefault="00931631" w:rsidP="00931631">
      <w:pPr>
        <w:pStyle w:val="a4"/>
        <w:ind w:firstLine="680"/>
      </w:pPr>
      <w:r w:rsidRPr="002E2661">
        <w:t xml:space="preserve">Модуль </w:t>
      </w:r>
      <w:proofErr w:type="spellStart"/>
      <w:r w:rsidRPr="002E2661">
        <w:rPr>
          <w:i/>
          <w:iCs/>
        </w:rPr>
        <w:t>posDetGenerator</w:t>
      </w:r>
      <w:proofErr w:type="spellEnd"/>
      <w:r w:rsidRPr="002E2661">
        <w:t xml:space="preserve"> генерирует сигналы, необходимые для работы контрольного генератора (КГ). Контрольный генератор представляет собой генератор синусоидального сигнала на частоте 62,5 Гц. Его сигнал необходим для питания датчиков положения </w:t>
      </w:r>
      <w:r w:rsidR="0065706C" w:rsidRPr="002E2661">
        <w:t>стрелки</w:t>
      </w:r>
      <w:r w:rsidRPr="002E2661">
        <w:t>, которые находятся в стрелочном приводе.</w:t>
      </w:r>
    </w:p>
    <w:p w14:paraId="78BB0779" w14:textId="77777777" w:rsidR="00050950" w:rsidRPr="002E2661" w:rsidRDefault="00050950" w:rsidP="00050950">
      <w:pPr>
        <w:pStyle w:val="a4"/>
        <w:ind w:firstLine="680"/>
      </w:pPr>
      <w:r w:rsidRPr="002E2661">
        <w:t xml:space="preserve">Для компенсации падения напряжения на фидерной линии, соединяющей прибор </w:t>
      </w:r>
      <w:r w:rsidR="0065706C" w:rsidRPr="002E2661">
        <w:t xml:space="preserve">со стрелочным приводом, предусмотрена регулировка выходного уровня контрольного генератора в пределах </w:t>
      </w:r>
      <w:r w:rsidR="00451C3A" w:rsidRPr="002E2661">
        <w:t>от </w:t>
      </w:r>
      <w:r w:rsidR="0065706C" w:rsidRPr="002E2661">
        <w:t>2</w:t>
      </w:r>
      <w:r w:rsidR="00160DBC" w:rsidRPr="002E2661">
        <w:t>1</w:t>
      </w:r>
      <w:r w:rsidR="00451C3A" w:rsidRPr="002E2661">
        <w:t> до </w:t>
      </w:r>
      <w:r w:rsidR="0065706C" w:rsidRPr="002E2661">
        <w:t>28</w:t>
      </w:r>
      <w:r w:rsidR="00451C3A" w:rsidRPr="002E2661">
        <w:t> </w:t>
      </w:r>
      <w:r w:rsidR="0065706C" w:rsidRPr="002E2661">
        <w:t xml:space="preserve">В. </w:t>
      </w:r>
      <w:r w:rsidR="00226834" w:rsidRPr="002E2661">
        <w:t>Уровень выходного сигнала задаётся в приказе от УС.</w:t>
      </w:r>
    </w:p>
    <w:p w14:paraId="3A1AA571" w14:textId="77777777" w:rsidR="00226834" w:rsidRPr="002E2661" w:rsidRDefault="00226834" w:rsidP="00050950">
      <w:pPr>
        <w:pStyle w:val="a4"/>
        <w:ind w:firstLine="680"/>
      </w:pPr>
      <w:r w:rsidRPr="002E2661">
        <w:t>Амплитуда сигнал</w:t>
      </w:r>
      <w:r w:rsidR="0044237A" w:rsidRPr="002E2661">
        <w:t>а</w:t>
      </w:r>
      <w:r w:rsidRPr="002E2661">
        <w:t xml:space="preserve"> КГ </w:t>
      </w:r>
      <w:r w:rsidR="0044237A" w:rsidRPr="002E2661">
        <w:t xml:space="preserve">на выходе прибора </w:t>
      </w:r>
      <w:r w:rsidRPr="002E2661">
        <w:t xml:space="preserve">контролируется </w:t>
      </w:r>
      <w:r w:rsidR="0044237A" w:rsidRPr="002E2661">
        <w:t xml:space="preserve">в модуле </w:t>
      </w:r>
      <w:proofErr w:type="spellStart"/>
      <w:r w:rsidR="0044237A" w:rsidRPr="002E2661">
        <w:rPr>
          <w:i/>
          <w:iCs/>
        </w:rPr>
        <w:t>posDetGenerator</w:t>
      </w:r>
      <w:proofErr w:type="spellEnd"/>
      <w:r w:rsidR="0044237A" w:rsidRPr="002E2661">
        <w:t xml:space="preserve">. При отклонении амплитуды </w:t>
      </w:r>
      <w:r w:rsidR="00BE4387" w:rsidRPr="002E2661">
        <w:t xml:space="preserve">сигнала </w:t>
      </w:r>
      <w:r w:rsidR="0044237A" w:rsidRPr="002E2661">
        <w:t>более чем на 10</w:t>
      </w:r>
      <w:r w:rsidR="00451C3A" w:rsidRPr="002E2661">
        <w:t> </w:t>
      </w:r>
      <w:r w:rsidR="0044237A" w:rsidRPr="002E2661">
        <w:t xml:space="preserve">% в сторону увеличения или уменьшения передаётся код </w:t>
      </w:r>
      <w:proofErr w:type="spellStart"/>
      <w:r w:rsidR="0072708A" w:rsidRPr="002E2661">
        <w:t>аларма</w:t>
      </w:r>
      <w:proofErr w:type="spellEnd"/>
      <w:r w:rsidR="0044237A" w:rsidRPr="002E2661">
        <w:t xml:space="preserve"> 0x6B – напряжение контрольных цепей не в норме.</w:t>
      </w:r>
    </w:p>
    <w:p w14:paraId="2B49BCE3" w14:textId="7BE9BC53" w:rsidR="0044237A" w:rsidRPr="002E2661" w:rsidRDefault="00103F9A" w:rsidP="00050950">
      <w:pPr>
        <w:pStyle w:val="a4"/>
        <w:ind w:firstLine="680"/>
      </w:pPr>
      <w:r w:rsidRPr="002E2661">
        <w:t>Логический сигнал</w:t>
      </w:r>
      <w:r w:rsidR="0044237A" w:rsidRPr="002E2661">
        <w:t xml:space="preserve"> с датчика </w:t>
      </w:r>
      <w:r w:rsidRPr="002E2661">
        <w:t>короткого замыкания в цепи КГ</w:t>
      </w:r>
      <w:r w:rsidR="0044237A" w:rsidRPr="002E2661">
        <w:t xml:space="preserve"> </w:t>
      </w:r>
      <w:r w:rsidRPr="002E2661">
        <w:t xml:space="preserve">поступает на DD2, PORTF12 (сигнал KZGEN), см. </w:t>
      </w:r>
      <w:r w:rsidR="003F1248" w:rsidRPr="002E2661">
        <w:t>схему электрическую принципиальную</w:t>
      </w:r>
      <w:r w:rsidR="003F1248" w:rsidRPr="002E2661">
        <w:rPr>
          <w:color w:val="FF0000"/>
        </w:rPr>
        <w:t xml:space="preserve"> </w:t>
      </w:r>
      <w:r w:rsidR="003F1248" w:rsidRPr="002E2661">
        <w:t>ЕИУС.465275.006.100Э</w:t>
      </w:r>
      <w:r w:rsidR="0003106E" w:rsidRPr="002E2661">
        <w:t>3</w:t>
      </w:r>
      <w:r w:rsidRPr="002E2661">
        <w:t xml:space="preserve">. При определении КЗ в цепи КГ формирование сигнала КГ прекращается на 5 с, а в статусах в </w:t>
      </w:r>
      <w:r w:rsidR="00451C3A" w:rsidRPr="002E2661">
        <w:t>УС</w:t>
      </w:r>
      <w:r w:rsidRPr="002E2661">
        <w:t xml:space="preserve"> передаётся код </w:t>
      </w:r>
      <w:proofErr w:type="spellStart"/>
      <w:r w:rsidRPr="002E2661">
        <w:t>аларма</w:t>
      </w:r>
      <w:proofErr w:type="spellEnd"/>
      <w:r w:rsidRPr="002E2661">
        <w:t xml:space="preserve"> 0x0A – контрольное замыкание контрольных цепей. </w:t>
      </w:r>
    </w:p>
    <w:p w14:paraId="46E02C54" w14:textId="571DCE41" w:rsidR="00F4288A" w:rsidRPr="002E2661" w:rsidRDefault="000852EE" w:rsidP="00050950">
      <w:pPr>
        <w:pStyle w:val="a4"/>
        <w:ind w:firstLine="680"/>
      </w:pPr>
      <w:r w:rsidRPr="002E2661">
        <w:t>С</w:t>
      </w:r>
      <w:r w:rsidR="00F4288A" w:rsidRPr="002E2661">
        <w:t xml:space="preserve">игнал </w:t>
      </w:r>
      <w:r w:rsidRPr="002E2661">
        <w:t xml:space="preserve">КГ </w:t>
      </w:r>
      <w:r w:rsidR="00F4288A" w:rsidRPr="002E2661">
        <w:t>форм</w:t>
      </w:r>
      <w:r w:rsidRPr="002E2661">
        <w:t xml:space="preserve">ируется методом ШИМ-модуляции. Модуль </w:t>
      </w:r>
      <w:proofErr w:type="spellStart"/>
      <w:r w:rsidRPr="002E2661">
        <w:rPr>
          <w:i/>
          <w:iCs/>
        </w:rPr>
        <w:t>posDetGenerator</w:t>
      </w:r>
      <w:proofErr w:type="spellEnd"/>
      <w:r w:rsidRPr="002E2661">
        <w:rPr>
          <w:i/>
          <w:iCs/>
        </w:rPr>
        <w:t xml:space="preserve"> </w:t>
      </w:r>
      <w:r w:rsidRPr="002E2661">
        <w:t xml:space="preserve">обеспечивает формирование импульсов ШИМ-модуляции для управления силовыми транзисторами </w:t>
      </w:r>
      <w:r w:rsidR="0069476A" w:rsidRPr="002E2661">
        <w:t>VT3…VT6 (см. схему</w:t>
      </w:r>
      <w:r w:rsidR="003F1248" w:rsidRPr="002E2661">
        <w:rPr>
          <w:color w:val="FF0000"/>
        </w:rPr>
        <w:t xml:space="preserve"> </w:t>
      </w:r>
      <w:r w:rsidR="003F1248" w:rsidRPr="002E2661">
        <w:t>электрическую принципиальную ЕИУС.465275.006.120Э</w:t>
      </w:r>
      <w:r w:rsidR="0003106E" w:rsidRPr="002E2661">
        <w:t>3</w:t>
      </w:r>
      <w:r w:rsidR="0069476A" w:rsidRPr="002E2661">
        <w:t xml:space="preserve">). Сигналы GEN1 и GEN2 формируемые МК на выводах PORTA7 и PORTB15 </w:t>
      </w:r>
      <w:r w:rsidR="0012169B" w:rsidRPr="002E2661">
        <w:t>подаются на модуль генератора</w:t>
      </w:r>
      <w:r w:rsidR="00C82F5F" w:rsidRPr="002E2661">
        <w:t>.</w:t>
      </w:r>
      <w:r w:rsidR="0012169B" w:rsidRPr="002E2661">
        <w:t xml:space="preserve"> На модуле генератора </w:t>
      </w:r>
      <w:r w:rsidR="0012169B" w:rsidRPr="002E2661">
        <w:lastRenderedPageBreak/>
        <w:t xml:space="preserve">одноимённые сигналы через оптроны </w:t>
      </w:r>
      <w:proofErr w:type="spellStart"/>
      <w:r w:rsidR="0012169B" w:rsidRPr="002E2661">
        <w:t>опторазвязки</w:t>
      </w:r>
      <w:proofErr w:type="spellEnd"/>
      <w:r w:rsidR="0012169B" w:rsidRPr="002E2661">
        <w:t xml:space="preserve"> VT3 и VT4 подаются на вход управления драйверов DA6 и DA7. С выхода драйвера сигналы подаются на управление </w:t>
      </w:r>
      <w:r w:rsidR="00F15DA4" w:rsidRPr="002E2661">
        <w:t>транзисторами VT</w:t>
      </w:r>
      <w:r w:rsidR="0012169B" w:rsidRPr="002E2661">
        <w:t>3…VT6.</w:t>
      </w:r>
    </w:p>
    <w:p w14:paraId="21116085" w14:textId="77777777" w:rsidR="00F15DA4" w:rsidRPr="002E2661" w:rsidRDefault="00036949" w:rsidP="00036949">
      <w:pPr>
        <w:pStyle w:val="40"/>
      </w:pPr>
      <w:r w:rsidRPr="002E2661">
        <w:t>М</w:t>
      </w:r>
      <w:r w:rsidR="00F4559D" w:rsidRPr="002E2661">
        <w:t>одул</w:t>
      </w:r>
      <w:r w:rsidRPr="002E2661">
        <w:t>ь</w:t>
      </w:r>
      <w:r w:rsidR="00F4559D" w:rsidRPr="002E2661">
        <w:t xml:space="preserve"> </w:t>
      </w:r>
      <w:proofErr w:type="spellStart"/>
      <w:r w:rsidR="00F4559D" w:rsidRPr="002E2661">
        <w:rPr>
          <w:rStyle w:val="affffff1"/>
          <w:iCs/>
          <w:sz w:val="28"/>
          <w:szCs w:val="28"/>
        </w:rPr>
        <w:t>positionDetNineWire</w:t>
      </w:r>
      <w:proofErr w:type="spellEnd"/>
    </w:p>
    <w:p w14:paraId="32B0852A" w14:textId="77777777" w:rsidR="00036949" w:rsidRPr="002E2661" w:rsidRDefault="00036949" w:rsidP="00036949">
      <w:pPr>
        <w:pStyle w:val="5"/>
      </w:pPr>
      <w:r w:rsidRPr="002E2661">
        <w:t>Назначение</w:t>
      </w:r>
    </w:p>
    <w:p w14:paraId="38F17499" w14:textId="77777777" w:rsidR="00036949" w:rsidRPr="002E2661" w:rsidRDefault="00FE7D82" w:rsidP="00050950">
      <w:pPr>
        <w:pStyle w:val="a4"/>
        <w:ind w:firstLine="680"/>
      </w:pPr>
      <w:r w:rsidRPr="002E2661">
        <w:t xml:space="preserve">Определение положения c модулем реле </w:t>
      </w:r>
      <w:proofErr w:type="spellStart"/>
      <w:r w:rsidRPr="002E2661">
        <w:t>девятипроводным</w:t>
      </w:r>
      <w:proofErr w:type="spellEnd"/>
      <w:r w:rsidRPr="002E2661">
        <w:t>.</w:t>
      </w:r>
    </w:p>
    <w:p w14:paraId="2212F158" w14:textId="77777777" w:rsidR="00036949" w:rsidRPr="002E2661" w:rsidRDefault="00036949" w:rsidP="00036949">
      <w:pPr>
        <w:pStyle w:val="5"/>
      </w:pPr>
      <w:r w:rsidRPr="002E2661">
        <w:t>Описание</w:t>
      </w:r>
    </w:p>
    <w:p w14:paraId="4BC175B0" w14:textId="3967E332" w:rsidR="00F4288A" w:rsidRPr="002E2661" w:rsidRDefault="00F4559D" w:rsidP="00050950">
      <w:pPr>
        <w:pStyle w:val="a4"/>
        <w:ind w:firstLine="680"/>
      </w:pPr>
      <w:r w:rsidRPr="002E2661">
        <w:t xml:space="preserve">Модуль </w:t>
      </w:r>
      <w:proofErr w:type="spellStart"/>
      <w:r w:rsidRPr="002E2661">
        <w:rPr>
          <w:rStyle w:val="affffff7"/>
        </w:rPr>
        <w:t>positionDetNineWire</w:t>
      </w:r>
      <w:proofErr w:type="spellEnd"/>
      <w:r w:rsidRPr="002E2661">
        <w:t xml:space="preserve"> служит для определения положения стрелки по сигналам R1 и R2. </w:t>
      </w:r>
      <w:r w:rsidR="00370286" w:rsidRPr="002E2661">
        <w:t xml:space="preserve">Отношение амплитуд сигналов R1 и R2 соответствует положению стрелки. При этом абсолютное значение каждого сигнала должно находиться </w:t>
      </w:r>
      <w:r w:rsidR="00EB012A" w:rsidRPr="002E2661">
        <w:t>в диапазоне от 12 до 40 В</w:t>
      </w:r>
      <w:r w:rsidR="00BD5355" w:rsidRPr="002E2661">
        <w:t xml:space="preserve"> включительно</w:t>
      </w:r>
      <w:r w:rsidR="00EB012A" w:rsidRPr="002E2661">
        <w:t>. Выход за пределы этого диапазона любого из сигнал</w:t>
      </w:r>
      <w:r w:rsidR="00E30FBC" w:rsidRPr="002E2661">
        <w:t>ов</w:t>
      </w:r>
      <w:r w:rsidR="00EB012A" w:rsidRPr="002E2661">
        <w:t xml:space="preserve"> интерпретируется как некорректный сигнал, при этом положение стрелки определяется как «</w:t>
      </w:r>
      <w:r w:rsidR="00B870CC" w:rsidRPr="002E2661">
        <w:t>П</w:t>
      </w:r>
      <w:r w:rsidR="000E4CDC" w:rsidRPr="002E2661">
        <w:t>отеря контроля</w:t>
      </w:r>
      <w:r w:rsidR="00EB012A" w:rsidRPr="002E2661">
        <w:t xml:space="preserve">». Положение стрелки определяется в функции </w:t>
      </w:r>
      <w:proofErr w:type="spellStart"/>
      <w:proofErr w:type="gramStart"/>
      <w:r w:rsidR="00EB012A" w:rsidRPr="002E2661">
        <w:rPr>
          <w:b/>
          <w:i/>
          <w:iCs/>
        </w:rPr>
        <w:t>posDetermin</w:t>
      </w:r>
      <w:proofErr w:type="spellEnd"/>
      <w:r w:rsidR="00EB012A" w:rsidRPr="002E2661">
        <w:rPr>
          <w:b/>
          <w:i/>
          <w:iCs/>
        </w:rPr>
        <w:t>(</w:t>
      </w:r>
      <w:proofErr w:type="gramEnd"/>
      <w:r w:rsidR="00EB012A" w:rsidRPr="002E2661">
        <w:rPr>
          <w:b/>
          <w:i/>
          <w:iCs/>
        </w:rPr>
        <w:t>)</w:t>
      </w:r>
      <w:r w:rsidR="00EB012A" w:rsidRPr="002E2661">
        <w:t xml:space="preserve">, </w:t>
      </w:r>
      <w:r w:rsidR="000E4CDC" w:rsidRPr="002E2661">
        <w:t xml:space="preserve">алгоритм работы которой приведен </w:t>
      </w:r>
      <w:r w:rsidR="00EB012A" w:rsidRPr="002E2661">
        <w:t xml:space="preserve">на </w:t>
      </w:r>
      <w:r w:rsidR="000E4CDC" w:rsidRPr="002E2661">
        <w:t>р</w:t>
      </w:r>
      <w:r w:rsidR="00EB012A" w:rsidRPr="002E2661">
        <w:t xml:space="preserve">исунке </w:t>
      </w:r>
      <w:r w:rsidR="0019465E" w:rsidRPr="002E2661">
        <w:fldChar w:fldCharType="begin"/>
      </w:r>
      <w:r w:rsidR="00BD5355" w:rsidRPr="002E2661">
        <w:instrText xml:space="preserve"> REF _Ref42524356 \h </w:instrText>
      </w:r>
      <w:r w:rsidR="0019465E" w:rsidRPr="002E2661">
        <w:fldChar w:fldCharType="separate"/>
      </w:r>
      <w:r w:rsidR="001432BC">
        <w:rPr>
          <w:noProof/>
        </w:rPr>
        <w:t>29</w:t>
      </w:r>
      <w:r w:rsidR="0019465E" w:rsidRPr="002E2661">
        <w:fldChar w:fldCharType="end"/>
      </w:r>
      <w:r w:rsidR="00EB012A" w:rsidRPr="002E2661">
        <w:t>.</w:t>
      </w:r>
    </w:p>
    <w:p w14:paraId="57CCCE08" w14:textId="77777777" w:rsidR="00F66E9F" w:rsidRPr="002E2661" w:rsidRDefault="00BD5355" w:rsidP="000E4CDC">
      <w:pPr>
        <w:pStyle w:val="afff6"/>
        <w:spacing w:line="360" w:lineRule="auto"/>
      </w:pPr>
      <w:r w:rsidRPr="002E2661">
        <w:rPr>
          <w:noProof/>
          <w:lang w:eastAsia="uk-UA"/>
        </w:rPr>
        <w:lastRenderedPageBreak/>
        <w:drawing>
          <wp:inline distT="0" distB="0" distL="0" distR="0" wp14:anchorId="57E96812" wp14:editId="304A4DA3">
            <wp:extent cx="5240020" cy="48583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40020" cy="4858385"/>
                    </a:xfrm>
                    <a:prstGeom prst="rect">
                      <a:avLst/>
                    </a:prstGeom>
                    <a:noFill/>
                    <a:ln>
                      <a:noFill/>
                    </a:ln>
                  </pic:spPr>
                </pic:pic>
              </a:graphicData>
            </a:graphic>
          </wp:inline>
        </w:drawing>
      </w:r>
    </w:p>
    <w:p w14:paraId="6708F4BA" w14:textId="18BD2A29" w:rsidR="00BD5355" w:rsidRPr="002E2661" w:rsidRDefault="00BD5355" w:rsidP="000E4CDC">
      <w:pPr>
        <w:pStyle w:val="affff3"/>
        <w:spacing w:line="360" w:lineRule="auto"/>
      </w:pPr>
      <w:bookmarkStart w:id="228" w:name="_Ref47101585"/>
      <w:r w:rsidRPr="002E2661">
        <w:t xml:space="preserve">Рисунок </w:t>
      </w:r>
      <w:r w:rsidR="0019465E" w:rsidRPr="002E2661">
        <w:rPr>
          <w:noProof/>
        </w:rPr>
        <w:fldChar w:fldCharType="begin"/>
      </w:r>
      <w:r w:rsidR="00A10114" w:rsidRPr="002E2661">
        <w:rPr>
          <w:noProof/>
        </w:rPr>
        <w:instrText xml:space="preserve"> SEQ Рисунок \* ARABIC </w:instrText>
      </w:r>
      <w:r w:rsidR="0019465E" w:rsidRPr="002E2661">
        <w:rPr>
          <w:noProof/>
        </w:rPr>
        <w:fldChar w:fldCharType="separate"/>
      </w:r>
      <w:bookmarkStart w:id="229" w:name="_Ref42524356"/>
      <w:r w:rsidR="001432BC">
        <w:rPr>
          <w:noProof/>
        </w:rPr>
        <w:t>29</w:t>
      </w:r>
      <w:bookmarkEnd w:id="229"/>
      <w:r w:rsidR="0019465E" w:rsidRPr="002E2661">
        <w:rPr>
          <w:noProof/>
        </w:rPr>
        <w:fldChar w:fldCharType="end"/>
      </w:r>
      <w:r w:rsidRPr="002E2661">
        <w:t xml:space="preserve"> – </w:t>
      </w:r>
      <w:r w:rsidR="003278D3" w:rsidRPr="002E2661">
        <w:t>А</w:t>
      </w:r>
      <w:r w:rsidRPr="002E2661">
        <w:t>лгоритм определения положения стрелочного привода по сигналам R1 и R2</w:t>
      </w:r>
      <w:bookmarkEnd w:id="228"/>
    </w:p>
    <w:p w14:paraId="5DA16C05" w14:textId="276F2770" w:rsidR="00050950" w:rsidRDefault="00050950" w:rsidP="00050950">
      <w:pPr>
        <w:pStyle w:val="a4"/>
        <w:ind w:firstLine="680"/>
      </w:pPr>
      <w:r w:rsidRPr="002E2661">
        <w:t xml:space="preserve">Модуль </w:t>
      </w:r>
      <w:proofErr w:type="spellStart"/>
      <w:r w:rsidRPr="002E2661">
        <w:rPr>
          <w:rStyle w:val="affffff7"/>
        </w:rPr>
        <w:t>posDetGenerator</w:t>
      </w:r>
      <w:proofErr w:type="spellEnd"/>
      <w:r w:rsidRPr="002E2661">
        <w:t xml:space="preserve"> генерирует сигналы, необходимые для работы контрольного генератора (КГ). К</w:t>
      </w:r>
      <w:r w:rsidR="00955C26" w:rsidRPr="002E2661">
        <w:t xml:space="preserve">Г </w:t>
      </w:r>
      <w:r w:rsidRPr="002E2661">
        <w:t>представляет собой генератор синусоидального сигнала на частоте 62,5 Гц. Его сигнал необходим для питания датчиков положения R1 и R2, которые находятся в стрелочном приводе.</w:t>
      </w:r>
    </w:p>
    <w:p w14:paraId="6E48A85C" w14:textId="77777777" w:rsidR="00446022" w:rsidRPr="002E2661" w:rsidRDefault="00446022" w:rsidP="00050950">
      <w:pPr>
        <w:pStyle w:val="a4"/>
        <w:ind w:firstLine="680"/>
      </w:pPr>
    </w:p>
    <w:p w14:paraId="14B9DD9A" w14:textId="77777777" w:rsidR="003278D3" w:rsidRPr="002E2661" w:rsidRDefault="003278D3" w:rsidP="003278D3">
      <w:pPr>
        <w:pStyle w:val="40"/>
      </w:pPr>
      <w:commentRangeStart w:id="230"/>
      <w:commentRangeStart w:id="231"/>
      <w:r w:rsidRPr="002E2661">
        <w:t xml:space="preserve">Модуль </w:t>
      </w:r>
      <w:proofErr w:type="spellStart"/>
      <w:r w:rsidRPr="002E2661">
        <w:t>positionDetFiveEC</w:t>
      </w:r>
      <w:commentRangeEnd w:id="230"/>
      <w:proofErr w:type="spellEnd"/>
      <w:r w:rsidRPr="002E2661">
        <w:rPr>
          <w:rStyle w:val="aff9"/>
          <w:b w:val="0"/>
          <w:noProof/>
        </w:rPr>
        <w:commentReference w:id="230"/>
      </w:r>
      <w:commentRangeEnd w:id="231"/>
      <w:r w:rsidR="00446022">
        <w:rPr>
          <w:rStyle w:val="aff9"/>
          <w:b w:val="0"/>
          <w:noProof/>
        </w:rPr>
        <w:commentReference w:id="231"/>
      </w:r>
    </w:p>
    <w:p w14:paraId="589B81F7" w14:textId="5D231F28" w:rsidR="003278D3" w:rsidRPr="002E2661" w:rsidRDefault="00446022" w:rsidP="00446022">
      <w:pPr>
        <w:pStyle w:val="a4"/>
        <w:ind w:left="1"/>
      </w:pPr>
      <w:r>
        <w:t>В данном проекте модуль не используется.</w:t>
      </w:r>
    </w:p>
    <w:p w14:paraId="50F2121A" w14:textId="77777777" w:rsidR="003278D3" w:rsidRPr="002E2661" w:rsidRDefault="003278D3" w:rsidP="003278D3">
      <w:pPr>
        <w:pStyle w:val="a4"/>
      </w:pPr>
    </w:p>
    <w:p w14:paraId="71AD3F64" w14:textId="77777777" w:rsidR="00E3303E" w:rsidRPr="002E2661" w:rsidRDefault="00E3303E" w:rsidP="00747915">
      <w:pPr>
        <w:pStyle w:val="3"/>
        <w:rPr>
          <w:lang w:val="ru-RU"/>
        </w:rPr>
      </w:pPr>
      <w:bookmarkStart w:id="232" w:name="_Toc50027355"/>
      <w:r w:rsidRPr="002E2661">
        <w:rPr>
          <w:lang w:val="ru-RU"/>
        </w:rPr>
        <w:lastRenderedPageBreak/>
        <w:t xml:space="preserve">Компонент </w:t>
      </w:r>
      <w:proofErr w:type="spellStart"/>
      <w:r w:rsidRPr="002E2661">
        <w:rPr>
          <w:lang w:val="ru-RU"/>
        </w:rPr>
        <w:t>RelayCtrl</w:t>
      </w:r>
      <w:bookmarkEnd w:id="232"/>
      <w:proofErr w:type="spellEnd"/>
    </w:p>
    <w:p w14:paraId="1E65D844" w14:textId="77777777" w:rsidR="00E3303E" w:rsidRPr="002E2661" w:rsidRDefault="00E3303E" w:rsidP="00747915">
      <w:pPr>
        <w:pStyle w:val="40"/>
      </w:pPr>
      <w:r w:rsidRPr="002E2661">
        <w:t>Назначение</w:t>
      </w:r>
    </w:p>
    <w:p w14:paraId="442662C6" w14:textId="77777777" w:rsidR="00E3303E" w:rsidRPr="002E2661" w:rsidRDefault="00E3303E" w:rsidP="00E3303E">
      <w:pPr>
        <w:pStyle w:val="a4"/>
      </w:pPr>
      <w:bookmarkStart w:id="233" w:name="_Hlk26885108"/>
      <w:r w:rsidRPr="002E2661">
        <w:t>Компонент предназначен для управления</w:t>
      </w:r>
      <w:r w:rsidR="009E37D0" w:rsidRPr="002E2661">
        <w:t xml:space="preserve"> РПВ и контроля исправности схем управления реле</w:t>
      </w:r>
      <w:r w:rsidRPr="002E2661">
        <w:t>.</w:t>
      </w:r>
    </w:p>
    <w:bookmarkEnd w:id="233"/>
    <w:p w14:paraId="0FA81701" w14:textId="77777777" w:rsidR="00E3303E" w:rsidRPr="002E2661" w:rsidRDefault="00E3303E" w:rsidP="00747915">
      <w:pPr>
        <w:pStyle w:val="40"/>
      </w:pPr>
      <w:r w:rsidRPr="002E2661">
        <w:t>Состав</w:t>
      </w:r>
    </w:p>
    <w:p w14:paraId="3E87495F" w14:textId="77777777" w:rsidR="00E3303E" w:rsidRPr="002E2661" w:rsidRDefault="00E3303E" w:rsidP="00E3303E">
      <w:pPr>
        <w:pStyle w:val="a4"/>
      </w:pPr>
      <w:r w:rsidRPr="002E2661">
        <w:t>Компонент состоит из модул</w:t>
      </w:r>
      <w:r w:rsidR="00EE3980" w:rsidRPr="002E2661">
        <w:t>ей:</w:t>
      </w:r>
    </w:p>
    <w:p w14:paraId="67168A57" w14:textId="77777777" w:rsidR="00EF6E59" w:rsidRPr="002E2661" w:rsidRDefault="00EF6E59" w:rsidP="00216344">
      <w:pPr>
        <w:pStyle w:val="a"/>
        <w:ind w:left="0" w:firstLine="709"/>
        <w:rPr>
          <w:lang w:val="ru-RU"/>
        </w:rPr>
      </w:pPr>
      <w:proofErr w:type="spellStart"/>
      <w:r w:rsidRPr="002E2661">
        <w:rPr>
          <w:i/>
          <w:lang w:val="ru-RU"/>
        </w:rPr>
        <w:t>relayCtrl</w:t>
      </w:r>
      <w:proofErr w:type="spellEnd"/>
      <w:r w:rsidRPr="002E2661">
        <w:rPr>
          <w:lang w:val="ru-RU"/>
        </w:rPr>
        <w:t xml:space="preserve"> – контроль РПВ, главный модуль;</w:t>
      </w:r>
    </w:p>
    <w:p w14:paraId="66C61AB9" w14:textId="77777777" w:rsidR="00EF6E59" w:rsidRPr="002E2661" w:rsidRDefault="00EF6E59" w:rsidP="00216344">
      <w:pPr>
        <w:pStyle w:val="a"/>
        <w:ind w:left="0" w:firstLine="709"/>
        <w:rPr>
          <w:lang w:val="ru-RU"/>
        </w:rPr>
      </w:pPr>
      <w:proofErr w:type="spellStart"/>
      <w:r w:rsidRPr="002E2661">
        <w:rPr>
          <w:i/>
          <w:lang w:val="ru-RU"/>
        </w:rPr>
        <w:t>relayCtrlFiveEC</w:t>
      </w:r>
      <w:proofErr w:type="spellEnd"/>
      <w:r w:rsidRPr="002E2661">
        <w:rPr>
          <w:lang w:val="ru-RU"/>
        </w:rPr>
        <w:t xml:space="preserve"> – управление реле в пятипроводном режиме подключения (в данной версии ПО не используется);</w:t>
      </w:r>
    </w:p>
    <w:p w14:paraId="58FC135B" w14:textId="77777777" w:rsidR="00EF6E59" w:rsidRPr="002E2661" w:rsidRDefault="00EF6E59" w:rsidP="00216344">
      <w:pPr>
        <w:pStyle w:val="a"/>
        <w:ind w:left="0" w:firstLine="709"/>
        <w:rPr>
          <w:lang w:val="ru-RU"/>
        </w:rPr>
      </w:pPr>
      <w:proofErr w:type="spellStart"/>
      <w:r w:rsidRPr="002E2661">
        <w:rPr>
          <w:i/>
          <w:lang w:val="ru-RU"/>
        </w:rPr>
        <w:t>relayCtrlNine</w:t>
      </w:r>
      <w:r w:rsidR="00DC6866" w:rsidRPr="002E2661">
        <w:rPr>
          <w:i/>
          <w:lang w:val="ru-RU"/>
        </w:rPr>
        <w:t>Wire</w:t>
      </w:r>
      <w:proofErr w:type="spellEnd"/>
      <w:r w:rsidRPr="002E2661">
        <w:rPr>
          <w:lang w:val="ru-RU"/>
        </w:rPr>
        <w:t xml:space="preserve"> – управление реле в </w:t>
      </w:r>
      <w:proofErr w:type="spellStart"/>
      <w:r w:rsidRPr="002E2661">
        <w:rPr>
          <w:lang w:val="ru-RU"/>
        </w:rPr>
        <w:t>девятипроводном</w:t>
      </w:r>
      <w:proofErr w:type="spellEnd"/>
      <w:r w:rsidRPr="002E2661">
        <w:rPr>
          <w:lang w:val="ru-RU"/>
        </w:rPr>
        <w:t xml:space="preserve"> режиме подключения</w:t>
      </w:r>
      <w:r w:rsidR="003278D3" w:rsidRPr="002E2661">
        <w:rPr>
          <w:lang w:val="ru-RU"/>
        </w:rPr>
        <w:t>;</w:t>
      </w:r>
    </w:p>
    <w:p w14:paraId="597F7654" w14:textId="77777777" w:rsidR="003278D3" w:rsidRPr="002E2661" w:rsidRDefault="003278D3" w:rsidP="00216344">
      <w:pPr>
        <w:pStyle w:val="a"/>
        <w:ind w:left="0" w:firstLine="709"/>
        <w:rPr>
          <w:i/>
          <w:lang w:val="ru-RU"/>
        </w:rPr>
      </w:pPr>
      <w:proofErr w:type="spellStart"/>
      <w:r w:rsidRPr="002E2661">
        <w:rPr>
          <w:i/>
          <w:lang w:val="ru-RU"/>
        </w:rPr>
        <w:t>relayCtrlTypes</w:t>
      </w:r>
      <w:proofErr w:type="spellEnd"/>
      <w:r w:rsidRPr="002E2661">
        <w:rPr>
          <w:i/>
          <w:lang w:val="ru-RU"/>
        </w:rPr>
        <w:t xml:space="preserve"> – </w:t>
      </w:r>
      <w:r w:rsidRPr="002E2661">
        <w:rPr>
          <w:lang w:val="ru-RU"/>
        </w:rPr>
        <w:t>прототипы функций управления и контроля модуля реле.</w:t>
      </w:r>
    </w:p>
    <w:p w14:paraId="09EB606A" w14:textId="77777777" w:rsidR="00E3303E" w:rsidRPr="002E2661" w:rsidRDefault="00E3303E" w:rsidP="00747915">
      <w:pPr>
        <w:pStyle w:val="40"/>
      </w:pPr>
      <w:r w:rsidRPr="002E2661">
        <w:t>Описание</w:t>
      </w:r>
    </w:p>
    <w:p w14:paraId="25DE8B91" w14:textId="77777777" w:rsidR="00E411EE" w:rsidRPr="002E2661" w:rsidRDefault="00E411EE" w:rsidP="002F6B6A">
      <w:pPr>
        <w:pStyle w:val="5"/>
      </w:pPr>
      <w:r w:rsidRPr="002E2661">
        <w:t>Общие сведения</w:t>
      </w:r>
    </w:p>
    <w:p w14:paraId="659CF0F9" w14:textId="77777777" w:rsidR="001B6176" w:rsidRPr="002E2661" w:rsidRDefault="009E37D0" w:rsidP="001B6176">
      <w:pPr>
        <w:pStyle w:val="a4"/>
      </w:pPr>
      <w:r w:rsidRPr="002E2661">
        <w:t xml:space="preserve">ОКПС-Е-К предназначен для работы в составе </w:t>
      </w:r>
      <w:r w:rsidR="00B20AC2" w:rsidRPr="002E2661">
        <w:t>Аппаратуры управления и контроля стрелок АУКС-К ЕИУС.465275.006</w:t>
      </w:r>
      <w:r w:rsidRPr="002E2661">
        <w:t>.</w:t>
      </w:r>
      <w:r w:rsidR="001B6176" w:rsidRPr="002E2661">
        <w:t xml:space="preserve"> В кассете АУ</w:t>
      </w:r>
      <w:r w:rsidR="00B20AC2" w:rsidRPr="002E2661">
        <w:t>К</w:t>
      </w:r>
      <w:r w:rsidR="001B6176" w:rsidRPr="002E2661">
        <w:t>С-</w:t>
      </w:r>
      <w:r w:rsidR="00B20AC2" w:rsidRPr="002E2661">
        <w:t>К</w:t>
      </w:r>
      <w:r w:rsidR="001B6176" w:rsidRPr="002E2661">
        <w:t xml:space="preserve"> расположены шесть приборов – три основных и три резервных. Тремя стрелочными приводами может быть осуществлено управление. Для управления стрелочным приводом задействовано два прибора – основной и резервный. Причём только один прибор может быть подключен к приводу и осуществля</w:t>
      </w:r>
      <w:r w:rsidR="00A153B7" w:rsidRPr="002E2661">
        <w:t>ть</w:t>
      </w:r>
      <w:r w:rsidR="001B6176" w:rsidRPr="002E2661">
        <w:t xml:space="preserve"> управление</w:t>
      </w:r>
      <w:r w:rsidR="00BA209E" w:rsidRPr="002E2661">
        <w:t xml:space="preserve"> приводом</w:t>
      </w:r>
      <w:r w:rsidR="001B6176" w:rsidRPr="002E2661">
        <w:t>. Для физического подключения выходов одного из приборов к приводу служит РПВ. РПВ</w:t>
      </w:r>
      <w:r w:rsidR="00BA209E" w:rsidRPr="002E2661">
        <w:t xml:space="preserve"> подключа</w:t>
      </w:r>
      <w:r w:rsidR="00E411EE" w:rsidRPr="002E2661">
        <w:t>ю</w:t>
      </w:r>
      <w:r w:rsidR="00BA209E" w:rsidRPr="002E2661">
        <w:t xml:space="preserve">т выход основного либо резервного прибора к приводу. </w:t>
      </w:r>
    </w:p>
    <w:p w14:paraId="50D55C3E" w14:textId="77777777" w:rsidR="001B6176" w:rsidRPr="002E2661" w:rsidRDefault="00BA209E" w:rsidP="00E3303E">
      <w:pPr>
        <w:pStyle w:val="a4"/>
      </w:pPr>
      <w:r w:rsidRPr="002E2661">
        <w:t>Управление РПВ (включение и выключение) и его контроль осуществляется только основным прибором.</w:t>
      </w:r>
    </w:p>
    <w:p w14:paraId="2440A3EC" w14:textId="5FFE48B9" w:rsidR="00765A47" w:rsidRPr="002E2661" w:rsidRDefault="00E3303E" w:rsidP="00D64F8C">
      <w:pPr>
        <w:pStyle w:val="a4"/>
        <w:spacing w:after="240"/>
        <w:rPr>
          <w:rFonts w:eastAsia="Calibri"/>
        </w:rPr>
      </w:pPr>
      <w:r w:rsidRPr="002E2661">
        <w:rPr>
          <w:rFonts w:eastAsia="Calibri"/>
        </w:rPr>
        <w:t xml:space="preserve">Управление реле осуществляется </w:t>
      </w:r>
      <w:r w:rsidR="00161810" w:rsidRPr="002E2661">
        <w:rPr>
          <w:rFonts w:eastAsia="Calibri"/>
        </w:rPr>
        <w:t xml:space="preserve">подачей </w:t>
      </w:r>
      <w:r w:rsidR="00B76506" w:rsidRPr="002E2661">
        <w:rPr>
          <w:rFonts w:eastAsia="Calibri"/>
        </w:rPr>
        <w:t>на обмотку</w:t>
      </w:r>
      <w:r w:rsidRPr="002E2661">
        <w:rPr>
          <w:rFonts w:eastAsia="Calibri"/>
        </w:rPr>
        <w:t xml:space="preserve"> напряжения питания</w:t>
      </w:r>
      <w:r w:rsidR="00D64F8C" w:rsidRPr="002E2661">
        <w:rPr>
          <w:rFonts w:eastAsia="Calibri"/>
        </w:rPr>
        <w:t> </w:t>
      </w:r>
      <w:r w:rsidRPr="002E2661">
        <w:rPr>
          <w:rFonts w:eastAsia="Calibri"/>
        </w:rPr>
        <w:t>24</w:t>
      </w:r>
      <w:r w:rsidR="00764CD0" w:rsidRPr="002E2661">
        <w:rPr>
          <w:rFonts w:eastAsia="Calibri"/>
        </w:rPr>
        <w:t> </w:t>
      </w:r>
      <w:r w:rsidRPr="002E2661">
        <w:rPr>
          <w:rFonts w:eastAsia="Calibri"/>
        </w:rPr>
        <w:t>В с помощью схемы, состоящей из двух гальванически развязанных ключей.</w:t>
      </w:r>
      <w:r w:rsidR="00764CD0" w:rsidRPr="002E2661">
        <w:rPr>
          <w:rFonts w:eastAsia="Calibri"/>
        </w:rPr>
        <w:t xml:space="preserve"> </w:t>
      </w:r>
      <w:r w:rsidR="00765A47" w:rsidRPr="002E2661">
        <w:rPr>
          <w:rFonts w:eastAsia="Calibri"/>
        </w:rPr>
        <w:t>Упрощённая</w:t>
      </w:r>
      <w:r w:rsidR="00764CD0" w:rsidRPr="002E2661">
        <w:rPr>
          <w:rFonts w:eastAsia="Calibri"/>
        </w:rPr>
        <w:t xml:space="preserve"> схема, иллюстрирующая процесс управления и контроля сос</w:t>
      </w:r>
      <w:r w:rsidR="00765A47" w:rsidRPr="002E2661">
        <w:rPr>
          <w:rFonts w:eastAsia="Calibri"/>
        </w:rPr>
        <w:t xml:space="preserve">тояния РПВ изображена на </w:t>
      </w:r>
      <w:r w:rsidR="00D64F8C" w:rsidRPr="002E2661">
        <w:rPr>
          <w:rFonts w:eastAsia="Calibri"/>
        </w:rPr>
        <w:t>р</w:t>
      </w:r>
      <w:r w:rsidR="00765A47" w:rsidRPr="002E2661">
        <w:rPr>
          <w:rFonts w:eastAsia="Calibri"/>
        </w:rPr>
        <w:t>исунке</w:t>
      </w:r>
      <w:r w:rsidR="00936DF4" w:rsidRPr="002E2661">
        <w:rPr>
          <w:rFonts w:eastAsia="Calibri"/>
        </w:rPr>
        <w:t xml:space="preserve"> </w:t>
      </w:r>
      <w:r w:rsidR="0019465E" w:rsidRPr="002E2661">
        <w:rPr>
          <w:rFonts w:eastAsia="Calibri"/>
        </w:rPr>
        <w:fldChar w:fldCharType="begin"/>
      </w:r>
      <w:r w:rsidR="00936DF4" w:rsidRPr="002E2661">
        <w:rPr>
          <w:rFonts w:eastAsia="Calibri"/>
        </w:rPr>
        <w:instrText xml:space="preserve"> REF _Ref43120420 \h </w:instrText>
      </w:r>
      <w:r w:rsidR="0019465E" w:rsidRPr="002E2661">
        <w:rPr>
          <w:rFonts w:eastAsia="Calibri"/>
        </w:rPr>
      </w:r>
      <w:r w:rsidR="0019465E" w:rsidRPr="002E2661">
        <w:rPr>
          <w:rFonts w:eastAsia="Calibri"/>
        </w:rPr>
        <w:fldChar w:fldCharType="separate"/>
      </w:r>
      <w:r w:rsidR="001432BC">
        <w:rPr>
          <w:noProof/>
        </w:rPr>
        <w:t>30</w:t>
      </w:r>
      <w:r w:rsidR="0019465E" w:rsidRPr="002E2661">
        <w:rPr>
          <w:rFonts w:eastAsia="Calibri"/>
        </w:rPr>
        <w:fldChar w:fldCharType="end"/>
      </w:r>
      <w:r w:rsidR="00765A47" w:rsidRPr="002E2661">
        <w:rPr>
          <w:rFonts w:eastAsia="Calibri"/>
        </w:rPr>
        <w:t xml:space="preserve">. </w:t>
      </w:r>
    </w:p>
    <w:p w14:paraId="5EDD4FB4" w14:textId="77777777" w:rsidR="00D64F8C" w:rsidRPr="002E2661" w:rsidRDefault="00D64F8C" w:rsidP="00D64F8C">
      <w:pPr>
        <w:pStyle w:val="a4"/>
        <w:spacing w:after="240"/>
        <w:rPr>
          <w:rFonts w:eastAsia="Calibri"/>
        </w:rPr>
      </w:pPr>
    </w:p>
    <w:p w14:paraId="6B47845B" w14:textId="77777777" w:rsidR="00936DF4" w:rsidRPr="002E2661" w:rsidRDefault="00936DF4" w:rsidP="00DC6866">
      <w:pPr>
        <w:pStyle w:val="a4"/>
        <w:ind w:firstLine="0"/>
        <w:jc w:val="center"/>
        <w:rPr>
          <w:rFonts w:eastAsia="Calibri"/>
        </w:rPr>
      </w:pPr>
      <w:r w:rsidRPr="002E2661">
        <w:object w:dxaOrig="15600" w:dyaOrig="10561" w14:anchorId="2D912A8D">
          <v:shape id="_x0000_i1049" type="#_x0000_t75" style="width:522.8pt;height:335.8pt" o:ole="">
            <v:imagedata r:id="rId88" o:title=""/>
          </v:shape>
          <o:OLEObject Type="Embed" ProgID="Visio.Drawing.15" ShapeID="_x0000_i1049" DrawAspect="Content" ObjectID="_1667114062" r:id="rId89"/>
        </w:object>
      </w:r>
    </w:p>
    <w:p w14:paraId="31AD7A57" w14:textId="30BB157E" w:rsidR="00936DF4" w:rsidRPr="002E2661" w:rsidRDefault="00936DF4" w:rsidP="00DC6866">
      <w:pPr>
        <w:pStyle w:val="a4"/>
        <w:jc w:val="center"/>
        <w:rPr>
          <w:rFonts w:eastAsia="Calibri"/>
        </w:rPr>
      </w:pPr>
      <w:r w:rsidRPr="002E2661">
        <w:rPr>
          <w:rFonts w:eastAsia="Calibri"/>
        </w:rPr>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34" w:name="_Ref43120420"/>
      <w:r w:rsidR="001432BC">
        <w:rPr>
          <w:noProof/>
        </w:rPr>
        <w:t>30</w:t>
      </w:r>
      <w:bookmarkEnd w:id="234"/>
      <w:r w:rsidR="0019465E" w:rsidRPr="002E2661">
        <w:rPr>
          <w:noProof/>
        </w:rPr>
        <w:fldChar w:fldCharType="end"/>
      </w:r>
      <w:r w:rsidRPr="002E2661">
        <w:rPr>
          <w:noProof/>
        </w:rPr>
        <w:t xml:space="preserve"> </w:t>
      </w:r>
      <w:r w:rsidRPr="002E2661">
        <w:rPr>
          <w:rFonts w:eastAsia="Calibri"/>
        </w:rPr>
        <w:t xml:space="preserve">– </w:t>
      </w:r>
      <w:r w:rsidR="00D828DB" w:rsidRPr="002E2661">
        <w:rPr>
          <w:rFonts w:eastAsia="Calibri"/>
        </w:rPr>
        <w:t>Упрощенная схема управления РПВ</w:t>
      </w:r>
    </w:p>
    <w:p w14:paraId="673B2901" w14:textId="77777777" w:rsidR="00DC6866" w:rsidRPr="002E2661" w:rsidRDefault="00DC6866" w:rsidP="00DC6866">
      <w:pPr>
        <w:pStyle w:val="a4"/>
        <w:jc w:val="center"/>
        <w:rPr>
          <w:rFonts w:eastAsia="Calibri"/>
        </w:rPr>
      </w:pPr>
    </w:p>
    <w:p w14:paraId="63A0FD8D" w14:textId="77777777" w:rsidR="00765A47" w:rsidRPr="002E2661" w:rsidRDefault="007E738D" w:rsidP="00E3303E">
      <w:pPr>
        <w:pStyle w:val="a4"/>
        <w:rPr>
          <w:rFonts w:eastAsia="Calibri"/>
        </w:rPr>
      </w:pPr>
      <w:r w:rsidRPr="002E2661">
        <w:rPr>
          <w:rFonts w:eastAsia="Calibri"/>
        </w:rPr>
        <w:t>Управление РПВ осуществляется транзисторными ключами VT8 и VT9 через оптроны VT15, выполняющие функци</w:t>
      </w:r>
      <w:r w:rsidR="00D64F8C" w:rsidRPr="002E2661">
        <w:rPr>
          <w:rFonts w:eastAsia="Calibri"/>
        </w:rPr>
        <w:t>ю</w:t>
      </w:r>
      <w:r w:rsidRPr="002E2661">
        <w:rPr>
          <w:rFonts w:eastAsia="Calibri"/>
        </w:rPr>
        <w:t xml:space="preserve"> гальванической развязки. </w:t>
      </w:r>
      <w:r w:rsidR="00034C57" w:rsidRPr="002E2661">
        <w:rPr>
          <w:rFonts w:eastAsia="Calibri"/>
        </w:rPr>
        <w:t xml:space="preserve">РПВ включится при одновременном открытии транзисторов VT8 и VT9, которые </w:t>
      </w:r>
      <w:r w:rsidR="00294197" w:rsidRPr="002E2661">
        <w:rPr>
          <w:rFonts w:eastAsia="Calibri"/>
        </w:rPr>
        <w:t>управляются</w:t>
      </w:r>
      <w:r w:rsidR="00034C57" w:rsidRPr="002E2661">
        <w:rPr>
          <w:rFonts w:eastAsia="Calibri"/>
        </w:rPr>
        <w:t xml:space="preserve"> оптрон</w:t>
      </w:r>
      <w:r w:rsidR="00294197" w:rsidRPr="002E2661">
        <w:rPr>
          <w:rFonts w:eastAsia="Calibri"/>
        </w:rPr>
        <w:t>ами</w:t>
      </w:r>
      <w:r w:rsidR="00034C57" w:rsidRPr="002E2661">
        <w:rPr>
          <w:rFonts w:eastAsia="Calibri"/>
        </w:rPr>
        <w:t xml:space="preserve"> </w:t>
      </w:r>
      <w:r w:rsidR="00294197" w:rsidRPr="002E2661">
        <w:rPr>
          <w:rFonts w:eastAsia="Calibri"/>
        </w:rPr>
        <w:t>VT15.1 и VT15.2 соответственно. Только при одновременном</w:t>
      </w:r>
      <w:r w:rsidR="00D828DB" w:rsidRPr="002E2661">
        <w:rPr>
          <w:rFonts w:eastAsia="Calibri"/>
        </w:rPr>
        <w:t xml:space="preserve"> появлении </w:t>
      </w:r>
      <w:r w:rsidR="00294197" w:rsidRPr="002E2661">
        <w:rPr>
          <w:rFonts w:eastAsia="Calibri"/>
        </w:rPr>
        <w:t>лог. 0 на выходах RC</w:t>
      </w:r>
      <w:r w:rsidR="00E16E0A" w:rsidRPr="002E2661">
        <w:rPr>
          <w:rFonts w:eastAsia="Calibri"/>
        </w:rPr>
        <w:t xml:space="preserve">7 </w:t>
      </w:r>
      <w:r w:rsidR="00936DF4" w:rsidRPr="002E2661">
        <w:rPr>
          <w:rFonts w:eastAsia="Calibri"/>
        </w:rPr>
        <w:t>DD1 (</w:t>
      </w:r>
      <w:r w:rsidR="00E16E0A" w:rsidRPr="002E2661">
        <w:rPr>
          <w:rFonts w:eastAsia="Calibri"/>
        </w:rPr>
        <w:t xml:space="preserve">МК </w:t>
      </w:r>
      <w:proofErr w:type="spellStart"/>
      <w:r w:rsidR="00E16E0A" w:rsidRPr="002E2661">
        <w:rPr>
          <w:rFonts w:eastAsia="Calibri"/>
        </w:rPr>
        <w:t>Master</w:t>
      </w:r>
      <w:proofErr w:type="spellEnd"/>
      <w:r w:rsidR="00936DF4" w:rsidRPr="002E2661">
        <w:rPr>
          <w:rFonts w:eastAsia="Calibri"/>
        </w:rPr>
        <w:t>)</w:t>
      </w:r>
      <w:r w:rsidR="00E16E0A" w:rsidRPr="002E2661">
        <w:rPr>
          <w:rFonts w:eastAsia="Calibri"/>
        </w:rPr>
        <w:t xml:space="preserve"> и RC7 </w:t>
      </w:r>
      <w:r w:rsidR="00936DF4" w:rsidRPr="002E2661">
        <w:rPr>
          <w:rFonts w:eastAsia="Calibri"/>
        </w:rPr>
        <w:t>DD2 (</w:t>
      </w:r>
      <w:r w:rsidR="00E16E0A" w:rsidRPr="002E2661">
        <w:rPr>
          <w:rFonts w:eastAsia="Calibri"/>
        </w:rPr>
        <w:t xml:space="preserve">МК </w:t>
      </w:r>
      <w:proofErr w:type="spellStart"/>
      <w:r w:rsidR="00E16E0A" w:rsidRPr="002E2661">
        <w:rPr>
          <w:rFonts w:eastAsia="Calibri"/>
        </w:rPr>
        <w:t>Slave</w:t>
      </w:r>
      <w:proofErr w:type="spellEnd"/>
      <w:r w:rsidR="00936DF4" w:rsidRPr="002E2661">
        <w:rPr>
          <w:rFonts w:eastAsia="Calibri"/>
        </w:rPr>
        <w:t>)</w:t>
      </w:r>
      <w:r w:rsidR="00E16E0A" w:rsidRPr="002E2661">
        <w:rPr>
          <w:rFonts w:eastAsia="Calibri"/>
        </w:rPr>
        <w:t xml:space="preserve"> транзисторы VT8 и VT9 откроются и РПВ включ</w:t>
      </w:r>
      <w:r w:rsidR="00936DF4" w:rsidRPr="002E2661">
        <w:rPr>
          <w:rFonts w:eastAsia="Calibri"/>
        </w:rPr>
        <w:t>а</w:t>
      </w:r>
      <w:r w:rsidR="00E16E0A" w:rsidRPr="002E2661">
        <w:rPr>
          <w:rFonts w:eastAsia="Calibri"/>
        </w:rPr>
        <w:t>тся.</w:t>
      </w:r>
    </w:p>
    <w:p w14:paraId="322C0388" w14:textId="131DA32B" w:rsidR="00E16E0A" w:rsidRPr="002E2661" w:rsidRDefault="00936DF4" w:rsidP="00D95D2B">
      <w:pPr>
        <w:pStyle w:val="a4"/>
        <w:rPr>
          <w:rFonts w:eastAsia="Calibri"/>
        </w:rPr>
      </w:pPr>
      <w:r w:rsidRPr="002E2661">
        <w:rPr>
          <w:rFonts w:eastAsia="Calibri"/>
        </w:rPr>
        <w:t xml:space="preserve">В модуле реле АУКС-9 </w:t>
      </w:r>
      <w:r w:rsidR="00E16E0A" w:rsidRPr="002E2661">
        <w:rPr>
          <w:rFonts w:eastAsia="Calibri"/>
        </w:rPr>
        <w:t xml:space="preserve">РПВ состоит из </w:t>
      </w:r>
      <w:r w:rsidR="00D95D2B" w:rsidRPr="002E2661">
        <w:rPr>
          <w:rFonts w:eastAsia="Calibri"/>
        </w:rPr>
        <w:t xml:space="preserve">трёх реле – </w:t>
      </w:r>
      <w:r w:rsidR="00E16E0A" w:rsidRPr="002E2661">
        <w:rPr>
          <w:rFonts w:eastAsia="Calibri"/>
        </w:rPr>
        <w:t>K1, K2 и K3</w:t>
      </w:r>
      <w:r w:rsidR="00D95D2B" w:rsidRPr="002E2661">
        <w:rPr>
          <w:rFonts w:eastAsia="Calibri"/>
        </w:rPr>
        <w:t xml:space="preserve">, </w:t>
      </w:r>
      <w:r w:rsidR="003A7FA9" w:rsidRPr="002E2661">
        <w:rPr>
          <w:rFonts w:eastAsia="Calibri"/>
        </w:rPr>
        <w:t>обмотки которых включены параллельно</w:t>
      </w:r>
      <w:r w:rsidR="00D828DB" w:rsidRPr="002E2661">
        <w:rPr>
          <w:rFonts w:eastAsia="Calibri"/>
        </w:rPr>
        <w:t xml:space="preserve"> (см. </w:t>
      </w:r>
      <w:r w:rsidR="00972218" w:rsidRPr="002E2661">
        <w:rPr>
          <w:rFonts w:eastAsia="Calibri"/>
        </w:rPr>
        <w:t>р</w:t>
      </w:r>
      <w:r w:rsidR="00D828DB" w:rsidRPr="002E2661">
        <w:rPr>
          <w:rFonts w:eastAsia="Calibri"/>
        </w:rPr>
        <w:t xml:space="preserve">исунок </w:t>
      </w:r>
      <w:r w:rsidR="0019465E" w:rsidRPr="002E2661">
        <w:rPr>
          <w:rFonts w:eastAsia="Calibri"/>
        </w:rPr>
        <w:fldChar w:fldCharType="begin"/>
      </w:r>
      <w:r w:rsidR="00D828DB" w:rsidRPr="002E2661">
        <w:rPr>
          <w:rFonts w:eastAsia="Calibri"/>
        </w:rPr>
        <w:instrText xml:space="preserve"> REF _Ref43120420 \h </w:instrText>
      </w:r>
      <w:r w:rsidR="0019465E" w:rsidRPr="002E2661">
        <w:rPr>
          <w:rFonts w:eastAsia="Calibri"/>
        </w:rPr>
      </w:r>
      <w:r w:rsidR="0019465E" w:rsidRPr="002E2661">
        <w:rPr>
          <w:rFonts w:eastAsia="Calibri"/>
        </w:rPr>
        <w:fldChar w:fldCharType="separate"/>
      </w:r>
      <w:r w:rsidR="001432BC">
        <w:rPr>
          <w:noProof/>
        </w:rPr>
        <w:t>30</w:t>
      </w:r>
      <w:r w:rsidR="0019465E" w:rsidRPr="002E2661">
        <w:rPr>
          <w:rFonts w:eastAsia="Calibri"/>
        </w:rPr>
        <w:fldChar w:fldCharType="end"/>
      </w:r>
      <w:r w:rsidR="00D828DB" w:rsidRPr="002E2661">
        <w:rPr>
          <w:rFonts w:eastAsia="Calibri"/>
        </w:rPr>
        <w:t>)</w:t>
      </w:r>
      <w:r w:rsidR="003A7FA9" w:rsidRPr="002E2661">
        <w:rPr>
          <w:rFonts w:eastAsia="Calibri"/>
        </w:rPr>
        <w:t>. Эти реле</w:t>
      </w:r>
      <w:r w:rsidR="00E16E0A" w:rsidRPr="002E2661">
        <w:rPr>
          <w:rFonts w:eastAsia="Calibri"/>
        </w:rPr>
        <w:t xml:space="preserve"> установлены на Модул</w:t>
      </w:r>
      <w:r w:rsidR="00D95D2B" w:rsidRPr="002E2661">
        <w:rPr>
          <w:rFonts w:eastAsia="Calibri"/>
        </w:rPr>
        <w:t>е</w:t>
      </w:r>
      <w:r w:rsidR="00E16E0A" w:rsidRPr="002E2661">
        <w:rPr>
          <w:rFonts w:eastAsia="Calibri"/>
        </w:rPr>
        <w:t xml:space="preserve"> реле АУКС-9. В свою очередь Модуль реле АУКС-9 установлен на Кросс-плате, к которой </w:t>
      </w:r>
      <w:r w:rsidR="00972218" w:rsidRPr="002E2661">
        <w:rPr>
          <w:rFonts w:eastAsia="Calibri"/>
        </w:rPr>
        <w:t xml:space="preserve">так же </w:t>
      </w:r>
      <w:r w:rsidR="00E16E0A" w:rsidRPr="002E2661">
        <w:rPr>
          <w:rFonts w:eastAsia="Calibri"/>
        </w:rPr>
        <w:t xml:space="preserve">подключен прибор. Для простоты понимания, на </w:t>
      </w:r>
      <w:r w:rsidR="00972218" w:rsidRPr="002E2661">
        <w:rPr>
          <w:rFonts w:eastAsia="Calibri"/>
        </w:rPr>
        <w:t>р</w:t>
      </w:r>
      <w:r w:rsidR="00E16E0A" w:rsidRPr="002E2661">
        <w:rPr>
          <w:rFonts w:eastAsia="Calibri"/>
        </w:rPr>
        <w:t xml:space="preserve">исунке </w:t>
      </w:r>
      <w:r w:rsidR="0019465E" w:rsidRPr="002E2661">
        <w:rPr>
          <w:rFonts w:eastAsia="Calibri"/>
        </w:rPr>
        <w:fldChar w:fldCharType="begin"/>
      </w:r>
      <w:r w:rsidRPr="002E2661">
        <w:rPr>
          <w:rFonts w:eastAsia="Calibri"/>
        </w:rPr>
        <w:instrText xml:space="preserve"> REF _Ref43120420 \h </w:instrText>
      </w:r>
      <w:r w:rsidR="0019465E" w:rsidRPr="002E2661">
        <w:rPr>
          <w:rFonts w:eastAsia="Calibri"/>
        </w:rPr>
      </w:r>
      <w:r w:rsidR="0019465E" w:rsidRPr="002E2661">
        <w:rPr>
          <w:rFonts w:eastAsia="Calibri"/>
        </w:rPr>
        <w:fldChar w:fldCharType="separate"/>
      </w:r>
      <w:r w:rsidR="001432BC">
        <w:rPr>
          <w:noProof/>
        </w:rPr>
        <w:t>30</w:t>
      </w:r>
      <w:r w:rsidR="0019465E" w:rsidRPr="002E2661">
        <w:rPr>
          <w:rFonts w:eastAsia="Calibri"/>
        </w:rPr>
        <w:fldChar w:fldCharType="end"/>
      </w:r>
      <w:r w:rsidRPr="002E2661">
        <w:rPr>
          <w:rFonts w:eastAsia="Calibri"/>
        </w:rPr>
        <w:t xml:space="preserve"> </w:t>
      </w:r>
      <w:r w:rsidR="00E16E0A" w:rsidRPr="002E2661">
        <w:rPr>
          <w:rFonts w:eastAsia="Calibri"/>
        </w:rPr>
        <w:t xml:space="preserve">не обозначены соединительные разъёмы между модулями. </w:t>
      </w:r>
    </w:p>
    <w:p w14:paraId="5D90552A" w14:textId="77777777" w:rsidR="00E16E0A" w:rsidRPr="002E2661" w:rsidRDefault="00E16E0A" w:rsidP="00E3303E">
      <w:pPr>
        <w:pStyle w:val="a4"/>
        <w:rPr>
          <w:rFonts w:eastAsia="Calibri"/>
        </w:rPr>
      </w:pPr>
      <w:r w:rsidRPr="002E2661">
        <w:rPr>
          <w:rFonts w:eastAsia="Calibri"/>
        </w:rPr>
        <w:lastRenderedPageBreak/>
        <w:t>Контроль состояния РПВ проводится по состоянию контактных групп K1.1, K</w:t>
      </w:r>
      <w:r w:rsidR="00D95D2B" w:rsidRPr="002E2661">
        <w:rPr>
          <w:rFonts w:eastAsia="Calibri"/>
        </w:rPr>
        <w:t>2.1 и К3.1</w:t>
      </w:r>
      <w:r w:rsidR="00E86722" w:rsidRPr="002E2661">
        <w:rPr>
          <w:rFonts w:eastAsia="Calibri"/>
        </w:rPr>
        <w:t xml:space="preserve"> (далее –</w:t>
      </w:r>
      <w:r w:rsidR="00D95D2B" w:rsidRPr="002E2661">
        <w:rPr>
          <w:rFonts w:eastAsia="Calibri"/>
        </w:rPr>
        <w:t xml:space="preserve"> контрольные контактные группы</w:t>
      </w:r>
      <w:r w:rsidR="00E86722" w:rsidRPr="002E2661">
        <w:rPr>
          <w:rFonts w:eastAsia="Calibri"/>
        </w:rPr>
        <w:t>)</w:t>
      </w:r>
      <w:r w:rsidR="00D95D2B" w:rsidRPr="002E2661">
        <w:rPr>
          <w:rFonts w:eastAsia="Calibri"/>
        </w:rPr>
        <w:t>. Эти контактные группы используются только для контроля состояния реле. Они включены последовательно</w:t>
      </w:r>
      <w:r w:rsidR="008B3FAC" w:rsidRPr="002E2661">
        <w:rPr>
          <w:rFonts w:eastAsia="Calibri"/>
        </w:rPr>
        <w:t xml:space="preserve">. Поэтому, только при срабатывании всех трёх реле цепь между сигналами SR и GND_A будет замкнута через контрольные контактные группы. </w:t>
      </w:r>
    </w:p>
    <w:p w14:paraId="05202785" w14:textId="77777777" w:rsidR="008B3FAC" w:rsidRPr="002E2661" w:rsidRDefault="008230A6" w:rsidP="00E3303E">
      <w:pPr>
        <w:pStyle w:val="a4"/>
        <w:rPr>
          <w:rFonts w:eastAsia="Calibri"/>
        </w:rPr>
      </w:pPr>
      <w:r w:rsidRPr="002E2661">
        <w:rPr>
          <w:rFonts w:eastAsia="Calibri"/>
        </w:rPr>
        <w:t>Замыкание контрольных контактных групп для прибора аналогично установке внешней перемычки</w:t>
      </w:r>
      <w:r w:rsidR="003A7FA9" w:rsidRPr="002E2661">
        <w:rPr>
          <w:rFonts w:eastAsia="Calibri"/>
        </w:rPr>
        <w:t xml:space="preserve"> на кросс-плате прибора</w:t>
      </w:r>
      <w:r w:rsidRPr="002E2661">
        <w:rPr>
          <w:rFonts w:eastAsia="Calibri"/>
        </w:rPr>
        <w:t xml:space="preserve">. Контроль состояния перемычек и безопасное чтение подробно описаны в компоненте </w:t>
      </w:r>
      <w:proofErr w:type="spellStart"/>
      <w:r w:rsidRPr="002E2661">
        <w:rPr>
          <w:rStyle w:val="affffff7"/>
        </w:rPr>
        <w:t>BinIn</w:t>
      </w:r>
      <w:proofErr w:type="spellEnd"/>
      <w:r w:rsidRPr="002E2661">
        <w:rPr>
          <w:rFonts w:eastAsia="Calibri"/>
        </w:rPr>
        <w:t>.</w:t>
      </w:r>
    </w:p>
    <w:p w14:paraId="3D98C513" w14:textId="77777777" w:rsidR="00765A47" w:rsidRPr="002E2661" w:rsidRDefault="0039011C" w:rsidP="002F6B6A">
      <w:pPr>
        <w:pStyle w:val="5"/>
      </w:pPr>
      <w:r w:rsidRPr="002E2661">
        <w:t>Статическая модель</w:t>
      </w:r>
    </w:p>
    <w:p w14:paraId="28CD46BE" w14:textId="0E578916" w:rsidR="00B4258B" w:rsidRPr="002E2661" w:rsidRDefault="00B4258B" w:rsidP="00052AF0">
      <w:pPr>
        <w:pStyle w:val="35"/>
      </w:pPr>
      <w:r w:rsidRPr="002E2661">
        <w:t xml:space="preserve">Статическая модель показана на </w:t>
      </w:r>
      <w:r w:rsidR="00E86722" w:rsidRPr="002E2661">
        <w:t>р</w:t>
      </w:r>
      <w:r w:rsidRPr="002E2661">
        <w:t>исунке </w:t>
      </w:r>
      <w:r w:rsidR="0019465E" w:rsidRPr="002E2661">
        <w:fldChar w:fldCharType="begin"/>
      </w:r>
      <w:r w:rsidRPr="002E2661">
        <w:instrText xml:space="preserve"> REF _Ref43119696 \h </w:instrText>
      </w:r>
      <w:r w:rsidR="0019465E" w:rsidRPr="002E2661">
        <w:fldChar w:fldCharType="separate"/>
      </w:r>
      <w:r w:rsidR="001432BC">
        <w:t>31</w:t>
      </w:r>
      <w:r w:rsidR="0019465E" w:rsidRPr="002E2661">
        <w:fldChar w:fldCharType="end"/>
      </w:r>
      <w:r w:rsidRPr="002E2661">
        <w:t>. Для объектных типов используется графическое изображение класса. В качестве атрибутов указаны сущности, с которыми работают объектные типы. Для графического изображения структур, макросов, перечислений и др. используется прямоугольник. Прерывистая стрелка указывает на отношение «использует».</w:t>
      </w:r>
    </w:p>
    <w:p w14:paraId="661F9C85" w14:textId="77777777" w:rsidR="00765A47" w:rsidRPr="002E2661" w:rsidRDefault="00B4258B" w:rsidP="003278D3">
      <w:pPr>
        <w:pStyle w:val="afff6"/>
        <w:rPr>
          <w:rFonts w:eastAsia="Calibri"/>
        </w:rPr>
      </w:pPr>
      <w:r w:rsidRPr="002E2661">
        <w:rPr>
          <w:rFonts w:eastAsia="Calibri"/>
          <w:noProof/>
          <w:lang w:eastAsia="uk-UA"/>
        </w:rPr>
        <w:drawing>
          <wp:inline distT="0" distB="0" distL="0" distR="0" wp14:anchorId="351A2FE0" wp14:editId="48AB773F">
            <wp:extent cx="4857750" cy="2952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4857750" cy="2952750"/>
                    </a:xfrm>
                    <a:prstGeom prst="rect">
                      <a:avLst/>
                    </a:prstGeom>
                  </pic:spPr>
                </pic:pic>
              </a:graphicData>
            </a:graphic>
          </wp:inline>
        </w:drawing>
      </w:r>
    </w:p>
    <w:p w14:paraId="65C48EAE" w14:textId="34C81AFB" w:rsidR="00B4258B" w:rsidRPr="002E2661" w:rsidRDefault="00B4258B" w:rsidP="00E86722">
      <w:pPr>
        <w:pStyle w:val="a4"/>
        <w:spacing w:after="240"/>
        <w:ind w:firstLine="0"/>
        <w:jc w:val="center"/>
        <w:rPr>
          <w:rFonts w:eastAsia="Calibri"/>
        </w:rPr>
      </w:pPr>
      <w:r w:rsidRPr="002E2661">
        <w:rPr>
          <w:rFonts w:eastAsia="Calibri"/>
        </w:rPr>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35" w:name="_Ref43119696"/>
      <w:r w:rsidR="001432BC">
        <w:rPr>
          <w:noProof/>
        </w:rPr>
        <w:t>31</w:t>
      </w:r>
      <w:bookmarkEnd w:id="235"/>
      <w:r w:rsidR="0019465E" w:rsidRPr="002E2661">
        <w:rPr>
          <w:noProof/>
        </w:rPr>
        <w:fldChar w:fldCharType="end"/>
      </w:r>
      <w:r w:rsidRPr="002E2661">
        <w:rPr>
          <w:noProof/>
        </w:rPr>
        <w:t xml:space="preserve"> </w:t>
      </w:r>
      <w:r w:rsidRPr="002E2661">
        <w:rPr>
          <w:rFonts w:eastAsia="Calibri"/>
        </w:rPr>
        <w:t xml:space="preserve">– Статическая модель компонента </w:t>
      </w:r>
      <w:proofErr w:type="spellStart"/>
      <w:r w:rsidR="00030791" w:rsidRPr="002E2661">
        <w:rPr>
          <w:rFonts w:eastAsia="Calibri"/>
        </w:rPr>
        <w:t>R</w:t>
      </w:r>
      <w:r w:rsidRPr="002E2661">
        <w:rPr>
          <w:rFonts w:eastAsia="Calibri"/>
        </w:rPr>
        <w:t>elayCtrl</w:t>
      </w:r>
      <w:proofErr w:type="spellEnd"/>
    </w:p>
    <w:p w14:paraId="40A2866C" w14:textId="77777777" w:rsidR="003278D3" w:rsidRPr="002E2661" w:rsidRDefault="003278D3" w:rsidP="003278D3">
      <w:pPr>
        <w:pStyle w:val="40"/>
      </w:pPr>
      <w:commentRangeStart w:id="236"/>
      <w:commentRangeStart w:id="237"/>
      <w:r w:rsidRPr="002E2661">
        <w:t xml:space="preserve">Модуль </w:t>
      </w:r>
      <w:proofErr w:type="spellStart"/>
      <w:r w:rsidRPr="002E2661">
        <w:t>relayCtrlFiveEC</w:t>
      </w:r>
      <w:commentRangeEnd w:id="236"/>
      <w:proofErr w:type="spellEnd"/>
      <w:r w:rsidRPr="002E2661">
        <w:rPr>
          <w:rStyle w:val="aff9"/>
          <w:b w:val="0"/>
          <w:noProof/>
        </w:rPr>
        <w:commentReference w:id="236"/>
      </w:r>
      <w:commentRangeEnd w:id="237"/>
      <w:r w:rsidR="004E4D78">
        <w:rPr>
          <w:rStyle w:val="aff9"/>
          <w:b w:val="0"/>
          <w:noProof/>
        </w:rPr>
        <w:commentReference w:id="237"/>
      </w:r>
    </w:p>
    <w:p w14:paraId="28004F1B" w14:textId="77777777" w:rsidR="004E4D78" w:rsidRPr="002E2661" w:rsidRDefault="004E4D78" w:rsidP="004E4D78">
      <w:pPr>
        <w:pStyle w:val="29"/>
      </w:pPr>
      <w:r>
        <w:t>Модуль в проекте не используется.</w:t>
      </w:r>
    </w:p>
    <w:p w14:paraId="122162FE" w14:textId="77777777" w:rsidR="003278D3" w:rsidRPr="002E2661" w:rsidRDefault="003278D3" w:rsidP="003278D3">
      <w:pPr>
        <w:pStyle w:val="a4"/>
      </w:pPr>
    </w:p>
    <w:p w14:paraId="25DF76B4" w14:textId="77777777" w:rsidR="003278D3" w:rsidRPr="002E2661" w:rsidRDefault="003278D3" w:rsidP="003278D3">
      <w:pPr>
        <w:pStyle w:val="40"/>
      </w:pPr>
      <w:commentRangeStart w:id="238"/>
      <w:commentRangeStart w:id="239"/>
      <w:r w:rsidRPr="002E2661">
        <w:lastRenderedPageBreak/>
        <w:t xml:space="preserve">Модуль </w:t>
      </w:r>
      <w:proofErr w:type="spellStart"/>
      <w:r w:rsidRPr="002E2661">
        <w:t>relayCtrlNineWire</w:t>
      </w:r>
      <w:commentRangeEnd w:id="238"/>
      <w:proofErr w:type="spellEnd"/>
      <w:r w:rsidRPr="002E2661">
        <w:rPr>
          <w:rStyle w:val="aff9"/>
          <w:b w:val="0"/>
          <w:noProof/>
        </w:rPr>
        <w:commentReference w:id="238"/>
      </w:r>
      <w:commentRangeEnd w:id="239"/>
      <w:r w:rsidR="00A069FD">
        <w:rPr>
          <w:rStyle w:val="aff9"/>
          <w:b w:val="0"/>
          <w:noProof/>
        </w:rPr>
        <w:commentReference w:id="239"/>
      </w:r>
    </w:p>
    <w:p w14:paraId="1B83C79A" w14:textId="77777777" w:rsidR="003278D3" w:rsidRPr="002E2661" w:rsidRDefault="003278D3" w:rsidP="003278D3">
      <w:pPr>
        <w:pStyle w:val="40"/>
      </w:pPr>
      <w:commentRangeStart w:id="240"/>
      <w:commentRangeStart w:id="241"/>
      <w:r w:rsidRPr="002E2661">
        <w:t xml:space="preserve">Модуль </w:t>
      </w:r>
      <w:proofErr w:type="spellStart"/>
      <w:r w:rsidRPr="002E2661">
        <w:t>relayCtrlNineWire</w:t>
      </w:r>
      <w:commentRangeEnd w:id="240"/>
      <w:proofErr w:type="spellEnd"/>
      <w:r w:rsidRPr="002E2661">
        <w:rPr>
          <w:rStyle w:val="aff9"/>
          <w:b w:val="0"/>
          <w:noProof/>
        </w:rPr>
        <w:commentReference w:id="240"/>
      </w:r>
      <w:commentRangeEnd w:id="241"/>
      <w:r w:rsidR="001F4B34">
        <w:rPr>
          <w:rStyle w:val="aff9"/>
          <w:b w:val="0"/>
          <w:noProof/>
        </w:rPr>
        <w:commentReference w:id="241"/>
      </w:r>
    </w:p>
    <w:p w14:paraId="298D236E" w14:textId="77777777" w:rsidR="003278D3" w:rsidRPr="002E2661" w:rsidRDefault="003278D3" w:rsidP="003278D3">
      <w:pPr>
        <w:pStyle w:val="5"/>
      </w:pPr>
      <w:r w:rsidRPr="002E2661">
        <w:t>Назначение</w:t>
      </w:r>
    </w:p>
    <w:p w14:paraId="26950D8D" w14:textId="7AC7F667" w:rsidR="003278D3" w:rsidRPr="002E2661" w:rsidRDefault="00A069FD" w:rsidP="003278D3">
      <w:pPr>
        <w:pStyle w:val="a4"/>
      </w:pPr>
      <w:r>
        <w:t xml:space="preserve">Определение положения стрелочного привода в </w:t>
      </w:r>
      <w:proofErr w:type="spellStart"/>
      <w:r>
        <w:t>девятипроводном</w:t>
      </w:r>
      <w:proofErr w:type="spellEnd"/>
      <w:r>
        <w:t xml:space="preserve"> режиме.</w:t>
      </w:r>
      <w:r w:rsidR="001F4B34">
        <w:t xml:space="preserve"> Положение стрелочного привода определяется по напряжению с двух датчиков положения.</w:t>
      </w:r>
    </w:p>
    <w:p w14:paraId="3F35A4DA" w14:textId="77777777" w:rsidR="003278D3" w:rsidRPr="002E2661" w:rsidRDefault="003278D3" w:rsidP="003278D3">
      <w:pPr>
        <w:pStyle w:val="5"/>
      </w:pPr>
      <w:r w:rsidRPr="002E2661">
        <w:t>Описание</w:t>
      </w:r>
    </w:p>
    <w:p w14:paraId="080215BE" w14:textId="19E9E959" w:rsidR="003278D3" w:rsidRDefault="00F1391D" w:rsidP="003278D3">
      <w:pPr>
        <w:pStyle w:val="a4"/>
      </w:pPr>
      <w:r>
        <w:rPr>
          <w:lang w:val="en-US"/>
        </w:rPr>
        <w:t xml:space="preserve">void </w:t>
      </w:r>
      <w:proofErr w:type="spellStart"/>
      <w:r>
        <w:rPr>
          <w:lang w:val="en-US"/>
        </w:rPr>
        <w:t>NineWirePosDet_ctor</w:t>
      </w:r>
      <w:proofErr w:type="spellEnd"/>
      <w:r>
        <w:rPr>
          <w:lang w:val="en-US"/>
        </w:rPr>
        <w:t xml:space="preserve"> (void) – </w:t>
      </w:r>
      <w:r>
        <w:t>инициализация модуля.</w:t>
      </w:r>
    </w:p>
    <w:p w14:paraId="0B7A6E63" w14:textId="049FA5CE" w:rsidR="00F1391D" w:rsidRDefault="00F1391D" w:rsidP="00F1391D">
      <w:pPr>
        <w:pStyle w:val="a4"/>
      </w:pPr>
      <w:r>
        <w:rPr>
          <w:lang w:val="en-US"/>
        </w:rPr>
        <w:t xml:space="preserve">void </w:t>
      </w:r>
      <w:proofErr w:type="spellStart"/>
      <w:r>
        <w:rPr>
          <w:lang w:val="en-US"/>
        </w:rPr>
        <w:t>NineWirePosDet_run</w:t>
      </w:r>
      <w:proofErr w:type="spellEnd"/>
      <w:r>
        <w:rPr>
          <w:lang w:val="en-US"/>
        </w:rPr>
        <w:t xml:space="preserve"> (void) – </w:t>
      </w:r>
      <w:r>
        <w:t>управление работой модуля.</w:t>
      </w:r>
    </w:p>
    <w:p w14:paraId="227FACA5" w14:textId="62AB414F" w:rsidR="00F1391D" w:rsidRDefault="00F1391D" w:rsidP="00F1391D">
      <w:pPr>
        <w:pStyle w:val="a4"/>
      </w:pPr>
      <w:r>
        <w:rPr>
          <w:lang w:val="en-US"/>
        </w:rPr>
        <w:t xml:space="preserve">void </w:t>
      </w:r>
      <w:proofErr w:type="spellStart"/>
      <w:r>
        <w:rPr>
          <w:lang w:val="en-US"/>
        </w:rPr>
        <w:t>NineWirePosDet_TurnOn</w:t>
      </w:r>
      <w:proofErr w:type="spellEnd"/>
      <w:r>
        <w:rPr>
          <w:lang w:val="en-US"/>
        </w:rPr>
        <w:t xml:space="preserve"> (void) – </w:t>
      </w:r>
      <w:r>
        <w:t>включение/выключение.</w:t>
      </w:r>
    </w:p>
    <w:p w14:paraId="06FF5287" w14:textId="16147D7E" w:rsidR="00F1391D" w:rsidRDefault="00F1391D" w:rsidP="00F1391D">
      <w:pPr>
        <w:pStyle w:val="a4"/>
      </w:pPr>
      <w:r>
        <w:rPr>
          <w:lang w:val="en-US"/>
        </w:rPr>
        <w:t xml:space="preserve">void </w:t>
      </w:r>
      <w:proofErr w:type="spellStart"/>
      <w:r>
        <w:rPr>
          <w:lang w:val="en-US"/>
        </w:rPr>
        <w:t>NineWirePosDet_isEnable</w:t>
      </w:r>
      <w:proofErr w:type="spellEnd"/>
      <w:r>
        <w:rPr>
          <w:lang w:val="en-US"/>
        </w:rPr>
        <w:t xml:space="preserve"> (void) – </w:t>
      </w:r>
      <w:r>
        <w:t>проверка состояния модуля.</w:t>
      </w:r>
    </w:p>
    <w:p w14:paraId="5FB92729" w14:textId="0CF8514C" w:rsidR="00F1391D" w:rsidRDefault="00F1391D" w:rsidP="00F1391D">
      <w:pPr>
        <w:pStyle w:val="a4"/>
      </w:pPr>
      <w:r>
        <w:rPr>
          <w:lang w:val="en-US"/>
        </w:rPr>
        <w:t xml:space="preserve">void </w:t>
      </w:r>
      <w:proofErr w:type="spellStart"/>
      <w:r>
        <w:rPr>
          <w:lang w:val="en-US"/>
        </w:rPr>
        <w:t>NineWirePosDet_getPosition</w:t>
      </w:r>
      <w:proofErr w:type="spellEnd"/>
      <w:r>
        <w:rPr>
          <w:lang w:val="en-US"/>
        </w:rPr>
        <w:t xml:space="preserve"> (void) – </w:t>
      </w:r>
      <w:r>
        <w:t>получает установленное положение стрелочного привода.</w:t>
      </w:r>
    </w:p>
    <w:p w14:paraId="3DA9A957" w14:textId="72841BC0" w:rsidR="00F1391D" w:rsidRDefault="00F1391D" w:rsidP="003278D3">
      <w:pPr>
        <w:pStyle w:val="a4"/>
      </w:pPr>
      <w:proofErr w:type="spellStart"/>
      <w:r w:rsidRPr="00F1391D">
        <w:t>void</w:t>
      </w:r>
      <w:proofErr w:type="spellEnd"/>
      <w:r w:rsidRPr="00F1391D">
        <w:t xml:space="preserve"> </w:t>
      </w:r>
      <w:proofErr w:type="spellStart"/>
      <w:r w:rsidRPr="00F1391D">
        <w:t>NineWirePosDet</w:t>
      </w:r>
      <w:proofErr w:type="spellEnd"/>
      <w:r w:rsidRPr="00F1391D">
        <w:t>_</w:t>
      </w:r>
      <w:proofErr w:type="spellStart"/>
      <w:r>
        <w:rPr>
          <w:lang w:val="en-US"/>
        </w:rPr>
        <w:t>getRequestPosDet</w:t>
      </w:r>
      <w:proofErr w:type="spellEnd"/>
      <w:r w:rsidRPr="00F1391D">
        <w:t xml:space="preserve"> (</w:t>
      </w:r>
      <w:proofErr w:type="spellStart"/>
      <w:r w:rsidRPr="00F1391D">
        <w:t>void</w:t>
      </w:r>
      <w:proofErr w:type="spellEnd"/>
      <w:r w:rsidRPr="00F1391D">
        <w:t xml:space="preserve">) – </w:t>
      </w:r>
      <w:r>
        <w:t>получает запрос на установку позиции контроля положения стрелочного привода</w:t>
      </w:r>
      <w:r w:rsidRPr="00F1391D">
        <w:t>.</w:t>
      </w:r>
    </w:p>
    <w:p w14:paraId="45FF287C" w14:textId="3E26E0D5" w:rsidR="00F1391D" w:rsidRDefault="00F1391D" w:rsidP="00F1391D">
      <w:pPr>
        <w:pStyle w:val="a4"/>
      </w:pPr>
      <w:proofErr w:type="spellStart"/>
      <w:r w:rsidRPr="00F1391D">
        <w:t>void</w:t>
      </w:r>
      <w:proofErr w:type="spellEnd"/>
      <w:r w:rsidRPr="00F1391D">
        <w:t xml:space="preserve"> </w:t>
      </w:r>
      <w:proofErr w:type="spellStart"/>
      <w:r w:rsidRPr="00F1391D">
        <w:t>NineWirePosDet</w:t>
      </w:r>
      <w:proofErr w:type="spellEnd"/>
      <w:r w:rsidRPr="00F1391D">
        <w:t>_</w:t>
      </w:r>
      <w:proofErr w:type="spellStart"/>
      <w:r>
        <w:rPr>
          <w:lang w:val="en-US"/>
        </w:rPr>
        <w:t>setPosDet</w:t>
      </w:r>
      <w:proofErr w:type="spellEnd"/>
      <w:r w:rsidRPr="00F1391D">
        <w:t xml:space="preserve"> (</w:t>
      </w:r>
      <w:proofErr w:type="spellStart"/>
      <w:r w:rsidRPr="00F1391D">
        <w:t>void</w:t>
      </w:r>
      <w:proofErr w:type="spellEnd"/>
      <w:r w:rsidRPr="00F1391D">
        <w:t xml:space="preserve">) – </w:t>
      </w:r>
      <w:r>
        <w:t>передаёт установленную позицию контроля стрелочного привода</w:t>
      </w:r>
      <w:r w:rsidRPr="00F1391D">
        <w:t>.</w:t>
      </w:r>
    </w:p>
    <w:p w14:paraId="62E8AA24" w14:textId="6C6A0EDC" w:rsidR="00F1391D" w:rsidRDefault="00F1391D" w:rsidP="00F1391D">
      <w:pPr>
        <w:pStyle w:val="a4"/>
      </w:pPr>
      <w:proofErr w:type="spellStart"/>
      <w:r>
        <w:rPr>
          <w:lang w:val="en-US"/>
        </w:rPr>
        <w:t>PositionDet_State</w:t>
      </w:r>
      <w:proofErr w:type="spellEnd"/>
      <w:r w:rsidRPr="00F1391D">
        <w:t xml:space="preserve"> </w:t>
      </w:r>
      <w:proofErr w:type="spellStart"/>
      <w:r w:rsidRPr="00F1391D">
        <w:t>NineWirePosDet</w:t>
      </w:r>
      <w:proofErr w:type="spellEnd"/>
      <w:r w:rsidRPr="00F1391D">
        <w:t>_</w:t>
      </w:r>
      <w:proofErr w:type="spellStart"/>
      <w:r>
        <w:rPr>
          <w:lang w:val="en-US"/>
        </w:rPr>
        <w:t>getRequestPosDet</w:t>
      </w:r>
      <w:proofErr w:type="spellEnd"/>
      <w:r w:rsidRPr="00F1391D">
        <w:t xml:space="preserve"> (</w:t>
      </w:r>
      <w:proofErr w:type="spellStart"/>
      <w:r>
        <w:rPr>
          <w:lang w:val="en-US"/>
        </w:rPr>
        <w:t>MeasurResult</w:t>
      </w:r>
      <w:proofErr w:type="spellEnd"/>
      <w:r>
        <w:rPr>
          <w:lang w:val="en-US"/>
        </w:rPr>
        <w:t xml:space="preserve"> *data)</w:t>
      </w:r>
      <w:r w:rsidRPr="00F1391D">
        <w:t xml:space="preserve"> – </w:t>
      </w:r>
      <w:r>
        <w:t>определении положения стрелочного привода по результатам измерений сигналов с датчиков.</w:t>
      </w:r>
    </w:p>
    <w:p w14:paraId="3BC8EF41" w14:textId="3DB7C4C7" w:rsidR="004E4D78" w:rsidRPr="0074399C" w:rsidRDefault="004E4D78" w:rsidP="00F1391D">
      <w:pPr>
        <w:pStyle w:val="a4"/>
        <w:rPr>
          <w:lang w:val="en-US"/>
        </w:rPr>
      </w:pPr>
      <w:r>
        <w:t>Возвращаемое значение – положение контактов реле.</w:t>
      </w:r>
    </w:p>
    <w:p w14:paraId="51298990" w14:textId="418F3A0C" w:rsidR="00F1391D" w:rsidRDefault="00F1391D" w:rsidP="003278D3">
      <w:pPr>
        <w:pStyle w:val="a4"/>
      </w:pPr>
    </w:p>
    <w:p w14:paraId="2EB2A4F1" w14:textId="166E8F70" w:rsidR="00F1391D" w:rsidRDefault="00F1391D" w:rsidP="003278D3">
      <w:pPr>
        <w:pStyle w:val="a4"/>
      </w:pPr>
    </w:p>
    <w:p w14:paraId="2A818605" w14:textId="77777777" w:rsidR="00F1391D" w:rsidRDefault="00F1391D" w:rsidP="003278D3">
      <w:pPr>
        <w:pStyle w:val="a4"/>
      </w:pPr>
    </w:p>
    <w:p w14:paraId="3325F3A5" w14:textId="77777777" w:rsidR="00F1391D" w:rsidRPr="00F1391D" w:rsidRDefault="00F1391D" w:rsidP="003278D3">
      <w:pPr>
        <w:pStyle w:val="a4"/>
      </w:pPr>
    </w:p>
    <w:p w14:paraId="5308C5A2" w14:textId="77777777" w:rsidR="00D13CD6" w:rsidRPr="002E2661" w:rsidRDefault="00D13CD6" w:rsidP="00747915">
      <w:pPr>
        <w:pStyle w:val="3"/>
        <w:rPr>
          <w:lang w:val="ru-RU"/>
        </w:rPr>
      </w:pPr>
      <w:bookmarkStart w:id="242" w:name="_Ref49851616"/>
      <w:bookmarkStart w:id="243" w:name="_Toc50027356"/>
      <w:r w:rsidRPr="002E2661">
        <w:rPr>
          <w:lang w:val="ru-RU"/>
        </w:rPr>
        <w:lastRenderedPageBreak/>
        <w:t>Компонент RS422</w:t>
      </w:r>
      <w:bookmarkEnd w:id="242"/>
      <w:bookmarkEnd w:id="243"/>
    </w:p>
    <w:p w14:paraId="1292A6C1" w14:textId="77777777" w:rsidR="00E3303E" w:rsidRPr="002E2661" w:rsidRDefault="00E3303E" w:rsidP="00747915">
      <w:pPr>
        <w:pStyle w:val="40"/>
      </w:pPr>
      <w:bookmarkStart w:id="244" w:name="_Hlk26886672"/>
      <w:r w:rsidRPr="002E2661">
        <w:t>Назначение</w:t>
      </w:r>
    </w:p>
    <w:p w14:paraId="1F13F7DB" w14:textId="77777777" w:rsidR="00E3303E" w:rsidRPr="002E2661" w:rsidRDefault="00E3303E" w:rsidP="00E3303E">
      <w:pPr>
        <w:pStyle w:val="a4"/>
      </w:pPr>
      <w:r w:rsidRPr="002E2661">
        <w:t xml:space="preserve">Компонент предназначен для реализации </w:t>
      </w:r>
      <w:r w:rsidR="00CC5C0E" w:rsidRPr="002E2661">
        <w:t>обмена информацией с управляющей системой по протоколу RS-422.</w:t>
      </w:r>
    </w:p>
    <w:bookmarkEnd w:id="244"/>
    <w:p w14:paraId="5C1859CF" w14:textId="77777777" w:rsidR="00E3303E" w:rsidRPr="002E2661" w:rsidRDefault="00E3303E" w:rsidP="00747915">
      <w:pPr>
        <w:pStyle w:val="40"/>
      </w:pPr>
      <w:r w:rsidRPr="002E2661">
        <w:t xml:space="preserve">Состав </w:t>
      </w:r>
    </w:p>
    <w:p w14:paraId="2D3A3E74" w14:textId="77777777" w:rsidR="00E3303E" w:rsidRPr="002E2661" w:rsidRDefault="00E3303E" w:rsidP="00E3303E">
      <w:pPr>
        <w:pStyle w:val="affffa"/>
      </w:pPr>
      <w:r w:rsidRPr="002E2661">
        <w:t>В состав компонента входят следующие модули:</w:t>
      </w:r>
    </w:p>
    <w:p w14:paraId="2E7AC354" w14:textId="77777777" w:rsidR="00E3303E" w:rsidRPr="002E2661" w:rsidRDefault="00E3303E" w:rsidP="00E3303E">
      <w:pPr>
        <w:pStyle w:val="a"/>
        <w:rPr>
          <w:lang w:val="ru-RU"/>
        </w:rPr>
      </w:pPr>
      <w:r w:rsidRPr="002E2661">
        <w:rPr>
          <w:i/>
          <w:lang w:val="ru-RU"/>
        </w:rPr>
        <w:t>Rs422</w:t>
      </w:r>
      <w:r w:rsidRPr="002E2661">
        <w:rPr>
          <w:lang w:val="ru-RU"/>
        </w:rPr>
        <w:t xml:space="preserve"> − обеспечение связи по интерфейсу RS-422;</w:t>
      </w:r>
    </w:p>
    <w:p w14:paraId="36A44987" w14:textId="77777777" w:rsidR="00E3303E" w:rsidRPr="002E2661" w:rsidRDefault="00E3303E" w:rsidP="00E3303E">
      <w:pPr>
        <w:pStyle w:val="a"/>
        <w:rPr>
          <w:lang w:val="ru-RU"/>
        </w:rPr>
      </w:pPr>
      <w:r w:rsidRPr="002E2661">
        <w:rPr>
          <w:i/>
          <w:lang w:val="ru-RU"/>
        </w:rPr>
        <w:t>Rs422_crc8</w:t>
      </w:r>
      <w:r w:rsidRPr="002E2661">
        <w:rPr>
          <w:lang w:val="ru-RU"/>
        </w:rPr>
        <w:t xml:space="preserve"> − вычисление контрольной суммы;</w:t>
      </w:r>
    </w:p>
    <w:p w14:paraId="57A59BFB" w14:textId="77777777" w:rsidR="00E3303E" w:rsidRPr="002E2661" w:rsidRDefault="00E3303E" w:rsidP="00E3303E">
      <w:pPr>
        <w:pStyle w:val="a"/>
        <w:rPr>
          <w:lang w:val="ru-RU"/>
        </w:rPr>
      </w:pPr>
      <w:r w:rsidRPr="002E2661">
        <w:rPr>
          <w:i/>
          <w:lang w:val="ru-RU"/>
        </w:rPr>
        <w:t>Rs422_dataTyp</w:t>
      </w:r>
      <w:r w:rsidRPr="002E2661">
        <w:rPr>
          <w:lang w:val="ru-RU"/>
        </w:rPr>
        <w:t>es − модуль RS-422. Внутренние типы данных;</w:t>
      </w:r>
    </w:p>
    <w:p w14:paraId="075DC128" w14:textId="77777777" w:rsidR="00E3303E" w:rsidRPr="002E2661" w:rsidRDefault="00E3303E" w:rsidP="00E3303E">
      <w:pPr>
        <w:pStyle w:val="a"/>
        <w:rPr>
          <w:lang w:val="ru-RU"/>
        </w:rPr>
      </w:pPr>
      <w:r w:rsidRPr="002E2661">
        <w:rPr>
          <w:i/>
          <w:lang w:val="ru-RU"/>
        </w:rPr>
        <w:t>Rs422_lineExch</w:t>
      </w:r>
      <w:r w:rsidRPr="002E2661">
        <w:rPr>
          <w:lang w:val="ru-RU"/>
        </w:rPr>
        <w:t xml:space="preserve"> − организация обмена по линии RS-422;</w:t>
      </w:r>
    </w:p>
    <w:p w14:paraId="32C7CE42" w14:textId="77777777" w:rsidR="00E3303E" w:rsidRPr="002E2661" w:rsidRDefault="00E3303E" w:rsidP="00E3303E">
      <w:pPr>
        <w:pStyle w:val="a"/>
        <w:rPr>
          <w:lang w:val="ru-RU"/>
        </w:rPr>
      </w:pPr>
      <w:r w:rsidRPr="002E2661">
        <w:rPr>
          <w:i/>
          <w:lang w:val="ru-RU"/>
        </w:rPr>
        <w:t>Rs422_transceiver</w:t>
      </w:r>
      <w:r w:rsidRPr="002E2661">
        <w:rPr>
          <w:lang w:val="ru-RU"/>
        </w:rPr>
        <w:t xml:space="preserve"> − внутренние функции обмена по интерфейсу RS-422.</w:t>
      </w:r>
    </w:p>
    <w:p w14:paraId="364092B1" w14:textId="77777777" w:rsidR="00E3303E" w:rsidRPr="002E2661" w:rsidRDefault="00E3303E" w:rsidP="00747915">
      <w:pPr>
        <w:pStyle w:val="40"/>
      </w:pPr>
      <w:r w:rsidRPr="002E2661">
        <w:t>Описание</w:t>
      </w:r>
    </w:p>
    <w:p w14:paraId="66486C89" w14:textId="77777777" w:rsidR="00E3303E" w:rsidRPr="002E2661" w:rsidRDefault="00E3303E" w:rsidP="002F6B6A">
      <w:pPr>
        <w:pStyle w:val="5"/>
      </w:pPr>
      <w:r w:rsidRPr="002E2661">
        <w:t>Общие сведения</w:t>
      </w:r>
    </w:p>
    <w:p w14:paraId="0378B49E" w14:textId="77777777" w:rsidR="00E3303E" w:rsidRPr="002E2661" w:rsidRDefault="00E3303E" w:rsidP="00E3303E">
      <w:pPr>
        <w:pStyle w:val="a4"/>
      </w:pPr>
      <w:r w:rsidRPr="002E2661">
        <w:t>Обмен с УС осуществляется по двум независимым линиям связи с интерфейсом физического уровня RS-422. Канальный уровень организован на базе бит-ориентированного протокола канального уровня HDLC.</w:t>
      </w:r>
    </w:p>
    <w:p w14:paraId="48B5B3A4" w14:textId="77777777" w:rsidR="00E3303E" w:rsidRPr="002E2661" w:rsidRDefault="00E3303E" w:rsidP="00E3303E">
      <w:pPr>
        <w:pStyle w:val="a4"/>
      </w:pPr>
      <w:r w:rsidRPr="002E2661">
        <w:t>Компонент R</w:t>
      </w:r>
      <w:r w:rsidR="003278D3" w:rsidRPr="002E2661">
        <w:t>S</w:t>
      </w:r>
      <w:r w:rsidRPr="002E2661">
        <w:t>422 обеспечивает прием телеграмм приказов или коротких сообщений «Запрос статуса» и передачу телеграмм статусов.</w:t>
      </w:r>
    </w:p>
    <w:p w14:paraId="7DB974CA" w14:textId="77777777" w:rsidR="00E3303E" w:rsidRPr="002E2661" w:rsidRDefault="00E3303E" w:rsidP="00E3303E">
      <w:pPr>
        <w:pStyle w:val="affffa"/>
      </w:pPr>
      <w:r w:rsidRPr="002E2661">
        <w:t>При приеме телеграмм приказов компонент обеспечивает выполнение следующих функций:</w:t>
      </w:r>
    </w:p>
    <w:p w14:paraId="4EC25DE5" w14:textId="77777777" w:rsidR="00E3303E" w:rsidRPr="002E2661" w:rsidRDefault="00E3303E" w:rsidP="00FE025B">
      <w:pPr>
        <w:pStyle w:val="a"/>
        <w:ind w:left="0" w:firstLine="709"/>
        <w:rPr>
          <w:lang w:val="ru-RU"/>
        </w:rPr>
      </w:pPr>
      <w:r w:rsidRPr="002E2661">
        <w:rPr>
          <w:lang w:val="ru-RU"/>
        </w:rPr>
        <w:t>прием кадров с физического уровня;</w:t>
      </w:r>
    </w:p>
    <w:p w14:paraId="1199056B" w14:textId="77777777" w:rsidR="00E3303E" w:rsidRPr="002E2661" w:rsidRDefault="00E3303E" w:rsidP="00FE025B">
      <w:pPr>
        <w:pStyle w:val="a"/>
        <w:ind w:left="0" w:firstLine="709"/>
        <w:rPr>
          <w:lang w:val="ru-RU"/>
        </w:rPr>
      </w:pPr>
      <w:r w:rsidRPr="002E2661">
        <w:rPr>
          <w:lang w:val="ru-RU"/>
        </w:rPr>
        <w:t>HDLC-декодирование (распаковку телеграмм);</w:t>
      </w:r>
    </w:p>
    <w:p w14:paraId="36718A93" w14:textId="77777777" w:rsidR="00E3303E" w:rsidRPr="002E2661" w:rsidRDefault="00E3303E" w:rsidP="00FE025B">
      <w:pPr>
        <w:pStyle w:val="a"/>
        <w:ind w:left="0" w:firstLine="709"/>
        <w:rPr>
          <w:lang w:val="ru-RU"/>
        </w:rPr>
      </w:pPr>
      <w:r w:rsidRPr="002E2661">
        <w:rPr>
          <w:lang w:val="ru-RU"/>
        </w:rPr>
        <w:t>проверку корректности;</w:t>
      </w:r>
    </w:p>
    <w:p w14:paraId="3CDE05CA" w14:textId="77777777" w:rsidR="00E3303E" w:rsidRPr="002E2661" w:rsidRDefault="00E3303E" w:rsidP="00FE025B">
      <w:pPr>
        <w:pStyle w:val="a"/>
        <w:ind w:left="0" w:firstLine="709"/>
        <w:rPr>
          <w:lang w:val="ru-RU"/>
        </w:rPr>
      </w:pPr>
      <w:r w:rsidRPr="002E2661">
        <w:rPr>
          <w:lang w:val="ru-RU"/>
        </w:rPr>
        <w:t>синхронизацию приказов по двум линиям связи;</w:t>
      </w:r>
    </w:p>
    <w:p w14:paraId="2C90EECD" w14:textId="77777777" w:rsidR="00E3303E" w:rsidRPr="002E2661" w:rsidRDefault="00E3303E" w:rsidP="00FE025B">
      <w:pPr>
        <w:pStyle w:val="a"/>
        <w:ind w:left="0" w:firstLine="709"/>
        <w:rPr>
          <w:lang w:val="ru-RU"/>
        </w:rPr>
      </w:pPr>
      <w:r w:rsidRPr="002E2661">
        <w:rPr>
          <w:lang w:val="ru-RU"/>
        </w:rPr>
        <w:t>предоставление блока данных из телеграммы приказа прикладному ПО.</w:t>
      </w:r>
    </w:p>
    <w:p w14:paraId="4F25EED6" w14:textId="77777777" w:rsidR="00E3303E" w:rsidRPr="002E2661" w:rsidRDefault="00E3303E" w:rsidP="00E3303E">
      <w:pPr>
        <w:pStyle w:val="afffffa"/>
        <w:ind w:left="0" w:firstLine="709"/>
        <w:rPr>
          <w:u w:val="none"/>
        </w:rPr>
      </w:pPr>
      <w:r w:rsidRPr="002E2661">
        <w:rPr>
          <w:u w:val="none"/>
        </w:rPr>
        <w:t>Примечание.</w:t>
      </w:r>
    </w:p>
    <w:p w14:paraId="7D4862B4" w14:textId="77777777" w:rsidR="00E3303E" w:rsidRPr="002E2661" w:rsidRDefault="00E3303E" w:rsidP="00E3303E">
      <w:pPr>
        <w:pStyle w:val="a4"/>
      </w:pPr>
      <w:r w:rsidRPr="002E2661">
        <w:t>Обработку полей блока данных телеграмм приказов выполняет прикладное ПО.</w:t>
      </w:r>
    </w:p>
    <w:p w14:paraId="5CFF80DC" w14:textId="77777777" w:rsidR="00E3303E" w:rsidRPr="002E2661" w:rsidRDefault="00E3303E" w:rsidP="00E3303E">
      <w:pPr>
        <w:pStyle w:val="affffa"/>
      </w:pPr>
      <w:r w:rsidRPr="002E2661">
        <w:lastRenderedPageBreak/>
        <w:t>При передаче телеграмм статусов компонент обеспечивает выполнение следующих функций:</w:t>
      </w:r>
    </w:p>
    <w:p w14:paraId="50FF604C" w14:textId="77777777" w:rsidR="00E3303E" w:rsidRPr="002E2661" w:rsidRDefault="00E3303E" w:rsidP="00FE025B">
      <w:pPr>
        <w:pStyle w:val="a"/>
        <w:ind w:left="0" w:firstLine="709"/>
        <w:rPr>
          <w:lang w:val="ru-RU"/>
        </w:rPr>
      </w:pPr>
      <w:r w:rsidRPr="002E2661">
        <w:rPr>
          <w:lang w:val="ru-RU"/>
        </w:rPr>
        <w:t xml:space="preserve">формирование телеграмм статусов из блока данных и </w:t>
      </w:r>
      <w:proofErr w:type="spellStart"/>
      <w:r w:rsidRPr="002E2661">
        <w:rPr>
          <w:lang w:val="ru-RU"/>
        </w:rPr>
        <w:t>алармов</w:t>
      </w:r>
      <w:proofErr w:type="spellEnd"/>
      <w:r w:rsidRPr="002E2661">
        <w:rPr>
          <w:lang w:val="ru-RU"/>
        </w:rPr>
        <w:t>, принятых от прикладного ПО;</w:t>
      </w:r>
    </w:p>
    <w:p w14:paraId="701E1E6B" w14:textId="77777777" w:rsidR="00E3303E" w:rsidRPr="002E2661" w:rsidRDefault="00E3303E" w:rsidP="00FE025B">
      <w:pPr>
        <w:pStyle w:val="a"/>
        <w:ind w:left="0" w:firstLine="709"/>
        <w:rPr>
          <w:lang w:val="ru-RU"/>
        </w:rPr>
      </w:pPr>
      <w:r w:rsidRPr="002E2661">
        <w:rPr>
          <w:lang w:val="ru-RU"/>
        </w:rPr>
        <w:t>HDLC-кодирование (упаковку телеграмм);</w:t>
      </w:r>
    </w:p>
    <w:p w14:paraId="4E81F4C4" w14:textId="77777777" w:rsidR="00E3303E" w:rsidRPr="002E2661" w:rsidRDefault="00E3303E" w:rsidP="00FE025B">
      <w:pPr>
        <w:pStyle w:val="a"/>
        <w:ind w:left="0" w:firstLine="709"/>
        <w:rPr>
          <w:lang w:val="ru-RU"/>
        </w:rPr>
      </w:pPr>
      <w:r w:rsidRPr="002E2661">
        <w:rPr>
          <w:lang w:val="ru-RU"/>
        </w:rPr>
        <w:t>передачу кадров в физический уровень.</w:t>
      </w:r>
    </w:p>
    <w:p w14:paraId="6A97F3D1" w14:textId="77777777" w:rsidR="00E3303E" w:rsidRPr="002E2661" w:rsidRDefault="00E3303E" w:rsidP="00E3303E">
      <w:pPr>
        <w:pStyle w:val="afffffa"/>
        <w:ind w:left="0" w:firstLine="709"/>
        <w:rPr>
          <w:u w:val="none"/>
        </w:rPr>
      </w:pPr>
      <w:r w:rsidRPr="002E2661">
        <w:rPr>
          <w:u w:val="none"/>
        </w:rPr>
        <w:t>Примечание.</w:t>
      </w:r>
    </w:p>
    <w:p w14:paraId="6271995A" w14:textId="77777777" w:rsidR="00E3303E" w:rsidRPr="002E2661" w:rsidRDefault="00E3303E" w:rsidP="00E3303E">
      <w:pPr>
        <w:pStyle w:val="a4"/>
      </w:pPr>
      <w:r w:rsidRPr="002E2661">
        <w:t xml:space="preserve">Формирование блока данных телеграмм статусов и </w:t>
      </w:r>
      <w:proofErr w:type="spellStart"/>
      <w:r w:rsidRPr="002E2661">
        <w:t>алармов</w:t>
      </w:r>
      <w:proofErr w:type="spellEnd"/>
      <w:r w:rsidRPr="002E2661">
        <w:t xml:space="preserve"> выполняет прикладное ПО.</w:t>
      </w:r>
    </w:p>
    <w:p w14:paraId="3B14F846" w14:textId="77777777" w:rsidR="00E3303E" w:rsidRPr="002E2661" w:rsidRDefault="00E3303E" w:rsidP="00E3303E">
      <w:pPr>
        <w:pStyle w:val="a4"/>
      </w:pPr>
      <w:r w:rsidRPr="002E2661">
        <w:t>Кроме того, компонент предоставляет информацию прикладному ПО о состоянии связи с УС и об ошибках, возникающих в процессе информационного обмена.</w:t>
      </w:r>
    </w:p>
    <w:p w14:paraId="2E856275" w14:textId="77777777" w:rsidR="00E3303E" w:rsidRPr="002E2661" w:rsidRDefault="00E3303E" w:rsidP="00E3303E">
      <w:pPr>
        <w:pStyle w:val="a4"/>
      </w:pPr>
      <w:r w:rsidRPr="002E2661">
        <w:t>Работа компонента осуществляется в двух потоках (главном</w:t>
      </w:r>
      <w:r w:rsidR="00587B88" w:rsidRPr="002E2661">
        <w:t xml:space="preserve"> потоке</w:t>
      </w:r>
      <w:r w:rsidRPr="002E2661">
        <w:t xml:space="preserve"> и потоке синхронизации по времени). В главном потоке выполняется обработка принятых с линий связи данных и взаимодействие с прикладным ПО. В этом потоке работа организована при помощи периодического вызова функции </w:t>
      </w:r>
      <w:r w:rsidRPr="002E2661">
        <w:rPr>
          <w:b/>
          <w:i/>
        </w:rPr>
        <w:t>Rs422_</w:t>
      </w:r>
      <w:proofErr w:type="gramStart"/>
      <w:r w:rsidRPr="002E2661">
        <w:rPr>
          <w:b/>
          <w:i/>
        </w:rPr>
        <w:t>run(</w:t>
      </w:r>
      <w:proofErr w:type="gramEnd"/>
      <w:r w:rsidRPr="002E2661">
        <w:rPr>
          <w:b/>
          <w:i/>
        </w:rPr>
        <w:t>)</w:t>
      </w:r>
      <w:r w:rsidRPr="002E2661">
        <w:t xml:space="preserve">. В потоке временной синхронизации выполняется прием данных с физической линии для дальнейшей их обработки в главном потоке и выдача сформированных в главном потоке данных в физическую линию. В этом потоке работа организована при помощи периодического вызова функции </w:t>
      </w:r>
      <w:r w:rsidRPr="002E2661">
        <w:rPr>
          <w:b/>
          <w:i/>
        </w:rPr>
        <w:t>Rs422_</w:t>
      </w:r>
      <w:proofErr w:type="gramStart"/>
      <w:r w:rsidRPr="002E2661">
        <w:rPr>
          <w:b/>
          <w:i/>
        </w:rPr>
        <w:t>interrupt(</w:t>
      </w:r>
      <w:proofErr w:type="gramEnd"/>
      <w:r w:rsidRPr="002E2661">
        <w:rPr>
          <w:b/>
          <w:i/>
        </w:rPr>
        <w:t>)</w:t>
      </w:r>
      <w:r w:rsidRPr="002E2661">
        <w:t>.</w:t>
      </w:r>
    </w:p>
    <w:p w14:paraId="4E1EF1DA" w14:textId="77777777" w:rsidR="00E3303E" w:rsidRPr="002E2661" w:rsidRDefault="00E3303E" w:rsidP="002F6B6A">
      <w:pPr>
        <w:pStyle w:val="5"/>
      </w:pPr>
      <w:r w:rsidRPr="002E2661">
        <w:t>Структура компонента Rs422</w:t>
      </w:r>
    </w:p>
    <w:p w14:paraId="14311FC0" w14:textId="3C0CAD08" w:rsidR="00E3303E" w:rsidRPr="002E2661" w:rsidRDefault="00E3303E" w:rsidP="00E3303E">
      <w:pPr>
        <w:pStyle w:val="a4"/>
      </w:pPr>
      <w:r w:rsidRPr="002E2661">
        <w:t>Компонент R</w:t>
      </w:r>
      <w:r w:rsidR="003278D3" w:rsidRPr="002E2661">
        <w:t>S</w:t>
      </w:r>
      <w:r w:rsidRPr="002E2661">
        <w:t xml:space="preserve">422 состоит из двух объектов </w:t>
      </w:r>
      <w:r w:rsidRPr="002E2661">
        <w:rPr>
          <w:i/>
        </w:rPr>
        <w:t>Rs422_lineExch</w:t>
      </w:r>
      <w:r w:rsidRPr="002E2661">
        <w:t xml:space="preserve"> и одного объекта </w:t>
      </w:r>
      <w:r w:rsidRPr="002E2661">
        <w:rPr>
          <w:i/>
        </w:rPr>
        <w:t>StateRS422</w:t>
      </w:r>
      <w:r w:rsidRPr="002E2661">
        <w:t xml:space="preserve">. Каждый объект </w:t>
      </w:r>
      <w:r w:rsidRPr="002E2661">
        <w:rPr>
          <w:i/>
        </w:rPr>
        <w:t xml:space="preserve">Rs422_lineExch </w:t>
      </w:r>
      <w:r w:rsidRPr="002E2661">
        <w:t xml:space="preserve">состоит из объектов </w:t>
      </w:r>
      <w:r w:rsidR="00482B04" w:rsidRPr="002E2661">
        <w:rPr>
          <w:i/>
        </w:rPr>
        <w:t>inRS422</w:t>
      </w:r>
      <w:r w:rsidRPr="002E2661">
        <w:t xml:space="preserve"> и </w:t>
      </w:r>
      <w:r w:rsidR="003B6CD1" w:rsidRPr="002E2661">
        <w:rPr>
          <w:i/>
        </w:rPr>
        <w:t>outRS422</w:t>
      </w:r>
      <w:r w:rsidRPr="002E2661">
        <w:t>, которые используют драйвер dsPIC3</w:t>
      </w:r>
      <w:r w:rsidR="001D6D8A" w:rsidRPr="002E2661">
        <w:t>3</w:t>
      </w:r>
      <w:r w:rsidRPr="002E2661">
        <w:t>_rs422. Статическая модель компонента Rs422 приведена на рисунке </w:t>
      </w:r>
      <w:r w:rsidR="0019465E" w:rsidRPr="002E2661">
        <w:fldChar w:fldCharType="begin"/>
      </w:r>
      <w:r w:rsidR="003278D3" w:rsidRPr="002E2661">
        <w:instrText xml:space="preserve"> REF _Ref46388569 \h </w:instrText>
      </w:r>
      <w:r w:rsidR="0019465E" w:rsidRPr="002E2661">
        <w:fldChar w:fldCharType="separate"/>
      </w:r>
      <w:r w:rsidR="001432BC">
        <w:rPr>
          <w:noProof/>
        </w:rPr>
        <w:t>32</w:t>
      </w:r>
      <w:r w:rsidR="0019465E" w:rsidRPr="002E2661">
        <w:fldChar w:fldCharType="end"/>
      </w:r>
      <w:r w:rsidRPr="002E2661">
        <w:t>.</w:t>
      </w:r>
    </w:p>
    <w:commentRangeStart w:id="245"/>
    <w:commentRangeStart w:id="246"/>
    <w:commentRangeStart w:id="247"/>
    <w:commentRangeStart w:id="248"/>
    <w:p w14:paraId="3B9BBD46" w14:textId="48C7D823" w:rsidR="00E3303E" w:rsidRPr="002E2661" w:rsidRDefault="00F81852" w:rsidP="00E3303E">
      <w:pPr>
        <w:pStyle w:val="afff6"/>
      </w:pPr>
      <w:r w:rsidRPr="002E2661">
        <w:object w:dxaOrig="7020" w:dyaOrig="5115" w14:anchorId="750A81AD">
          <v:shape id="_x0000_i1050" type="#_x0000_t75" style="width:317pt;height:255.75pt" o:ole="">
            <v:imagedata r:id="rId91" o:title="" cropright="5856f"/>
          </v:shape>
          <o:OLEObject Type="Embed" ProgID="Visio.Drawing.11" ShapeID="_x0000_i1050" DrawAspect="Content" ObjectID="_1667114063" r:id="rId92"/>
        </w:object>
      </w:r>
      <w:commentRangeEnd w:id="245"/>
      <w:r w:rsidR="00DE47C8" w:rsidRPr="002E2661">
        <w:rPr>
          <w:rStyle w:val="aff9"/>
          <w:noProof/>
        </w:rPr>
        <w:commentReference w:id="245"/>
      </w:r>
      <w:commentRangeEnd w:id="246"/>
      <w:commentRangeEnd w:id="247"/>
      <w:commentRangeEnd w:id="248"/>
      <w:r>
        <w:rPr>
          <w:rStyle w:val="aff9"/>
          <w:noProof/>
        </w:rPr>
        <w:commentReference w:id="246"/>
      </w:r>
      <w:r w:rsidR="00C14D2F" w:rsidRPr="002E2661">
        <w:rPr>
          <w:rStyle w:val="aff9"/>
          <w:noProof/>
        </w:rPr>
        <w:commentReference w:id="247"/>
      </w:r>
      <w:r w:rsidR="000B69FE">
        <w:rPr>
          <w:rStyle w:val="aff9"/>
          <w:noProof/>
        </w:rPr>
        <w:commentReference w:id="248"/>
      </w:r>
    </w:p>
    <w:p w14:paraId="60B90CEE" w14:textId="309C6351" w:rsidR="00E3303E" w:rsidRPr="002E2661" w:rsidRDefault="00E3303E" w:rsidP="00DE47C8">
      <w:pPr>
        <w:pStyle w:val="affff3"/>
        <w:spacing w:after="360"/>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49" w:name="_Ref46388569"/>
      <w:r w:rsidR="001432BC">
        <w:rPr>
          <w:noProof/>
        </w:rPr>
        <w:t>32</w:t>
      </w:r>
      <w:bookmarkEnd w:id="249"/>
      <w:r w:rsidR="0019465E" w:rsidRPr="002E2661">
        <w:rPr>
          <w:noProof/>
        </w:rPr>
        <w:fldChar w:fldCharType="end"/>
      </w:r>
      <w:r w:rsidRPr="002E2661">
        <w:t xml:space="preserve"> – Статическая модель компонента R</w:t>
      </w:r>
      <w:r w:rsidR="00030791" w:rsidRPr="002E2661">
        <w:t>S</w:t>
      </w:r>
      <w:r w:rsidRPr="002E2661">
        <w:t>422</w:t>
      </w:r>
    </w:p>
    <w:p w14:paraId="3631F2E2" w14:textId="77777777" w:rsidR="00E3303E" w:rsidRPr="002E2661" w:rsidRDefault="00E3303E" w:rsidP="002F6B6A">
      <w:pPr>
        <w:pStyle w:val="5"/>
      </w:pPr>
      <w:r w:rsidRPr="002E2661">
        <w:t>Двухканальная работа</w:t>
      </w:r>
    </w:p>
    <w:p w14:paraId="353F9B93" w14:textId="25AAE59A" w:rsidR="00E3303E" w:rsidRPr="002E2661" w:rsidRDefault="00E3303E" w:rsidP="00E3303E">
      <w:pPr>
        <w:pStyle w:val="a4"/>
      </w:pPr>
      <w:r w:rsidRPr="002E2661">
        <w:t xml:space="preserve">Безопасный обмен с УС осуществляется при помощи обработки входных данных и формирования ответов в двух МК. Компонент </w:t>
      </w:r>
      <w:r w:rsidR="003B6CD1" w:rsidRPr="002E2661">
        <w:t xml:space="preserve">RS422 </w:t>
      </w:r>
      <w:r w:rsidRPr="002E2661">
        <w:t xml:space="preserve">работает в двух МК, при этом оба объекта этого компонента синхронизируют свою работу друг с другом при помощи компонента МКО </w:t>
      </w:r>
      <w:proofErr w:type="spellStart"/>
      <w:r w:rsidRPr="002E2661">
        <w:rPr>
          <w:rStyle w:val="affffff7"/>
        </w:rPr>
        <w:t>InterChannel</w:t>
      </w:r>
      <w:proofErr w:type="spellEnd"/>
      <w:r w:rsidRPr="002E2661">
        <w:t xml:space="preserve"> (см. </w:t>
      </w:r>
      <w:r w:rsidR="0019465E" w:rsidRPr="002E2661">
        <w:fldChar w:fldCharType="begin"/>
      </w:r>
      <w:r w:rsidRPr="002E2661">
        <w:instrText xml:space="preserve"> REF _Ref2076468 \r \h </w:instrText>
      </w:r>
      <w:r w:rsidR="0019465E" w:rsidRPr="002E2661">
        <w:fldChar w:fldCharType="separate"/>
      </w:r>
      <w:r w:rsidR="001432BC">
        <w:t>4.3.12</w:t>
      </w:r>
      <w:r w:rsidR="0019465E" w:rsidRPr="002E2661">
        <w:fldChar w:fldCharType="end"/>
      </w:r>
      <w:r w:rsidRPr="002E2661">
        <w:t xml:space="preserve">). Синхронизируется состояние независимых автоматов для двух физических линий RS-422 объектов </w:t>
      </w:r>
      <w:r w:rsidRPr="002E2661">
        <w:rPr>
          <w:i/>
        </w:rPr>
        <w:t>Rs422_lineExch</w:t>
      </w:r>
      <w:r w:rsidRPr="002E2661">
        <w:t>.</w:t>
      </w:r>
    </w:p>
    <w:p w14:paraId="64401737" w14:textId="77777777" w:rsidR="00E3303E" w:rsidRPr="002E2661" w:rsidRDefault="00E3303E" w:rsidP="003278D3">
      <w:pPr>
        <w:pStyle w:val="affffff9"/>
      </w:pPr>
      <w:r w:rsidRPr="002E2661">
        <w:t xml:space="preserve">Для обеспечения синхронизации двух автоматов в модуле </w:t>
      </w:r>
      <w:proofErr w:type="spellStart"/>
      <w:r w:rsidRPr="002E2661">
        <w:t>InterChannelId.h</w:t>
      </w:r>
      <w:proofErr w:type="spellEnd"/>
      <w:r w:rsidR="00C14D2F" w:rsidRPr="002E2661">
        <w:t xml:space="preserve"> </w:t>
      </w:r>
      <w:r w:rsidRPr="002E2661">
        <w:t>объявлены два идентификатора параметров синхронизации, которые имеют наивысший приоритет:</w:t>
      </w:r>
    </w:p>
    <w:p w14:paraId="09C77765" w14:textId="77777777" w:rsidR="00E3303E" w:rsidRPr="002E2661" w:rsidRDefault="00E3303E" w:rsidP="00E3303E">
      <w:pPr>
        <w:pStyle w:val="a"/>
        <w:rPr>
          <w:lang w:val="ru-RU"/>
        </w:rPr>
      </w:pPr>
      <w:r w:rsidRPr="002E2661">
        <w:rPr>
          <w:i/>
          <w:lang w:val="ru-RU"/>
        </w:rPr>
        <w:t>eICId_Rs422Sync_Rs1</w:t>
      </w:r>
      <w:r w:rsidRPr="002E2661">
        <w:rPr>
          <w:lang w:val="ru-RU"/>
        </w:rPr>
        <w:t xml:space="preserve"> – RS-422 синхронизация 1-й канал;</w:t>
      </w:r>
    </w:p>
    <w:p w14:paraId="443C0C12" w14:textId="77777777" w:rsidR="00E3303E" w:rsidRPr="002E2661" w:rsidRDefault="00E3303E" w:rsidP="00E3303E">
      <w:pPr>
        <w:pStyle w:val="a"/>
        <w:rPr>
          <w:lang w:val="ru-RU"/>
        </w:rPr>
      </w:pPr>
      <w:r w:rsidRPr="002E2661">
        <w:rPr>
          <w:i/>
          <w:lang w:val="ru-RU"/>
        </w:rPr>
        <w:t>eICId_Rs422Sync_Rs2</w:t>
      </w:r>
      <w:r w:rsidRPr="002E2661">
        <w:rPr>
          <w:lang w:val="ru-RU"/>
        </w:rPr>
        <w:t xml:space="preserve"> – RS-422 синхронизация 2-й канал.</w:t>
      </w:r>
    </w:p>
    <w:p w14:paraId="4EA7F916" w14:textId="77777777" w:rsidR="00E3303E" w:rsidRPr="002E2661" w:rsidRDefault="00E3303E" w:rsidP="00E3303E">
      <w:pPr>
        <w:pStyle w:val="affffa"/>
      </w:pPr>
      <w:r w:rsidRPr="002E2661">
        <w:t xml:space="preserve">При помощи функции </w:t>
      </w:r>
      <w:proofErr w:type="spellStart"/>
      <w:r w:rsidRPr="002E2661">
        <w:rPr>
          <w:b/>
          <w:i/>
        </w:rPr>
        <w:t>InterChannel_</w:t>
      </w:r>
      <w:proofErr w:type="gramStart"/>
      <w:r w:rsidRPr="002E2661">
        <w:rPr>
          <w:b/>
          <w:i/>
        </w:rPr>
        <w:t>setParamSettings</w:t>
      </w:r>
      <w:proofErr w:type="spellEnd"/>
      <w:r w:rsidRPr="002E2661">
        <w:rPr>
          <w:b/>
          <w:i/>
        </w:rPr>
        <w:t>(</w:t>
      </w:r>
      <w:proofErr w:type="gramEnd"/>
      <w:r w:rsidRPr="002E2661">
        <w:rPr>
          <w:b/>
          <w:i/>
        </w:rPr>
        <w:t>)</w:t>
      </w:r>
      <w:r w:rsidR="003278D3" w:rsidRPr="002E2661">
        <w:t xml:space="preserve"> </w:t>
      </w:r>
      <w:r w:rsidRPr="002E2661">
        <w:t>для каждого параметра настраиваются следующие параметры синхронизации:</w:t>
      </w:r>
    </w:p>
    <w:p w14:paraId="1D0BA613" w14:textId="77777777" w:rsidR="00E3303E" w:rsidRPr="002E2661" w:rsidRDefault="00E3303E" w:rsidP="006065F5">
      <w:pPr>
        <w:pStyle w:val="a"/>
        <w:tabs>
          <w:tab w:val="clear" w:pos="993"/>
          <w:tab w:val="left" w:pos="1134"/>
        </w:tabs>
        <w:ind w:left="0" w:firstLine="851"/>
        <w:rPr>
          <w:lang w:val="ru-RU"/>
        </w:rPr>
      </w:pPr>
      <w:proofErr w:type="spellStart"/>
      <w:r w:rsidRPr="002E2661">
        <w:rPr>
          <w:i/>
          <w:lang w:val="ru-RU"/>
        </w:rPr>
        <w:t>eScriptSync</w:t>
      </w:r>
      <w:proofErr w:type="spellEnd"/>
      <w:r w:rsidRPr="002E2661">
        <w:rPr>
          <w:lang w:val="ru-RU"/>
        </w:rPr>
        <w:t xml:space="preserve"> – сценарий синхронизации;</w:t>
      </w:r>
    </w:p>
    <w:p w14:paraId="62EEDBA6" w14:textId="77777777" w:rsidR="00E3303E" w:rsidRPr="002E2661" w:rsidRDefault="00E3303E" w:rsidP="006065F5">
      <w:pPr>
        <w:pStyle w:val="a"/>
        <w:tabs>
          <w:tab w:val="clear" w:pos="993"/>
          <w:tab w:val="left" w:pos="1134"/>
        </w:tabs>
        <w:ind w:left="0" w:firstLine="851"/>
        <w:rPr>
          <w:lang w:val="ru-RU"/>
        </w:rPr>
      </w:pPr>
      <w:proofErr w:type="spellStart"/>
      <w:r w:rsidRPr="002E2661">
        <w:rPr>
          <w:i/>
          <w:lang w:val="ru-RU"/>
        </w:rPr>
        <w:t>eProcSyncEqual</w:t>
      </w:r>
      <w:proofErr w:type="spellEnd"/>
      <w:r w:rsidRPr="002E2661">
        <w:rPr>
          <w:lang w:val="ru-RU"/>
        </w:rPr>
        <w:t xml:space="preserve"> – процедура синхронизации;</w:t>
      </w:r>
    </w:p>
    <w:p w14:paraId="006D6AB7" w14:textId="77777777" w:rsidR="00E3303E" w:rsidRPr="002E2661" w:rsidRDefault="00E3303E" w:rsidP="006065F5">
      <w:pPr>
        <w:pStyle w:val="a"/>
        <w:tabs>
          <w:tab w:val="clear" w:pos="993"/>
          <w:tab w:val="left" w:pos="1134"/>
        </w:tabs>
        <w:ind w:left="0" w:firstLine="851"/>
        <w:rPr>
          <w:lang w:val="ru-RU"/>
        </w:rPr>
      </w:pPr>
      <w:proofErr w:type="spellStart"/>
      <w:r w:rsidRPr="002E2661">
        <w:rPr>
          <w:i/>
          <w:lang w:val="ru-RU"/>
        </w:rPr>
        <w:lastRenderedPageBreak/>
        <w:t>eProcCheckEqual</w:t>
      </w:r>
      <w:proofErr w:type="spellEnd"/>
      <w:r w:rsidRPr="002E2661">
        <w:rPr>
          <w:lang w:val="ru-RU"/>
        </w:rPr>
        <w:t xml:space="preserve"> – процедура контроля.</w:t>
      </w:r>
    </w:p>
    <w:p w14:paraId="00A3A82E" w14:textId="77777777" w:rsidR="00E3303E" w:rsidRPr="002E2661" w:rsidRDefault="00E3303E" w:rsidP="00E3303E">
      <w:pPr>
        <w:pStyle w:val="a4"/>
      </w:pPr>
      <w:r w:rsidRPr="002E2661">
        <w:t xml:space="preserve">Значения остальных настроек задаются равными нулю. Процедура контроля </w:t>
      </w:r>
      <w:proofErr w:type="spellStart"/>
      <w:r w:rsidRPr="002E2661">
        <w:rPr>
          <w:i/>
        </w:rPr>
        <w:t>eProcCheckEqual</w:t>
      </w:r>
      <w:proofErr w:type="spellEnd"/>
      <w:r w:rsidRPr="002E2661">
        <w:t xml:space="preserve"> не использует значения параметров </w:t>
      </w:r>
      <w:proofErr w:type="spellStart"/>
      <w:r w:rsidRPr="002E2661">
        <w:rPr>
          <w:i/>
        </w:rPr>
        <w:t>paramCheck</w:t>
      </w:r>
      <w:proofErr w:type="spellEnd"/>
      <w:r w:rsidRPr="002E2661">
        <w:t xml:space="preserve"> и </w:t>
      </w:r>
      <w:proofErr w:type="spellStart"/>
      <w:r w:rsidRPr="002E2661">
        <w:rPr>
          <w:i/>
        </w:rPr>
        <w:t>middleRangeCheck</w:t>
      </w:r>
      <w:proofErr w:type="spellEnd"/>
      <w:r w:rsidRPr="002E2661">
        <w:t xml:space="preserve">. Контроль времени Т1, Т2, Т3 отключен, поскольку, в случае сбоев, происходит не переход в ЗС, а </w:t>
      </w:r>
      <w:proofErr w:type="spellStart"/>
      <w:r w:rsidRPr="002E2661">
        <w:t>переинициализация</w:t>
      </w:r>
      <w:proofErr w:type="spellEnd"/>
      <w:r w:rsidRPr="002E2661">
        <w:t>. Поэтому контроль времени синхронизации параметров выполняется компонентом R</w:t>
      </w:r>
      <w:r w:rsidR="001E746C" w:rsidRPr="002E2661">
        <w:t>S</w:t>
      </w:r>
      <w:r w:rsidRPr="002E2661">
        <w:t>422.</w:t>
      </w:r>
    </w:p>
    <w:p w14:paraId="21779AF2" w14:textId="77777777" w:rsidR="00E3303E" w:rsidRPr="002E2661" w:rsidRDefault="00E3303E" w:rsidP="00C769E0">
      <w:pPr>
        <w:pStyle w:val="5"/>
        <w:tabs>
          <w:tab w:val="clear" w:pos="2410"/>
          <w:tab w:val="left" w:pos="2127"/>
        </w:tabs>
        <w:ind w:left="0" w:firstLine="709"/>
      </w:pPr>
      <w:r w:rsidRPr="002E2661">
        <w:t>Прием телеграмм приказов и коротких сообщений «Запрос статуса»</w:t>
      </w:r>
    </w:p>
    <w:p w14:paraId="047FF7AA" w14:textId="77777777" w:rsidR="00E3303E" w:rsidRPr="002E2661" w:rsidRDefault="00E3303E" w:rsidP="00B20AC2">
      <w:pPr>
        <w:pStyle w:val="6"/>
        <w:ind w:left="0" w:firstLine="709"/>
      </w:pPr>
      <w:r w:rsidRPr="002E2661">
        <w:t>Прием кадров физического уровня</w:t>
      </w:r>
    </w:p>
    <w:p w14:paraId="3C4CF35C" w14:textId="61DF0225" w:rsidR="00E3303E" w:rsidRPr="002E2661" w:rsidRDefault="00E3303E" w:rsidP="00E3303E">
      <w:pPr>
        <w:pStyle w:val="a4"/>
      </w:pPr>
      <w:r w:rsidRPr="002E2661">
        <w:t xml:space="preserve">Прием кадров физического уровня осуществляется объектом </w:t>
      </w:r>
      <w:r w:rsidRPr="002E2661">
        <w:rPr>
          <w:i/>
        </w:rPr>
        <w:t>InRS422</w:t>
      </w:r>
      <w:r w:rsidRPr="002E2661">
        <w:t xml:space="preserve"> при помощи драйвера dsPIC3</w:t>
      </w:r>
      <w:r w:rsidR="001D6D8A" w:rsidRPr="002E2661">
        <w:t>3</w:t>
      </w:r>
      <w:r w:rsidRPr="002E2661">
        <w:t>_rs422 (см. </w:t>
      </w:r>
      <w:r w:rsidR="0019465E" w:rsidRPr="002E2661">
        <w:fldChar w:fldCharType="begin"/>
      </w:r>
      <w:r w:rsidRPr="002E2661">
        <w:instrText xml:space="preserve"> REF _Ref2078436 \r \h </w:instrText>
      </w:r>
      <w:r w:rsidR="0019465E" w:rsidRPr="002E2661">
        <w:fldChar w:fldCharType="separate"/>
      </w:r>
      <w:r w:rsidR="001432BC">
        <w:t>4.4.1.10</w:t>
      </w:r>
      <w:r w:rsidR="0019465E" w:rsidRPr="002E2661">
        <w:fldChar w:fldCharType="end"/>
      </w:r>
      <w:r w:rsidRPr="002E2661">
        <w:t xml:space="preserve">). Объект </w:t>
      </w:r>
      <w:r w:rsidRPr="002E2661">
        <w:rPr>
          <w:i/>
        </w:rPr>
        <w:t>InRS422</w:t>
      </w:r>
      <w:r w:rsidRPr="002E2661">
        <w:t xml:space="preserve"> осуществляет побайтное считывание данных из приемника драйвера своей линии. В принятых данных объект осуществляет поиск специальных символов HDLC-пакета, обнаруживает начало и конец телеграммы и восстанавливает исходные данные телеграммы в соответствии с алгоритмом, описанным в разделе </w:t>
      </w:r>
      <w:r w:rsidR="0019465E" w:rsidRPr="002E2661">
        <w:t>9</w:t>
      </w:r>
      <w:r w:rsidR="00183CE3" w:rsidRPr="002E2661">
        <w:t xml:space="preserve"> </w:t>
      </w:r>
      <w:r w:rsidRPr="002E2661">
        <w:t xml:space="preserve">Протокола. Наряду с декодированием осуществляется анализ адреса при приеме приказа или короткого сообщения. Если принятый адрес совпадает с установленным, принятая телеграмма фиксируется в циклическом буфере для дальнейшей обработки, а прием кадров продолжается в свободную ячейку буфера. Зафиксированная телеграмма становится доступной для дальнейшей ее обработки. Место в буфере освобождается после </w:t>
      </w:r>
      <w:r w:rsidR="001D6D8A" w:rsidRPr="002E2661">
        <w:t>того,</w:t>
      </w:r>
      <w:r w:rsidRPr="002E2661">
        <w:t xml:space="preserve"> как ее прочитают компоненты более верхнего уровня. Необходимость наличия циклического буфера обусловлена тем, что прием данных с физической линии осуществляется в потоке временной синхронизации, а обработка принятой телеграммы – в главном потоке.</w:t>
      </w:r>
    </w:p>
    <w:p w14:paraId="6F20F443" w14:textId="77777777" w:rsidR="00E3303E" w:rsidRPr="002E2661" w:rsidRDefault="00E3303E" w:rsidP="00B20AC2">
      <w:pPr>
        <w:pStyle w:val="6"/>
        <w:ind w:left="0" w:firstLine="709"/>
      </w:pPr>
      <w:r w:rsidRPr="002E2661">
        <w:t>Проверка корректности принятой телеграммы</w:t>
      </w:r>
    </w:p>
    <w:p w14:paraId="5E479CC8" w14:textId="04BC5AC7" w:rsidR="00E3303E" w:rsidRPr="002E2661" w:rsidRDefault="00E3303E" w:rsidP="00E3303E">
      <w:pPr>
        <w:pStyle w:val="a4"/>
      </w:pPr>
      <w:r w:rsidRPr="002E2661">
        <w:t xml:space="preserve">Проверка корректности принятой телеграммы приказа осуществляется объектом </w:t>
      </w:r>
      <w:r w:rsidRPr="002E2661">
        <w:rPr>
          <w:i/>
        </w:rPr>
        <w:t>Rs422_lineExch</w:t>
      </w:r>
      <w:r w:rsidRPr="002E2661">
        <w:t xml:space="preserve"> в соответствии с </w:t>
      </w:r>
      <w:r w:rsidRPr="002E2661">
        <w:rPr>
          <w:color w:val="FF0000"/>
        </w:rPr>
        <w:t xml:space="preserve">разделом 5 Протокола. </w:t>
      </w:r>
    </w:p>
    <w:p w14:paraId="7C569AF7" w14:textId="77777777" w:rsidR="00E3303E" w:rsidRPr="002E2661" w:rsidRDefault="00E3303E" w:rsidP="00E3303E">
      <w:pPr>
        <w:pStyle w:val="affffa"/>
      </w:pPr>
      <w:r w:rsidRPr="002E2661">
        <w:lastRenderedPageBreak/>
        <w:t>При приеме первой телеграммы выполняются следующие проверки:</w:t>
      </w:r>
    </w:p>
    <w:p w14:paraId="2183EEAB" w14:textId="77777777" w:rsidR="00E3303E" w:rsidRPr="002E2661" w:rsidRDefault="00E3303E" w:rsidP="00A43D66">
      <w:pPr>
        <w:pStyle w:val="a"/>
        <w:ind w:left="0" w:firstLine="709"/>
        <w:rPr>
          <w:lang w:val="ru-RU"/>
        </w:rPr>
      </w:pPr>
      <w:r w:rsidRPr="002E2661">
        <w:rPr>
          <w:lang w:val="ru-RU"/>
        </w:rPr>
        <w:t>проверяется соответствие фактической длины принятой телеграммы и длины, указанной в принятом поле ML/CO;</w:t>
      </w:r>
    </w:p>
    <w:p w14:paraId="5D67D030" w14:textId="77777777" w:rsidR="00E3303E" w:rsidRPr="002E2661" w:rsidRDefault="00E3303E" w:rsidP="00A43D66">
      <w:pPr>
        <w:pStyle w:val="a"/>
        <w:ind w:left="0" w:firstLine="709"/>
        <w:rPr>
          <w:lang w:val="ru-RU"/>
        </w:rPr>
      </w:pPr>
      <w:r w:rsidRPr="002E2661">
        <w:rPr>
          <w:lang w:val="ru-RU"/>
        </w:rPr>
        <w:t>проверяется тип телеграммы;</w:t>
      </w:r>
    </w:p>
    <w:p w14:paraId="72AAB8DF" w14:textId="77777777" w:rsidR="00E3303E" w:rsidRPr="002E2661" w:rsidRDefault="00E3303E" w:rsidP="00A43D66">
      <w:pPr>
        <w:pStyle w:val="a"/>
        <w:ind w:left="0" w:firstLine="709"/>
        <w:rPr>
          <w:lang w:val="ru-RU"/>
        </w:rPr>
      </w:pPr>
      <w:r w:rsidRPr="002E2661">
        <w:rPr>
          <w:lang w:val="ru-RU"/>
        </w:rPr>
        <w:t>сравниваются подсчитанное и принятое значения CRC-8.</w:t>
      </w:r>
    </w:p>
    <w:p w14:paraId="1A833162" w14:textId="77777777" w:rsidR="00E3303E" w:rsidRPr="002E2661" w:rsidRDefault="00E3303E" w:rsidP="00E3303E">
      <w:pPr>
        <w:pStyle w:val="a4"/>
      </w:pPr>
      <w:r w:rsidRPr="002E2661">
        <w:t>Телеграмма приказа считается принятой при выполнении всех условий.</w:t>
      </w:r>
    </w:p>
    <w:p w14:paraId="43195BF3" w14:textId="28FA960B" w:rsidR="00E3303E" w:rsidRPr="002E2661" w:rsidRDefault="00E3303E" w:rsidP="00E3303E">
      <w:pPr>
        <w:pStyle w:val="a4"/>
      </w:pPr>
      <w:r w:rsidRPr="002E2661">
        <w:t xml:space="preserve">Если телеграмма приказа </w:t>
      </w:r>
      <w:r w:rsidR="00183CE3" w:rsidRPr="002E2661">
        <w:t xml:space="preserve">прошла </w:t>
      </w:r>
      <w:r w:rsidRPr="002E2661">
        <w:t xml:space="preserve">проверку, выполняется проверка того, что в соседнем МК была принята та же телеграмма. Для проверки приема телеграммы соседним МК при помощи компонента </w:t>
      </w:r>
      <w:proofErr w:type="spellStart"/>
      <w:r w:rsidRPr="002E2661">
        <w:rPr>
          <w:rStyle w:val="affffff7"/>
        </w:rPr>
        <w:t>InterChannel</w:t>
      </w:r>
      <w:proofErr w:type="spellEnd"/>
      <w:r w:rsidRPr="002E2661">
        <w:t xml:space="preserve"> синхронизируется принятая CRC-8. Если на протяжении 3 мс от соседнего МК не будет </w:t>
      </w:r>
      <w:r w:rsidR="00A43D66" w:rsidRPr="002E2661">
        <w:t>получено,</w:t>
      </w:r>
      <w:r w:rsidRPr="002E2661">
        <w:t xml:space="preserve"> то же значение CRC-8, телеграмма дальше игнорируется. </w:t>
      </w:r>
    </w:p>
    <w:p w14:paraId="2C2E368F" w14:textId="11228F2D" w:rsidR="0057663D" w:rsidRPr="002E2661" w:rsidRDefault="00E3303E" w:rsidP="00A43D66">
      <w:pPr>
        <w:pStyle w:val="a"/>
        <w:numPr>
          <w:ilvl w:val="0"/>
          <w:numId w:val="0"/>
        </w:numPr>
        <w:ind w:firstLine="709"/>
        <w:rPr>
          <w:lang w:val="ru-RU"/>
        </w:rPr>
      </w:pPr>
      <w:r w:rsidRPr="002E2661">
        <w:rPr>
          <w:lang w:val="ru-RU"/>
        </w:rPr>
        <w:t>После успешной синхронизации</w:t>
      </w:r>
      <w:r w:rsidR="00A43D66" w:rsidRPr="002E2661">
        <w:rPr>
          <w:lang w:val="ru-RU"/>
        </w:rPr>
        <w:t xml:space="preserve"> </w:t>
      </w:r>
      <w:r w:rsidRPr="002E2661">
        <w:rPr>
          <w:lang w:val="ru-RU"/>
        </w:rPr>
        <w:t>при приеме телеграммы приказа ожидается прием второй телеграммы.</w:t>
      </w:r>
    </w:p>
    <w:p w14:paraId="03EFE6C4" w14:textId="77777777" w:rsidR="00E3303E" w:rsidRPr="002E2661" w:rsidRDefault="00E3303E" w:rsidP="00E3303E">
      <w:pPr>
        <w:pStyle w:val="a4"/>
      </w:pPr>
      <w:r w:rsidRPr="002E2661">
        <w:t>Если вторая телеграмма на протяжении 3 мс не будет принята, первая телеграмма будет проигнорирована.</w:t>
      </w:r>
    </w:p>
    <w:p w14:paraId="2574A660" w14:textId="77777777" w:rsidR="00E3303E" w:rsidRPr="002E2661" w:rsidRDefault="00E3303E" w:rsidP="00E3303E">
      <w:pPr>
        <w:pStyle w:val="affffa"/>
      </w:pPr>
      <w:r w:rsidRPr="002E2661">
        <w:t>При приеме второй телеграммы выполняется проверка ее корректности аналогично первой. После выполнения успешной проверки выполняется проверка согласованности телеграмм:</w:t>
      </w:r>
    </w:p>
    <w:p w14:paraId="071F7B0F" w14:textId="77777777" w:rsidR="00E3303E" w:rsidRPr="002E2661" w:rsidRDefault="00E3303E" w:rsidP="00A43D66">
      <w:pPr>
        <w:pStyle w:val="a"/>
        <w:ind w:left="0" w:firstLine="709"/>
        <w:rPr>
          <w:lang w:val="ru-RU"/>
        </w:rPr>
      </w:pPr>
      <w:r w:rsidRPr="002E2661">
        <w:rPr>
          <w:lang w:val="ru-RU"/>
        </w:rPr>
        <w:t>проверяется согласованность счетчиков циклов;</w:t>
      </w:r>
    </w:p>
    <w:p w14:paraId="5DC09B2E" w14:textId="77777777" w:rsidR="00E3303E" w:rsidRPr="002E2661" w:rsidRDefault="00E3303E" w:rsidP="00A43D66">
      <w:pPr>
        <w:pStyle w:val="a"/>
        <w:ind w:left="0" w:firstLine="709"/>
        <w:rPr>
          <w:lang w:val="ru-RU"/>
        </w:rPr>
      </w:pPr>
      <w:r w:rsidRPr="002E2661">
        <w:rPr>
          <w:lang w:val="ru-RU"/>
        </w:rPr>
        <w:t>проверятся тип телеграмм (одна должна быть телеграммой А, вторая – B);</w:t>
      </w:r>
    </w:p>
    <w:p w14:paraId="410E1E69" w14:textId="77777777" w:rsidR="00E3303E" w:rsidRPr="002E2661" w:rsidRDefault="00E3303E" w:rsidP="00A43D66">
      <w:pPr>
        <w:pStyle w:val="a"/>
        <w:ind w:left="0" w:firstLine="709"/>
        <w:rPr>
          <w:lang w:val="ru-RU"/>
        </w:rPr>
      </w:pPr>
      <w:r w:rsidRPr="002E2661">
        <w:rPr>
          <w:lang w:val="ru-RU"/>
        </w:rPr>
        <w:t>проверяется совпадение значений поля длины телеграмм;</w:t>
      </w:r>
    </w:p>
    <w:p w14:paraId="55B16ECC" w14:textId="77777777" w:rsidR="00E3303E" w:rsidRPr="002E2661" w:rsidRDefault="00E3303E" w:rsidP="00A43D66">
      <w:pPr>
        <w:pStyle w:val="a"/>
        <w:ind w:left="0" w:firstLine="709"/>
        <w:rPr>
          <w:lang w:val="ru-RU"/>
        </w:rPr>
      </w:pPr>
      <w:r w:rsidRPr="002E2661">
        <w:rPr>
          <w:lang w:val="ru-RU"/>
        </w:rPr>
        <w:t>проверяется совпадение значений блока данных телеграммы А с инвертированными значениями блока данных телеграммы B.</w:t>
      </w:r>
    </w:p>
    <w:p w14:paraId="12F45AFC" w14:textId="77777777" w:rsidR="00E3303E" w:rsidRPr="002E2661" w:rsidRDefault="00E3303E" w:rsidP="00E3303E">
      <w:pPr>
        <w:pStyle w:val="affffa"/>
      </w:pPr>
      <w:r w:rsidRPr="002E2661">
        <w:t>Если проверка согласованности телеграмм не проходит, обе телеграммы игнорируются. В случае выполнения всех условий, выполняются следующие действия:</w:t>
      </w:r>
    </w:p>
    <w:p w14:paraId="435324FA" w14:textId="77777777" w:rsidR="00E3303E" w:rsidRPr="002E2661" w:rsidRDefault="00E3303E" w:rsidP="00A43D66">
      <w:pPr>
        <w:pStyle w:val="a"/>
        <w:ind w:left="0" w:firstLine="709"/>
        <w:rPr>
          <w:lang w:val="ru-RU"/>
        </w:rPr>
      </w:pPr>
      <w:r w:rsidRPr="002E2661">
        <w:rPr>
          <w:lang w:val="ru-RU"/>
        </w:rPr>
        <w:t xml:space="preserve">сравнение значения счетчика циклов в принятой телеграмме со значением счетчика, хранящимся в компоненте. Если принятое значение больше на один или </w:t>
      </w:r>
      <w:r w:rsidRPr="002E2661">
        <w:rPr>
          <w:lang w:val="ru-RU"/>
        </w:rPr>
        <w:lastRenderedPageBreak/>
        <w:t>два, для формирования телеграммы статуса используется принятое значение. В другом случае, в статусе передается значение счетчика, хранящееся в компоненте;</w:t>
      </w:r>
    </w:p>
    <w:p w14:paraId="67BE63D5" w14:textId="77777777" w:rsidR="00E3303E" w:rsidRPr="002E2661" w:rsidRDefault="00E3303E" w:rsidP="00A43D66">
      <w:pPr>
        <w:pStyle w:val="a"/>
        <w:ind w:left="0" w:firstLine="709"/>
        <w:rPr>
          <w:lang w:val="ru-RU"/>
        </w:rPr>
      </w:pPr>
      <w:r w:rsidRPr="002E2661">
        <w:rPr>
          <w:lang w:val="ru-RU"/>
        </w:rPr>
        <w:t>формирование блока данных телеграммы статуса;</w:t>
      </w:r>
    </w:p>
    <w:p w14:paraId="0E08DA7E" w14:textId="77777777" w:rsidR="00E3303E" w:rsidRPr="002E2661" w:rsidRDefault="00E3303E" w:rsidP="00A43D66">
      <w:pPr>
        <w:pStyle w:val="a"/>
        <w:ind w:left="0" w:firstLine="709"/>
        <w:rPr>
          <w:lang w:val="ru-RU"/>
        </w:rPr>
      </w:pPr>
      <w:r w:rsidRPr="002E2661">
        <w:rPr>
          <w:lang w:val="ru-RU"/>
        </w:rPr>
        <w:t>синхронизация CRC-8 второй телеграммы с соседним МК. Если синхронизация не состоялась в течение 3 мс, все принятые телеграммы игнорируются.</w:t>
      </w:r>
    </w:p>
    <w:p w14:paraId="04B2CDC6" w14:textId="77777777" w:rsidR="00E3303E" w:rsidRPr="002E2661" w:rsidRDefault="00E3303E" w:rsidP="00E3303E">
      <w:pPr>
        <w:pStyle w:val="a4"/>
      </w:pPr>
      <w:r w:rsidRPr="002E2661">
        <w:t xml:space="preserve">В случае успешной синхронизации, компонент обновляет поле блока данных приказа, хранящееся в структуре </w:t>
      </w:r>
      <w:r w:rsidRPr="002E2661">
        <w:rPr>
          <w:i/>
        </w:rPr>
        <w:t>StateRS422</w:t>
      </w:r>
      <w:r w:rsidRPr="002E2661">
        <w:t xml:space="preserve">, запоминает значение принятого счетчика, перегружает счетчик таймаута отсутствия связи с УС (счетчик используется функцией </w:t>
      </w:r>
      <w:r w:rsidR="00F97A54" w:rsidRPr="002E2661">
        <w:rPr>
          <w:b/>
          <w:i/>
        </w:rPr>
        <w:t xml:space="preserve">Rs422_getNoLineExchangeCtrlSystem </w:t>
      </w:r>
      <w:r w:rsidRPr="002E2661">
        <w:rPr>
          <w:b/>
          <w:i/>
        </w:rPr>
        <w:t>()</w:t>
      </w:r>
      <w:r w:rsidRPr="002E2661">
        <w:t xml:space="preserve"> для формирования признака отсутствия связи с УС).</w:t>
      </w:r>
    </w:p>
    <w:p w14:paraId="5A8CC8AB" w14:textId="77777777" w:rsidR="00E3303E" w:rsidRPr="002E2661" w:rsidRDefault="00E3303E" w:rsidP="0052628B">
      <w:pPr>
        <w:pStyle w:val="6"/>
        <w:ind w:hanging="1866"/>
      </w:pPr>
      <w:r w:rsidRPr="002E2661">
        <w:t>Обновление блока данных приказа</w:t>
      </w:r>
    </w:p>
    <w:p w14:paraId="65FB3A9C" w14:textId="77777777" w:rsidR="00E3303E" w:rsidRPr="002E2661" w:rsidRDefault="00E3303E" w:rsidP="00E3303E">
      <w:pPr>
        <w:pStyle w:val="a4"/>
      </w:pPr>
      <w:r w:rsidRPr="002E2661">
        <w:t xml:space="preserve">Обновление блока данных приказа происходит только при выполнении условия согласованности счетчика циклов внутри компонента со счетчиками, принятыми в телеграммах. Критерием согласованности является отличие принятых значений счетчиков на единицу или два в большую сторону от значения счетчика, хранящегося в структуре </w:t>
      </w:r>
      <w:r w:rsidRPr="002E2661">
        <w:rPr>
          <w:i/>
        </w:rPr>
        <w:t>StateRS422</w:t>
      </w:r>
      <w:r w:rsidRPr="002E2661">
        <w:t xml:space="preserve"> компонента Rs422.</w:t>
      </w:r>
    </w:p>
    <w:p w14:paraId="7204617D" w14:textId="77777777" w:rsidR="00E3303E" w:rsidRPr="002E2661" w:rsidRDefault="00E3303E" w:rsidP="00E3303E">
      <w:pPr>
        <w:pStyle w:val="a4"/>
      </w:pPr>
      <w:r w:rsidRPr="002E2661">
        <w:t xml:space="preserve">Счетчик циклов, хранящийся в структуре </w:t>
      </w:r>
      <w:r w:rsidRPr="002E2661">
        <w:rPr>
          <w:i/>
        </w:rPr>
        <w:t>StateRS422</w:t>
      </w:r>
      <w:r w:rsidRPr="002E2661">
        <w:t>, является общим счетчиком для обеих линий связи. Таким образом, при помощи условия согласованности разрешается вопрос обработки одного и того же приказа при приеме его копии по второй линии связи. Если приказ был принят и обновлен по одной линии, по второй линии происходит просто ответ телеграммой статуса, без увеличения внутреннего счетчика и обновления блока данных приказа.</w:t>
      </w:r>
    </w:p>
    <w:p w14:paraId="2D1CEB0D" w14:textId="77777777" w:rsidR="00E3303E" w:rsidRPr="002E2661" w:rsidRDefault="00E3303E" w:rsidP="002F6B6A">
      <w:pPr>
        <w:pStyle w:val="5"/>
      </w:pPr>
      <w:r w:rsidRPr="002E2661">
        <w:t>Передача телеграмм статуса</w:t>
      </w:r>
    </w:p>
    <w:p w14:paraId="49722844" w14:textId="77777777" w:rsidR="00E3303E" w:rsidRPr="002E2661" w:rsidRDefault="00E3303E" w:rsidP="0052628B">
      <w:pPr>
        <w:pStyle w:val="6"/>
        <w:ind w:hanging="1866"/>
      </w:pPr>
      <w:r w:rsidRPr="002E2661">
        <w:t>Формирование телеграммы статуса</w:t>
      </w:r>
    </w:p>
    <w:p w14:paraId="3B7F8AAD" w14:textId="77777777" w:rsidR="00E3303E" w:rsidRPr="002E2661" w:rsidRDefault="00E3303E" w:rsidP="00E3303E">
      <w:pPr>
        <w:pStyle w:val="a4"/>
      </w:pPr>
      <w:r w:rsidRPr="002E2661">
        <w:t xml:space="preserve">Формирование телеграммы статуса происходит после приема объектом </w:t>
      </w:r>
      <w:r w:rsidRPr="002E2661">
        <w:rPr>
          <w:i/>
        </w:rPr>
        <w:t>Rs422_lineExch</w:t>
      </w:r>
      <w:r w:rsidRPr="002E2661">
        <w:t xml:space="preserve"> первой корректной телеграммы приказа или короткого сообщения «Запрос статуса» обоими МК. Для формирования телеграмм статусов </w:t>
      </w:r>
      <w:r w:rsidRPr="002E2661">
        <w:rPr>
          <w:i/>
        </w:rPr>
        <w:lastRenderedPageBreak/>
        <w:t>Rs422_lineExch</w:t>
      </w:r>
      <w:r w:rsidRPr="002E2661">
        <w:t xml:space="preserve"> использует данные, хранящиеся в структуре </w:t>
      </w:r>
      <w:r w:rsidRPr="002E2661">
        <w:rPr>
          <w:i/>
        </w:rPr>
        <w:t>StateRS422</w:t>
      </w:r>
      <w:r w:rsidRPr="002E2661">
        <w:t xml:space="preserve"> компонента Rs422, которые устанавливаются пользовательским ПО.</w:t>
      </w:r>
    </w:p>
    <w:p w14:paraId="26F7DDC0" w14:textId="77777777" w:rsidR="00E3303E" w:rsidRPr="002E2661" w:rsidRDefault="00E3303E" w:rsidP="00E3303E">
      <w:pPr>
        <w:pStyle w:val="a4"/>
      </w:pPr>
      <w:r w:rsidRPr="002E2661">
        <w:t xml:space="preserve">Блок данных статуса формируется из значений, установленных при помощи функции </w:t>
      </w:r>
      <w:r w:rsidRPr="002E2661">
        <w:rPr>
          <w:b/>
          <w:i/>
        </w:rPr>
        <w:t>Rs422_</w:t>
      </w:r>
      <w:proofErr w:type="gramStart"/>
      <w:r w:rsidRPr="002E2661">
        <w:rPr>
          <w:b/>
          <w:i/>
        </w:rPr>
        <w:t>setStatus(</w:t>
      </w:r>
      <w:proofErr w:type="gramEnd"/>
      <w:r w:rsidRPr="002E2661">
        <w:rPr>
          <w:b/>
          <w:i/>
        </w:rPr>
        <w:t>)</w:t>
      </w:r>
      <w:r w:rsidRPr="002E2661">
        <w:t>.</w:t>
      </w:r>
    </w:p>
    <w:p w14:paraId="0E02CC7F" w14:textId="77777777" w:rsidR="00E3303E" w:rsidRPr="002E2661" w:rsidRDefault="00E3303E" w:rsidP="00E3303E">
      <w:pPr>
        <w:pStyle w:val="a4"/>
      </w:pPr>
      <w:proofErr w:type="spellStart"/>
      <w:r w:rsidRPr="002E2661">
        <w:t>Алармы</w:t>
      </w:r>
      <w:proofErr w:type="spellEnd"/>
      <w:r w:rsidRPr="002E2661">
        <w:t xml:space="preserve"> формируются из циклической очереди. Очередь формируется прикладным ПО при помощи функций </w:t>
      </w:r>
      <w:r w:rsidRPr="002E2661">
        <w:rPr>
          <w:b/>
          <w:i/>
        </w:rPr>
        <w:t>Rs422_</w:t>
      </w:r>
      <w:proofErr w:type="gramStart"/>
      <w:r w:rsidRPr="002E2661">
        <w:rPr>
          <w:b/>
          <w:i/>
        </w:rPr>
        <w:t>addAlarm(</w:t>
      </w:r>
      <w:proofErr w:type="gramEnd"/>
      <w:r w:rsidRPr="002E2661">
        <w:rPr>
          <w:b/>
          <w:i/>
        </w:rPr>
        <w:t>)</w:t>
      </w:r>
      <w:r w:rsidRPr="002E2661">
        <w:t xml:space="preserve"> и </w:t>
      </w:r>
      <w:r w:rsidRPr="002E2661">
        <w:rPr>
          <w:b/>
          <w:i/>
        </w:rPr>
        <w:t>Rs422_removeAlarm()</w:t>
      </w:r>
      <w:r w:rsidRPr="002E2661">
        <w:t xml:space="preserve">, которые, соответственно, добавляют </w:t>
      </w:r>
      <w:proofErr w:type="spellStart"/>
      <w:r w:rsidRPr="002E2661">
        <w:t>алармы</w:t>
      </w:r>
      <w:proofErr w:type="spellEnd"/>
      <w:r w:rsidRPr="002E2661">
        <w:t xml:space="preserve"> в очередь и удаляют их из очереди. При передаче телеграммы статуса передается только один </w:t>
      </w:r>
      <w:proofErr w:type="spellStart"/>
      <w:r w:rsidRPr="002E2661">
        <w:t>аларм</w:t>
      </w:r>
      <w:proofErr w:type="spellEnd"/>
      <w:r w:rsidRPr="002E2661">
        <w:t xml:space="preserve">. При приеме нового приказа в телеграмме статуса будет передан очередной </w:t>
      </w:r>
      <w:proofErr w:type="spellStart"/>
      <w:r w:rsidRPr="002E2661">
        <w:t>аларм</w:t>
      </w:r>
      <w:proofErr w:type="spellEnd"/>
      <w:r w:rsidRPr="002E2661">
        <w:t xml:space="preserve">. Когда будут переданы все </w:t>
      </w:r>
      <w:proofErr w:type="spellStart"/>
      <w:r w:rsidRPr="002E2661">
        <w:t>алармы</w:t>
      </w:r>
      <w:proofErr w:type="spellEnd"/>
      <w:r w:rsidRPr="002E2661">
        <w:t xml:space="preserve">, при приеме очередного приказа будет передаваться первый </w:t>
      </w:r>
      <w:proofErr w:type="spellStart"/>
      <w:r w:rsidRPr="002E2661">
        <w:t>аларм</w:t>
      </w:r>
      <w:proofErr w:type="spellEnd"/>
      <w:r w:rsidRPr="002E2661">
        <w:t xml:space="preserve"> в очереди.</w:t>
      </w:r>
    </w:p>
    <w:p w14:paraId="1C6BCB07" w14:textId="77777777" w:rsidR="00E3303E" w:rsidRPr="002E2661" w:rsidRDefault="00E3303E" w:rsidP="00E3303E">
      <w:pPr>
        <w:pStyle w:val="a4"/>
      </w:pPr>
      <w:r w:rsidRPr="002E2661">
        <w:t>Счетчик циклов в телеграммах статуса зависит от выполнения условий согласованности счетчиков. Если условие выполняется, счетчик будет соответствовать счетчику цикла, принятому в приказе, если нет – будет передано значение внутреннего счетчика.</w:t>
      </w:r>
    </w:p>
    <w:p w14:paraId="6E58896E" w14:textId="77777777" w:rsidR="00E3303E" w:rsidRPr="002E2661" w:rsidRDefault="00E3303E" w:rsidP="0052628B">
      <w:pPr>
        <w:pStyle w:val="6"/>
        <w:ind w:hanging="1866"/>
      </w:pPr>
      <w:r w:rsidRPr="002E2661">
        <w:t>Передача телеграмм статуса</w:t>
      </w:r>
    </w:p>
    <w:p w14:paraId="559D4283" w14:textId="7C229A5D" w:rsidR="00E3303E" w:rsidRPr="002E2661" w:rsidRDefault="00E3303E" w:rsidP="00E3303E">
      <w:pPr>
        <w:pStyle w:val="a4"/>
      </w:pPr>
      <w:r w:rsidRPr="002E2661">
        <w:t xml:space="preserve">Сформированная телеграмма статуса передается объекту </w:t>
      </w:r>
      <w:r w:rsidR="00E87E75" w:rsidRPr="002E2661">
        <w:rPr>
          <w:i/>
        </w:rPr>
        <w:t>outRS422</w:t>
      </w:r>
      <w:r w:rsidRPr="002E2661">
        <w:t xml:space="preserve">. Также этому объекту задается время, по истечении которого должна быть начата передача. Для МК </w:t>
      </w:r>
      <w:proofErr w:type="spellStart"/>
      <w:r w:rsidRPr="002E2661">
        <w:t>Master</w:t>
      </w:r>
      <w:proofErr w:type="spellEnd"/>
      <w:r w:rsidRPr="002E2661">
        <w:t xml:space="preserve"> это время составляет 3 мс от приема первого байта телеграммы приказа или короткого сообщения «Запрос синхронизации», для МК </w:t>
      </w:r>
      <w:proofErr w:type="spellStart"/>
      <w:r w:rsidRPr="002E2661">
        <w:t>Slave</w:t>
      </w:r>
      <w:proofErr w:type="spellEnd"/>
      <w:r w:rsidRPr="002E2661">
        <w:t xml:space="preserve"> – 4,2 мс.</w:t>
      </w:r>
    </w:p>
    <w:p w14:paraId="0D0D77AE" w14:textId="5688D3D3" w:rsidR="00E3303E" w:rsidRPr="002E2661" w:rsidRDefault="00E3303E" w:rsidP="00E3303E">
      <w:pPr>
        <w:pStyle w:val="a4"/>
      </w:pPr>
      <w:r w:rsidRPr="002E2661">
        <w:t xml:space="preserve">Объект </w:t>
      </w:r>
      <w:r w:rsidR="00E87E75" w:rsidRPr="002E2661">
        <w:rPr>
          <w:i/>
        </w:rPr>
        <w:t>o</w:t>
      </w:r>
      <w:r w:rsidRPr="002E2661">
        <w:rPr>
          <w:i/>
        </w:rPr>
        <w:t>utRS422</w:t>
      </w:r>
      <w:r w:rsidRPr="002E2661">
        <w:t>, обнаружив</w:t>
      </w:r>
      <w:r w:rsidR="0019465E" w:rsidRPr="002E2661">
        <w:t>,</w:t>
      </w:r>
      <w:r w:rsidRPr="002E2661">
        <w:t xml:space="preserve"> что у него для передачи есть готовые данные, выжидает заданное ему время и, при помощи драйвера dsPIC3</w:t>
      </w:r>
      <w:r w:rsidR="001D6D8A" w:rsidRPr="002E2661">
        <w:t>3</w:t>
      </w:r>
      <w:r w:rsidRPr="002E2661">
        <w:t>_rs422, переключает направление передачи на передачу и выдает данные в линию. После того как все байты будут переданы он переключает направление передачи на прием и ожидает готовности новой порции данных.</w:t>
      </w:r>
    </w:p>
    <w:p w14:paraId="58B50AC0" w14:textId="77777777" w:rsidR="00E3303E" w:rsidRPr="002E2661" w:rsidRDefault="00E3303E" w:rsidP="00E3303E">
      <w:pPr>
        <w:pStyle w:val="a4"/>
      </w:pPr>
      <w:r w:rsidRPr="002E2661">
        <w:t xml:space="preserve">Если принята вторая телеграмма приказа, которая не прошла проверку на корректность, не прошла проверку на согласованность двух телеграмм или </w:t>
      </w:r>
      <w:r w:rsidRPr="002E2661">
        <w:lastRenderedPageBreak/>
        <w:t xml:space="preserve">получена только одним МК, начатая передача данных отменяется при помощи </w:t>
      </w:r>
      <w:proofErr w:type="spellStart"/>
      <w:r w:rsidRPr="002E2661">
        <w:t>переинициализации</w:t>
      </w:r>
      <w:proofErr w:type="spellEnd"/>
      <w:r w:rsidRPr="002E2661">
        <w:t xml:space="preserve"> объекта </w:t>
      </w:r>
      <w:r w:rsidRPr="002E2661">
        <w:rPr>
          <w:i/>
        </w:rPr>
        <w:t>OutRS422</w:t>
      </w:r>
      <w:r w:rsidRPr="002E2661">
        <w:t xml:space="preserve"> с помощи функции </w:t>
      </w:r>
      <w:r w:rsidRPr="002E2661">
        <w:rPr>
          <w:b/>
          <w:i/>
        </w:rPr>
        <w:t>outRS422_</w:t>
      </w:r>
      <w:proofErr w:type="gramStart"/>
      <w:r w:rsidRPr="002E2661">
        <w:rPr>
          <w:b/>
          <w:i/>
        </w:rPr>
        <w:t>ctor(</w:t>
      </w:r>
      <w:proofErr w:type="gramEnd"/>
      <w:r w:rsidRPr="002E2661">
        <w:rPr>
          <w:b/>
          <w:i/>
        </w:rPr>
        <w:t>)</w:t>
      </w:r>
      <w:r w:rsidRPr="002E2661">
        <w:t>. В этом случае УС, не приняв двух телеграмм статусов, проигнорирует уже переданные данные.</w:t>
      </w:r>
    </w:p>
    <w:p w14:paraId="346A5EF6" w14:textId="77777777" w:rsidR="00E3303E" w:rsidRPr="002E2661" w:rsidRDefault="00E3303E" w:rsidP="00E3303E">
      <w:pPr>
        <w:pStyle w:val="a4"/>
      </w:pPr>
      <w:r w:rsidRPr="002E2661">
        <w:t xml:space="preserve">После окончания передачи телеграммы статуса, оба МК синхронизируют свое состояние при помощи МКО после чего формируется событие, которое сигнализирует об успешном завершении процедуры обмена данными. Данное событие может быть прочитано прикладным ПО при помощи функции </w:t>
      </w:r>
      <w:r w:rsidRPr="002E2661">
        <w:rPr>
          <w:b/>
          <w:i/>
        </w:rPr>
        <w:t>Rs422_</w:t>
      </w:r>
      <w:proofErr w:type="gramStart"/>
      <w:r w:rsidRPr="002E2661">
        <w:rPr>
          <w:b/>
          <w:i/>
        </w:rPr>
        <w:t>getLineEvent(</w:t>
      </w:r>
      <w:proofErr w:type="gramEnd"/>
      <w:r w:rsidRPr="002E2661">
        <w:rPr>
          <w:b/>
          <w:i/>
        </w:rPr>
        <w:t>)</w:t>
      </w:r>
      <w:r w:rsidRPr="002E2661">
        <w:t xml:space="preserve">. После прочтения данное событие будет сброшено. Также перегружается счетчик таймаута отсутствия обмена с УС (счетчик используется функцией </w:t>
      </w:r>
      <w:r w:rsidRPr="002E2661">
        <w:rPr>
          <w:b/>
          <w:i/>
        </w:rPr>
        <w:t>Rs422_</w:t>
      </w:r>
      <w:proofErr w:type="gramStart"/>
      <w:r w:rsidRPr="002E2661">
        <w:rPr>
          <w:b/>
          <w:i/>
        </w:rPr>
        <w:t>getNoLineExchange(</w:t>
      </w:r>
      <w:proofErr w:type="gramEnd"/>
      <w:r w:rsidRPr="002E2661">
        <w:rPr>
          <w:b/>
          <w:i/>
        </w:rPr>
        <w:t>)</w:t>
      </w:r>
      <w:r w:rsidRPr="002E2661">
        <w:t xml:space="preserve"> для формирования признака отсутствия обмена с УС).</w:t>
      </w:r>
    </w:p>
    <w:p w14:paraId="6FC9DCD4" w14:textId="77777777" w:rsidR="00E3303E" w:rsidRPr="002E2661" w:rsidRDefault="00E3303E" w:rsidP="00747915">
      <w:pPr>
        <w:pStyle w:val="40"/>
      </w:pPr>
      <w:r w:rsidRPr="002E2661">
        <w:t>Модуль Rs422_dataTypes</w:t>
      </w:r>
    </w:p>
    <w:p w14:paraId="2E29AC93" w14:textId="77777777" w:rsidR="00E3303E" w:rsidRPr="002E2661" w:rsidRDefault="00E3303E" w:rsidP="002F6B6A">
      <w:pPr>
        <w:pStyle w:val="5"/>
      </w:pPr>
      <w:r w:rsidRPr="002E2661">
        <w:t>Назначение</w:t>
      </w:r>
    </w:p>
    <w:p w14:paraId="0FCE4B1D" w14:textId="77777777" w:rsidR="00E3303E" w:rsidRPr="002E2661" w:rsidRDefault="00E3303E" w:rsidP="00E3303E">
      <w:pPr>
        <w:pStyle w:val="a4"/>
      </w:pPr>
      <w:r w:rsidRPr="002E2661">
        <w:t>Модуль Rs422_dataTypes содержит определение типов и констант, используемых модулями компонента R</w:t>
      </w:r>
      <w:r w:rsidR="001E746C" w:rsidRPr="002E2661">
        <w:t>S</w:t>
      </w:r>
      <w:r w:rsidRPr="002E2661">
        <w:t>422. Через переменные этих типов осуществляется обмен данными между модулями.</w:t>
      </w:r>
    </w:p>
    <w:p w14:paraId="405CBFB4" w14:textId="77777777" w:rsidR="00E3303E" w:rsidRPr="002E2661" w:rsidRDefault="00E3303E" w:rsidP="00747915">
      <w:pPr>
        <w:pStyle w:val="40"/>
      </w:pPr>
      <w:r w:rsidRPr="002E2661">
        <w:t>Модуль Rs422_lineExch</w:t>
      </w:r>
    </w:p>
    <w:p w14:paraId="41332F56" w14:textId="77777777" w:rsidR="00E3303E" w:rsidRPr="002E2661" w:rsidRDefault="00E3303E" w:rsidP="002F6B6A">
      <w:pPr>
        <w:pStyle w:val="5"/>
      </w:pPr>
      <w:r w:rsidRPr="002E2661">
        <w:t>Назначение</w:t>
      </w:r>
    </w:p>
    <w:p w14:paraId="63ABD300" w14:textId="77777777" w:rsidR="00E3303E" w:rsidRPr="002E2661" w:rsidRDefault="00E3303E" w:rsidP="00E3303E">
      <w:pPr>
        <w:pStyle w:val="a4"/>
      </w:pPr>
      <w:r w:rsidRPr="002E2661">
        <w:t>Модуль должен обеспечивать обмен данными с УС для конкретной физической линии RS-422 в соответствии с Протоколом. Модуль реализует прием, контроль и обработку телеграмм приказов и коротких сообщений «Запрос статуса», формирование и передачу телеграмм статуса по конкретной линии, следит за корректным выполнением приема и передачи двумя МК.</w:t>
      </w:r>
    </w:p>
    <w:p w14:paraId="51CAA242" w14:textId="77777777" w:rsidR="00E3303E" w:rsidRPr="002E2661" w:rsidRDefault="00E3303E" w:rsidP="002F6B6A">
      <w:pPr>
        <w:pStyle w:val="5"/>
      </w:pPr>
      <w:r w:rsidRPr="002E2661">
        <w:lastRenderedPageBreak/>
        <w:t>Описание</w:t>
      </w:r>
    </w:p>
    <w:p w14:paraId="65BF9019" w14:textId="77777777" w:rsidR="00E3303E" w:rsidRPr="002E2661" w:rsidRDefault="00E3303E" w:rsidP="00E3303E">
      <w:pPr>
        <w:pStyle w:val="affffa"/>
      </w:pPr>
      <w:r w:rsidRPr="002E2661">
        <w:t>Модуль выполнен в виде автомата состояний</w:t>
      </w:r>
      <w:r w:rsidR="005070FB" w:rsidRPr="002E2661">
        <w:t>,</w:t>
      </w:r>
      <w:r w:rsidRPr="002E2661">
        <w:t xml:space="preserve"> состояние которого определяются константами типа </w:t>
      </w:r>
      <w:r w:rsidRPr="002E2661">
        <w:rPr>
          <w:i/>
        </w:rPr>
        <w:t>eRs422_execution</w:t>
      </w:r>
      <w:r w:rsidRPr="002E2661">
        <w:t>. Константы имеют следующие значения:</w:t>
      </w:r>
    </w:p>
    <w:p w14:paraId="0107EBEC" w14:textId="77777777" w:rsidR="00E3303E" w:rsidRPr="002E2661" w:rsidRDefault="00E3303E" w:rsidP="00646A83">
      <w:pPr>
        <w:pStyle w:val="a"/>
        <w:ind w:left="0" w:firstLine="709"/>
        <w:rPr>
          <w:lang w:val="ru-RU"/>
        </w:rPr>
      </w:pPr>
      <w:r w:rsidRPr="002E2661">
        <w:rPr>
          <w:i/>
          <w:lang w:val="ru-RU"/>
        </w:rPr>
        <w:t>eRs422exec_resetSynchro</w:t>
      </w:r>
      <w:r w:rsidRPr="002E2661">
        <w:rPr>
          <w:lang w:val="ru-RU"/>
        </w:rPr>
        <w:t xml:space="preserve"> – сброс синхронизации;</w:t>
      </w:r>
    </w:p>
    <w:p w14:paraId="27F2723C" w14:textId="77777777" w:rsidR="00E3303E" w:rsidRPr="002E2661" w:rsidRDefault="00E3303E" w:rsidP="00646A83">
      <w:pPr>
        <w:pStyle w:val="a"/>
        <w:ind w:left="0" w:firstLine="709"/>
        <w:rPr>
          <w:lang w:val="ru-RU"/>
        </w:rPr>
      </w:pPr>
      <w:r w:rsidRPr="002E2661">
        <w:rPr>
          <w:i/>
          <w:lang w:val="ru-RU"/>
        </w:rPr>
        <w:t>eRs422exec_1stTeleReception</w:t>
      </w:r>
      <w:r w:rsidRPr="002E2661">
        <w:rPr>
          <w:lang w:val="ru-RU"/>
        </w:rPr>
        <w:t xml:space="preserve"> – ожидание приема </w:t>
      </w:r>
      <w:r w:rsidR="005070FB" w:rsidRPr="002E2661">
        <w:rPr>
          <w:lang w:val="ru-RU"/>
        </w:rPr>
        <w:t>перв</w:t>
      </w:r>
      <w:r w:rsidRPr="002E2661">
        <w:rPr>
          <w:lang w:val="ru-RU"/>
        </w:rPr>
        <w:t>ой телеграммы;</w:t>
      </w:r>
    </w:p>
    <w:p w14:paraId="1B1535CD" w14:textId="77777777" w:rsidR="00E3303E" w:rsidRPr="002E2661" w:rsidRDefault="00E3303E" w:rsidP="00646A83">
      <w:pPr>
        <w:pStyle w:val="a"/>
        <w:ind w:left="0" w:firstLine="709"/>
        <w:rPr>
          <w:lang w:val="ru-RU"/>
        </w:rPr>
      </w:pPr>
      <w:r w:rsidRPr="002E2661">
        <w:rPr>
          <w:i/>
          <w:lang w:val="ru-RU"/>
        </w:rPr>
        <w:t>eRs422exec_1stTeleSynchro</w:t>
      </w:r>
      <w:r w:rsidRPr="002E2661">
        <w:rPr>
          <w:lang w:val="ru-RU"/>
        </w:rPr>
        <w:t xml:space="preserve"> – ожидание синхронизации каналов после приема </w:t>
      </w:r>
      <w:r w:rsidR="008C1896" w:rsidRPr="002E2661">
        <w:rPr>
          <w:lang w:val="ru-RU"/>
        </w:rPr>
        <w:t>перв</w:t>
      </w:r>
      <w:r w:rsidRPr="002E2661">
        <w:rPr>
          <w:lang w:val="ru-RU"/>
        </w:rPr>
        <w:t>ой телеграммы;</w:t>
      </w:r>
    </w:p>
    <w:p w14:paraId="17BDBBD3" w14:textId="77777777" w:rsidR="00E3303E" w:rsidRPr="002E2661" w:rsidRDefault="00E3303E" w:rsidP="00646A83">
      <w:pPr>
        <w:pStyle w:val="a"/>
        <w:ind w:left="0" w:firstLine="709"/>
        <w:rPr>
          <w:lang w:val="ru-RU"/>
        </w:rPr>
      </w:pPr>
      <w:r w:rsidRPr="002E2661">
        <w:rPr>
          <w:i/>
          <w:lang w:val="ru-RU"/>
        </w:rPr>
        <w:t>eRs422exec_2stTeleSynchro</w:t>
      </w:r>
      <w:r w:rsidRPr="002E2661">
        <w:rPr>
          <w:lang w:val="ru-RU"/>
        </w:rPr>
        <w:t xml:space="preserve"> – ожидание синхронизации каналов после приема </w:t>
      </w:r>
      <w:r w:rsidR="00392AC8" w:rsidRPr="002E2661">
        <w:rPr>
          <w:lang w:val="ru-RU"/>
        </w:rPr>
        <w:t>втор</w:t>
      </w:r>
      <w:r w:rsidRPr="002E2661">
        <w:rPr>
          <w:lang w:val="ru-RU"/>
        </w:rPr>
        <w:t>ой телеграммы;</w:t>
      </w:r>
    </w:p>
    <w:p w14:paraId="64DB4E47" w14:textId="77777777" w:rsidR="00E3303E" w:rsidRPr="002E2661" w:rsidRDefault="00E3303E" w:rsidP="00646A83">
      <w:pPr>
        <w:pStyle w:val="a"/>
        <w:ind w:left="0" w:firstLine="709"/>
        <w:rPr>
          <w:lang w:val="ru-RU"/>
        </w:rPr>
      </w:pPr>
      <w:r w:rsidRPr="002E2661">
        <w:rPr>
          <w:i/>
          <w:lang w:val="ru-RU"/>
        </w:rPr>
        <w:t>eRs422exec_transmEnd</w:t>
      </w:r>
      <w:r w:rsidRPr="002E2661">
        <w:rPr>
          <w:lang w:val="ru-RU"/>
        </w:rPr>
        <w:t xml:space="preserve"> – ожидание завершения передачи;</w:t>
      </w:r>
    </w:p>
    <w:p w14:paraId="4C56D9F7" w14:textId="77777777" w:rsidR="00E3303E" w:rsidRPr="002E2661" w:rsidRDefault="00E3303E" w:rsidP="00646A83">
      <w:pPr>
        <w:pStyle w:val="a"/>
        <w:ind w:left="0" w:firstLine="709"/>
        <w:rPr>
          <w:lang w:val="ru-RU"/>
        </w:rPr>
      </w:pPr>
      <w:r w:rsidRPr="002E2661">
        <w:rPr>
          <w:i/>
          <w:lang w:val="ru-RU"/>
        </w:rPr>
        <w:t>eRs422exec_synchroTransmEnd</w:t>
      </w:r>
      <w:r w:rsidRPr="002E2661">
        <w:rPr>
          <w:lang w:val="ru-RU"/>
        </w:rPr>
        <w:t xml:space="preserve"> – ожидание синхронизации окончания передачи телеграмм.</w:t>
      </w:r>
    </w:p>
    <w:p w14:paraId="3AF4A48F" w14:textId="77777777" w:rsidR="00E3303E" w:rsidRPr="002E2661" w:rsidRDefault="00E3303E" w:rsidP="00E3303E">
      <w:pPr>
        <w:pStyle w:val="a4"/>
      </w:pPr>
      <w:r w:rsidRPr="002E2661">
        <w:t>Физическая линия RS-422 подключена к модулям UART одного и второго контроллера. Таким образом, все входные данные в обоих МК должны быть приняты в один момент времени и быть идентичными. Для обеспечения безопасного приема приказов, кроме контроля корректности и согласованности телеграмм А и B, выполняется проверка идентичности принятых данных двумя МК. Для обеспечения безопасной передачи статусов</w:t>
      </w:r>
      <w:r w:rsidR="00F27260" w:rsidRPr="002E2661">
        <w:t>,</w:t>
      </w:r>
      <w:r w:rsidRPr="002E2661">
        <w:t xml:space="preserve"> статусы формируются в обоих МК и передаются в разных телеграммах. Телеграмма А от одного контроллера, телеграмма B от другого. Порядок передачи телеграмм (сначала А или B) определяется порядком их приема. Во избежание коллизий на линии, МК </w:t>
      </w:r>
      <w:proofErr w:type="spellStart"/>
      <w:r w:rsidRPr="002E2661">
        <w:t>Master</w:t>
      </w:r>
      <w:proofErr w:type="spellEnd"/>
      <w:r w:rsidRPr="002E2661">
        <w:t xml:space="preserve"> передает свою телеграмму статуса через 3 мс от начала приема телеграммы приказа, МК </w:t>
      </w:r>
      <w:proofErr w:type="spellStart"/>
      <w:r w:rsidRPr="002E2661">
        <w:t>Slave</w:t>
      </w:r>
      <w:proofErr w:type="spellEnd"/>
      <w:r w:rsidRPr="002E2661">
        <w:t xml:space="preserve"> – через 4,2 мс.</w:t>
      </w:r>
    </w:p>
    <w:p w14:paraId="5659D4E5" w14:textId="77777777" w:rsidR="00E3303E" w:rsidRPr="002E2661" w:rsidRDefault="00E3303E" w:rsidP="00E3303E">
      <w:pPr>
        <w:pStyle w:val="a4"/>
      </w:pPr>
      <w:r w:rsidRPr="002E2661">
        <w:t>Прием по второй линии осуществляется аналогично, с использованием второго модуля UART.</w:t>
      </w:r>
    </w:p>
    <w:p w14:paraId="4F4931F4" w14:textId="77777777" w:rsidR="00E3303E" w:rsidRPr="002E2661" w:rsidRDefault="00E3303E" w:rsidP="00E3303E">
      <w:pPr>
        <w:pStyle w:val="a4"/>
      </w:pPr>
      <w:r w:rsidRPr="002E2661">
        <w:t xml:space="preserve">Синхронно в обоих МК модуль должен осуществлять переход из одного состояния к другому. В случае расхождения автоматов все передачи должны быть </w:t>
      </w:r>
      <w:r w:rsidRPr="002E2661">
        <w:lastRenderedPageBreak/>
        <w:t>отменены, а автоматы приведены к общему состоянию через состояние «сброс синхронизации».</w:t>
      </w:r>
    </w:p>
    <w:p w14:paraId="460E3289" w14:textId="77777777" w:rsidR="00E3303E" w:rsidRPr="002E2661" w:rsidRDefault="00E3303E" w:rsidP="00E3303E">
      <w:pPr>
        <w:pStyle w:val="a4"/>
      </w:pPr>
      <w:r w:rsidRPr="002E2661">
        <w:t xml:space="preserve">Состояние «сброс синхронизации» является начальным, которое подготавливает автоматы в двух МК к приему первой телеграммы. В это состояние компонент попадает после начальной инициализации или вследствие возникновения ошибки в других состояниях. При входе в это состояние происходит </w:t>
      </w:r>
      <w:proofErr w:type="spellStart"/>
      <w:r w:rsidRPr="002E2661">
        <w:t>переинициализация</w:t>
      </w:r>
      <w:proofErr w:type="spellEnd"/>
      <w:r w:rsidRPr="002E2661">
        <w:t xml:space="preserve"> объектов </w:t>
      </w:r>
      <w:r w:rsidRPr="002E2661">
        <w:rPr>
          <w:i/>
        </w:rPr>
        <w:t>InRS422</w:t>
      </w:r>
      <w:r w:rsidRPr="002E2661">
        <w:t xml:space="preserve"> и </w:t>
      </w:r>
      <w:r w:rsidRPr="002E2661">
        <w:rPr>
          <w:i/>
        </w:rPr>
        <w:t>OutRS422</w:t>
      </w:r>
      <w:r w:rsidRPr="002E2661">
        <w:t>, что приводит к отмене всех действий, выполняемых из потока временной синхронизации. Сбрасываются все принятые данные и отменяются все данные, которые передаются или ждут своей очереди для передачи. В этом состоянии компонент ждет второй МК и когда оба МК перешли в это состояние, они переходят в состояние «Ожидание приема 1-ой телеграммы».</w:t>
      </w:r>
    </w:p>
    <w:p w14:paraId="29B583E5" w14:textId="77777777" w:rsidR="00E3303E" w:rsidRPr="002E2661" w:rsidRDefault="00E3303E" w:rsidP="00E3303E">
      <w:pPr>
        <w:pStyle w:val="a4"/>
      </w:pPr>
      <w:r w:rsidRPr="002E2661">
        <w:t xml:space="preserve">В состоянии «Ожидание приема 1-ой телеграммы» ПО, при помощи объекта </w:t>
      </w:r>
      <w:r w:rsidRPr="002E2661">
        <w:rPr>
          <w:i/>
        </w:rPr>
        <w:t>InRS422</w:t>
      </w:r>
      <w:r w:rsidRPr="002E2661">
        <w:t xml:space="preserve">, ожидает прием телеграммы приказа или короткого сообщения «Запрос статуса». При приеме проверяет корректность телеграммы, а, в случае успешной проверки, отправляет на синхронизацию значение CRC-8 или значение короткого сообщения. Фиксируется время начала передачи телеграммы статуса. Для МК </w:t>
      </w:r>
      <w:proofErr w:type="spellStart"/>
      <w:r w:rsidRPr="002E2661">
        <w:t>Master</w:t>
      </w:r>
      <w:proofErr w:type="spellEnd"/>
      <w:r w:rsidRPr="002E2661">
        <w:t xml:space="preserve"> это время составляет 3 мс от приема первого байта телеграммы приказа или короткого сообщения «Запрос синхронизации». Для МК </w:t>
      </w:r>
      <w:proofErr w:type="spellStart"/>
      <w:r w:rsidRPr="002E2661">
        <w:t>Slave</w:t>
      </w:r>
      <w:proofErr w:type="spellEnd"/>
      <w:r w:rsidRPr="002E2661">
        <w:t xml:space="preserve"> это время составляет 4,2 мс от приема первого байта телеграммы приказа или короткого сообщения «Запрос синхронизации». После чего МК переходит в состояние «Ожидание синхронизации каналов после приема 1-ой телеграммы».</w:t>
      </w:r>
    </w:p>
    <w:p w14:paraId="33919EAA" w14:textId="77777777" w:rsidR="00E3303E" w:rsidRPr="002E2661" w:rsidRDefault="00E3303E" w:rsidP="00E3303E">
      <w:pPr>
        <w:pStyle w:val="affffa"/>
      </w:pPr>
      <w:r w:rsidRPr="002E2661">
        <w:t>В состоянии «Ожидание синхронизации каналов после приема 1-ой телеграммы» ПО ожидает приема значения CRC-8 или короткого сообщения на протяжении 3 мс. После приема, в случае совпадения значений у обоих МК, компонент:</w:t>
      </w:r>
    </w:p>
    <w:p w14:paraId="7480BB9E" w14:textId="77777777" w:rsidR="00E3303E" w:rsidRPr="002E2661" w:rsidRDefault="00E3303E" w:rsidP="00646A83">
      <w:pPr>
        <w:pStyle w:val="a"/>
        <w:ind w:left="0" w:firstLine="709"/>
        <w:rPr>
          <w:lang w:val="ru-RU"/>
        </w:rPr>
      </w:pPr>
      <w:r w:rsidRPr="002E2661">
        <w:rPr>
          <w:lang w:val="ru-RU"/>
        </w:rPr>
        <w:t>при приеме короткого сообщения формирует блок данных телеграммы статуса, инициализирует его передачу и переходит в состояние «Ожидание завершения передачи»;</w:t>
      </w:r>
    </w:p>
    <w:p w14:paraId="09AA90C4" w14:textId="77777777" w:rsidR="00E3303E" w:rsidRPr="002E2661" w:rsidRDefault="00E3303E" w:rsidP="00F42262">
      <w:pPr>
        <w:pStyle w:val="a"/>
        <w:tabs>
          <w:tab w:val="clear" w:pos="993"/>
          <w:tab w:val="left" w:pos="1134"/>
          <w:tab w:val="left" w:pos="1418"/>
        </w:tabs>
        <w:ind w:left="0" w:firstLine="709"/>
        <w:rPr>
          <w:lang w:val="ru-RU"/>
        </w:rPr>
      </w:pPr>
      <w:r w:rsidRPr="002E2661">
        <w:rPr>
          <w:lang w:val="ru-RU"/>
        </w:rPr>
        <w:lastRenderedPageBreak/>
        <w:t>при приеме телеграммы приказа ожидает приема второй телеграммы. Проверяет ее корректность, а также согласованность первой и второй телеграммы. После чего формирует блок данных телеграммы статуса и инициализирует его передачу, синхронизирует значение CRC-8 этой телеграммы и переходит в состояние «Ожидание синхронизации каналов после приема 2-ой телеграммы».</w:t>
      </w:r>
    </w:p>
    <w:p w14:paraId="6F80661F" w14:textId="77777777" w:rsidR="00E3303E" w:rsidRPr="002E2661" w:rsidRDefault="00E3303E" w:rsidP="00E3303E">
      <w:pPr>
        <w:pStyle w:val="a4"/>
      </w:pPr>
      <w:r w:rsidRPr="002E2661">
        <w:t xml:space="preserve">В состоянии «Ожидание синхронизации каналов после приема 2-ой телеграммы» ожидается прием значения CRC-8 второй телеграммы от соседнего МК. Происходит сравнение этих значений и, в случае их совпадения, происходит обновление блока данных приказа, который будет передан прикладному ПО при помощи функции </w:t>
      </w:r>
      <w:r w:rsidRPr="002E2661">
        <w:rPr>
          <w:b/>
          <w:i/>
        </w:rPr>
        <w:t>Rs422_</w:t>
      </w:r>
      <w:proofErr w:type="gramStart"/>
      <w:r w:rsidRPr="002E2661">
        <w:rPr>
          <w:b/>
          <w:i/>
        </w:rPr>
        <w:t>getOrder(</w:t>
      </w:r>
      <w:proofErr w:type="gramEnd"/>
      <w:r w:rsidRPr="002E2661">
        <w:rPr>
          <w:b/>
          <w:i/>
        </w:rPr>
        <w:t>)</w:t>
      </w:r>
      <w:r w:rsidRPr="002E2661">
        <w:t xml:space="preserve">. Затем обновляется внутренний счетчик приказов. Перегружает счетчик времени, который отсчитывает время отсутствия связи с УС и используется функцией </w:t>
      </w:r>
      <w:r w:rsidRPr="002E2661">
        <w:rPr>
          <w:b/>
          <w:i/>
        </w:rPr>
        <w:t>Rs422_</w:t>
      </w:r>
      <w:proofErr w:type="gramStart"/>
      <w:r w:rsidRPr="002E2661">
        <w:rPr>
          <w:b/>
          <w:i/>
        </w:rPr>
        <w:t>getNoLineExchangeCtrlSystem(</w:t>
      </w:r>
      <w:proofErr w:type="gramEnd"/>
      <w:r w:rsidRPr="002E2661">
        <w:rPr>
          <w:b/>
          <w:i/>
        </w:rPr>
        <w:t>)</w:t>
      </w:r>
      <w:r w:rsidRPr="002E2661">
        <w:t xml:space="preserve"> для формирования признака отсутствия связи с УС. Затем происходит переход в состояние «Ожидание завершения передачи».</w:t>
      </w:r>
    </w:p>
    <w:p w14:paraId="2BDAB8EF" w14:textId="77777777" w:rsidR="00E3303E" w:rsidRPr="002E2661" w:rsidRDefault="00E3303E" w:rsidP="00E3303E">
      <w:pPr>
        <w:pStyle w:val="a4"/>
      </w:pPr>
      <w:r w:rsidRPr="002E2661">
        <w:t>В состоянии «Ожидание завершения передачи» ожидается завершение передачи телеграммы статуса, а затем происходит переход в «Ожидание синхронизации окончания передачи телеграмм».</w:t>
      </w:r>
    </w:p>
    <w:p w14:paraId="00F58477" w14:textId="77777777" w:rsidR="00E3303E" w:rsidRPr="002E2661" w:rsidRDefault="00E3303E" w:rsidP="00E3303E">
      <w:pPr>
        <w:pStyle w:val="a4"/>
      </w:pPr>
      <w:r w:rsidRPr="002E2661">
        <w:t>В состоянии «Ожидание синхронизации окончания передачи телеграмм» ожидается сообщение от соседнего МК о том, что он так</w:t>
      </w:r>
      <w:r w:rsidR="001773B2" w:rsidRPr="002E2661">
        <w:t xml:space="preserve"> </w:t>
      </w:r>
      <w:r w:rsidRPr="002E2661">
        <w:t xml:space="preserve">же перешел в это состояние. После чего формируется событие </w:t>
      </w:r>
      <w:r w:rsidRPr="002E2661">
        <w:rPr>
          <w:i/>
        </w:rPr>
        <w:t>Rs422_getLineEvent</w:t>
      </w:r>
      <w:r w:rsidRPr="002E2661">
        <w:t>, которое сигнализирует об успешном завершении процедуры обмена. Данное событие может быть прочитано прикладным ПО при помощи одноименной функции. При чтении событие сбрасывается, также перегружает</w:t>
      </w:r>
      <w:r w:rsidR="00A15D24" w:rsidRPr="002E2661">
        <w:t>ся</w:t>
      </w:r>
      <w:r w:rsidRPr="002E2661">
        <w:t xml:space="preserve"> счетчик времени, который отсчитывает время отсутствия обмена с УС и используется функцией </w:t>
      </w:r>
      <w:r w:rsidRPr="002E2661">
        <w:rPr>
          <w:b/>
          <w:i/>
        </w:rPr>
        <w:t>Rs422_</w:t>
      </w:r>
      <w:proofErr w:type="gramStart"/>
      <w:r w:rsidRPr="002E2661">
        <w:rPr>
          <w:b/>
          <w:i/>
        </w:rPr>
        <w:t>getNoLineExchange(</w:t>
      </w:r>
      <w:proofErr w:type="gramEnd"/>
      <w:r w:rsidRPr="002E2661">
        <w:rPr>
          <w:b/>
          <w:i/>
        </w:rPr>
        <w:t>)</w:t>
      </w:r>
      <w:r w:rsidRPr="002E2661">
        <w:t xml:space="preserve"> для формирования признака отсутствия обмена с УС. Затем происходит переход в состояние «Ожидание приема 1-ой телеграммы».</w:t>
      </w:r>
    </w:p>
    <w:p w14:paraId="65E78253" w14:textId="77777777" w:rsidR="00E3303E" w:rsidRPr="002E2661" w:rsidRDefault="00E3303E" w:rsidP="002F6B6A">
      <w:pPr>
        <w:pStyle w:val="5"/>
      </w:pPr>
      <w:r w:rsidRPr="002E2661">
        <w:lastRenderedPageBreak/>
        <w:t>Использование модуля</w:t>
      </w:r>
    </w:p>
    <w:p w14:paraId="7D7F93B9" w14:textId="77777777" w:rsidR="00E3303E" w:rsidRPr="002E2661" w:rsidRDefault="00E3303E" w:rsidP="00E3303E">
      <w:pPr>
        <w:pStyle w:val="a4"/>
      </w:pPr>
      <w:r w:rsidRPr="002E2661">
        <w:t xml:space="preserve">Для использования модуля необходимо объявить объект типа </w:t>
      </w:r>
      <w:r w:rsidRPr="002E2661">
        <w:rPr>
          <w:i/>
        </w:rPr>
        <w:t>CommunicationRS422</w:t>
      </w:r>
      <w:r w:rsidRPr="002E2661">
        <w:t xml:space="preserve">, задать в этой переменной значения полей </w:t>
      </w:r>
      <w:proofErr w:type="spellStart"/>
      <w:r w:rsidRPr="002E2661">
        <w:rPr>
          <w:i/>
        </w:rPr>
        <w:t>numLine</w:t>
      </w:r>
      <w:proofErr w:type="spellEnd"/>
      <w:r w:rsidRPr="002E2661">
        <w:t xml:space="preserve">, </w:t>
      </w:r>
      <w:r w:rsidRPr="002E2661">
        <w:rPr>
          <w:i/>
        </w:rPr>
        <w:t>eICId_Rs422Sync</w:t>
      </w:r>
      <w:r w:rsidRPr="002E2661">
        <w:t>, а также назначить функции, работающие с драйвером dsPIC3</w:t>
      </w:r>
      <w:r w:rsidR="001D6D8A" w:rsidRPr="002E2661">
        <w:t>3</w:t>
      </w:r>
      <w:r w:rsidRPr="002E2661">
        <w:t xml:space="preserve">_rs422: </w:t>
      </w:r>
      <w:proofErr w:type="spellStart"/>
      <w:proofErr w:type="gramStart"/>
      <w:r w:rsidRPr="002E2661">
        <w:rPr>
          <w:b/>
          <w:i/>
        </w:rPr>
        <w:t>iniPortCtrl</w:t>
      </w:r>
      <w:proofErr w:type="spellEnd"/>
      <w:r w:rsidRPr="002E2661">
        <w:rPr>
          <w:b/>
          <w:i/>
        </w:rPr>
        <w:t>(</w:t>
      </w:r>
      <w:proofErr w:type="gramEnd"/>
      <w:r w:rsidRPr="002E2661">
        <w:rPr>
          <w:b/>
          <w:i/>
        </w:rPr>
        <w:t>)</w:t>
      </w:r>
      <w:r w:rsidRPr="002E2661">
        <w:t xml:space="preserve">, </w:t>
      </w:r>
      <w:proofErr w:type="spellStart"/>
      <w:r w:rsidRPr="002E2661">
        <w:rPr>
          <w:b/>
          <w:i/>
        </w:rPr>
        <w:t>iniUart</w:t>
      </w:r>
      <w:proofErr w:type="spellEnd"/>
      <w:r w:rsidRPr="002E2661">
        <w:rPr>
          <w:b/>
          <w:i/>
        </w:rPr>
        <w:t>()</w:t>
      </w:r>
      <w:r w:rsidRPr="002E2661">
        <w:t xml:space="preserve">, </w:t>
      </w:r>
      <w:r w:rsidRPr="002E2661">
        <w:rPr>
          <w:b/>
          <w:i/>
        </w:rPr>
        <w:t>inRS422.inByte()</w:t>
      </w:r>
      <w:r w:rsidRPr="002E2661">
        <w:t xml:space="preserve">, </w:t>
      </w:r>
      <w:r w:rsidRPr="002E2661">
        <w:rPr>
          <w:b/>
          <w:i/>
        </w:rPr>
        <w:t>outRS422.outByte()</w:t>
      </w:r>
      <w:r w:rsidRPr="002E2661">
        <w:t xml:space="preserve">, </w:t>
      </w:r>
      <w:r w:rsidRPr="002E2661">
        <w:rPr>
          <w:b/>
          <w:i/>
        </w:rPr>
        <w:t>outRS422.manageInOut()</w:t>
      </w:r>
      <w:r w:rsidRPr="002E2661">
        <w:t xml:space="preserve">, </w:t>
      </w:r>
      <w:r w:rsidRPr="002E2661">
        <w:rPr>
          <w:b/>
          <w:i/>
        </w:rPr>
        <w:t>outRS422.transmCompl()</w:t>
      </w:r>
      <w:r w:rsidRPr="002E2661">
        <w:t xml:space="preserve">. Вызвать функцию </w:t>
      </w:r>
      <w:r w:rsidRPr="002E2661">
        <w:rPr>
          <w:b/>
          <w:i/>
        </w:rPr>
        <w:t>Rs422_</w:t>
      </w:r>
      <w:proofErr w:type="gramStart"/>
      <w:r w:rsidRPr="002E2661">
        <w:rPr>
          <w:b/>
          <w:i/>
        </w:rPr>
        <w:t>lineCtor(</w:t>
      </w:r>
      <w:proofErr w:type="gramEnd"/>
      <w:r w:rsidRPr="002E2661">
        <w:rPr>
          <w:b/>
          <w:i/>
        </w:rPr>
        <w:t>)</w:t>
      </w:r>
      <w:r w:rsidRPr="002E2661">
        <w:t>, которой в качестве параметра передать созданную структуру.</w:t>
      </w:r>
    </w:p>
    <w:p w14:paraId="22532941" w14:textId="77777777" w:rsidR="00E3303E" w:rsidRPr="002E2661" w:rsidRDefault="00E3303E" w:rsidP="00E3303E">
      <w:pPr>
        <w:pStyle w:val="affffa"/>
      </w:pPr>
      <w:r w:rsidRPr="002E2661">
        <w:t xml:space="preserve">Объявить объект типа </w:t>
      </w:r>
      <w:r w:rsidRPr="002E2661">
        <w:rPr>
          <w:i/>
        </w:rPr>
        <w:t>StateRS422</w:t>
      </w:r>
      <w:r w:rsidRPr="002E2661">
        <w:t xml:space="preserve"> и задать следующие поля:</w:t>
      </w:r>
    </w:p>
    <w:p w14:paraId="6B625EA1" w14:textId="77777777" w:rsidR="00E3303E" w:rsidRPr="002E2661" w:rsidRDefault="00E3303E" w:rsidP="00F42262">
      <w:pPr>
        <w:pStyle w:val="a"/>
        <w:ind w:left="0" w:firstLine="709"/>
        <w:rPr>
          <w:lang w:val="ru-RU"/>
        </w:rPr>
      </w:pPr>
      <w:proofErr w:type="spellStart"/>
      <w:r w:rsidRPr="002E2661">
        <w:rPr>
          <w:i/>
          <w:lang w:val="ru-RU"/>
        </w:rPr>
        <w:t>ctrl</w:t>
      </w:r>
      <w:proofErr w:type="spellEnd"/>
      <w:r w:rsidRPr="002E2661">
        <w:rPr>
          <w:i/>
          <w:lang w:val="ru-RU"/>
        </w:rPr>
        <w:t xml:space="preserve"> </w:t>
      </w:r>
      <w:r w:rsidRPr="002E2661">
        <w:rPr>
          <w:lang w:val="ru-RU"/>
        </w:rPr>
        <w:t>– отключить работу модуля;</w:t>
      </w:r>
    </w:p>
    <w:p w14:paraId="37D53349" w14:textId="77777777" w:rsidR="00E3303E" w:rsidRPr="002E2661" w:rsidRDefault="00E3303E" w:rsidP="00F42262">
      <w:pPr>
        <w:pStyle w:val="a"/>
        <w:ind w:left="0" w:firstLine="709"/>
        <w:rPr>
          <w:lang w:val="ru-RU"/>
        </w:rPr>
      </w:pPr>
      <w:proofErr w:type="spellStart"/>
      <w:r w:rsidRPr="002E2661">
        <w:rPr>
          <w:i/>
          <w:lang w:val="ru-RU"/>
        </w:rPr>
        <w:t>numberCycleOK</w:t>
      </w:r>
      <w:proofErr w:type="spellEnd"/>
      <w:r w:rsidRPr="002E2661">
        <w:rPr>
          <w:lang w:val="ru-RU"/>
        </w:rPr>
        <w:t xml:space="preserve"> – обнулить количество циклов обмена;</w:t>
      </w:r>
    </w:p>
    <w:p w14:paraId="091D4779" w14:textId="77777777" w:rsidR="00E3303E" w:rsidRPr="002E2661" w:rsidRDefault="00E3303E" w:rsidP="00F42262">
      <w:pPr>
        <w:pStyle w:val="a"/>
        <w:ind w:left="0" w:firstLine="709"/>
        <w:rPr>
          <w:lang w:val="ru-RU"/>
        </w:rPr>
      </w:pPr>
      <w:proofErr w:type="spellStart"/>
      <w:r w:rsidRPr="002E2661">
        <w:rPr>
          <w:i/>
          <w:lang w:val="ru-RU"/>
        </w:rPr>
        <w:t>numAlarm</w:t>
      </w:r>
      <w:proofErr w:type="spellEnd"/>
      <w:r w:rsidRPr="002E2661">
        <w:rPr>
          <w:lang w:val="ru-RU"/>
        </w:rPr>
        <w:t xml:space="preserve"> – обнулить количество </w:t>
      </w:r>
      <w:proofErr w:type="spellStart"/>
      <w:r w:rsidRPr="002E2661">
        <w:rPr>
          <w:lang w:val="ru-RU"/>
        </w:rPr>
        <w:t>алармов</w:t>
      </w:r>
      <w:proofErr w:type="spellEnd"/>
      <w:r w:rsidRPr="002E2661">
        <w:rPr>
          <w:lang w:val="ru-RU"/>
        </w:rPr>
        <w:t xml:space="preserve"> в очереди;</w:t>
      </w:r>
    </w:p>
    <w:p w14:paraId="434B992A" w14:textId="77777777" w:rsidR="00E3303E" w:rsidRPr="002E2661" w:rsidRDefault="00E3303E" w:rsidP="00F42262">
      <w:pPr>
        <w:pStyle w:val="a"/>
        <w:ind w:left="0" w:firstLine="709"/>
        <w:rPr>
          <w:lang w:val="ru-RU"/>
        </w:rPr>
      </w:pPr>
      <w:proofErr w:type="spellStart"/>
      <w:r w:rsidRPr="002E2661">
        <w:rPr>
          <w:i/>
          <w:lang w:val="ru-RU"/>
        </w:rPr>
        <w:t>orderLength</w:t>
      </w:r>
      <w:proofErr w:type="spellEnd"/>
      <w:r w:rsidRPr="002E2661">
        <w:rPr>
          <w:lang w:val="ru-RU"/>
        </w:rPr>
        <w:t xml:space="preserve"> – задать длину блока данных приказа для конкретного прибора;</w:t>
      </w:r>
    </w:p>
    <w:p w14:paraId="463FC08A" w14:textId="77777777" w:rsidR="00E3303E" w:rsidRPr="002E2661" w:rsidRDefault="00E3303E" w:rsidP="00F42262">
      <w:pPr>
        <w:pStyle w:val="a"/>
        <w:ind w:left="0" w:firstLine="709"/>
        <w:rPr>
          <w:lang w:val="ru-RU"/>
        </w:rPr>
      </w:pPr>
      <w:proofErr w:type="spellStart"/>
      <w:r w:rsidRPr="002E2661">
        <w:rPr>
          <w:i/>
          <w:lang w:val="ru-RU"/>
        </w:rPr>
        <w:t>statusLength</w:t>
      </w:r>
      <w:proofErr w:type="spellEnd"/>
      <w:r w:rsidRPr="002E2661">
        <w:rPr>
          <w:lang w:val="ru-RU"/>
        </w:rPr>
        <w:t xml:space="preserve"> – задать длину блока данных статуса;</w:t>
      </w:r>
    </w:p>
    <w:p w14:paraId="16CA57A2" w14:textId="77777777" w:rsidR="00E3303E" w:rsidRPr="002E2661" w:rsidRDefault="00E3303E" w:rsidP="00F42262">
      <w:pPr>
        <w:pStyle w:val="a"/>
        <w:ind w:left="0" w:firstLine="709"/>
        <w:rPr>
          <w:lang w:val="ru-RU"/>
        </w:rPr>
      </w:pPr>
      <w:proofErr w:type="spellStart"/>
      <w:r w:rsidRPr="002E2661">
        <w:rPr>
          <w:i/>
          <w:lang w:val="ru-RU"/>
        </w:rPr>
        <w:t>address</w:t>
      </w:r>
      <w:proofErr w:type="spellEnd"/>
      <w:r w:rsidRPr="002E2661">
        <w:rPr>
          <w:lang w:val="ru-RU"/>
        </w:rPr>
        <w:t xml:space="preserve"> – задать адрес прибора на шине RS-422;</w:t>
      </w:r>
    </w:p>
    <w:p w14:paraId="6B90B219" w14:textId="77777777" w:rsidR="00E3303E" w:rsidRPr="002E2661" w:rsidRDefault="00E3303E" w:rsidP="00F42262">
      <w:pPr>
        <w:pStyle w:val="a"/>
        <w:ind w:left="0" w:firstLine="709"/>
        <w:rPr>
          <w:lang w:val="ru-RU"/>
        </w:rPr>
      </w:pPr>
      <w:proofErr w:type="spellStart"/>
      <w:r w:rsidRPr="002E2661">
        <w:rPr>
          <w:i/>
          <w:lang w:val="ru-RU"/>
        </w:rPr>
        <w:t>noExchangeTime</w:t>
      </w:r>
      <w:proofErr w:type="spellEnd"/>
      <w:r w:rsidRPr="002E2661">
        <w:rPr>
          <w:lang w:val="ru-RU"/>
        </w:rPr>
        <w:t xml:space="preserve"> – установить время отсутствия обмена с УС, по истечении которого принимается решение о его отсутствии. В данном проекте 1500 мс;</w:t>
      </w:r>
    </w:p>
    <w:p w14:paraId="290D5787" w14:textId="77777777" w:rsidR="00E3303E" w:rsidRPr="002E2661" w:rsidRDefault="00E3303E" w:rsidP="00F42262">
      <w:pPr>
        <w:pStyle w:val="a"/>
        <w:ind w:left="0" w:firstLine="709"/>
        <w:rPr>
          <w:lang w:val="ru-RU"/>
        </w:rPr>
      </w:pPr>
      <w:proofErr w:type="spellStart"/>
      <w:r w:rsidRPr="002E2661">
        <w:rPr>
          <w:i/>
          <w:lang w:val="ru-RU"/>
        </w:rPr>
        <w:t>noExchangeTimeCtrlSystem</w:t>
      </w:r>
      <w:proofErr w:type="spellEnd"/>
      <w:r w:rsidRPr="002E2661">
        <w:rPr>
          <w:lang w:val="ru-RU"/>
        </w:rPr>
        <w:t xml:space="preserve"> – установить время отсутствия связи с УС, по истечении которого принимается решение о его отсутствии. В данном проекте 1500 мс.</w:t>
      </w:r>
    </w:p>
    <w:p w14:paraId="7FE3A5FD" w14:textId="77777777" w:rsidR="00E3303E" w:rsidRPr="002E2661" w:rsidRDefault="00E3303E" w:rsidP="00E3303E">
      <w:pPr>
        <w:pStyle w:val="a4"/>
      </w:pPr>
      <w:r w:rsidRPr="002E2661">
        <w:t xml:space="preserve">В главном потоке вызывать функцию </w:t>
      </w:r>
      <w:r w:rsidRPr="002E2661">
        <w:rPr>
          <w:b/>
          <w:i/>
        </w:rPr>
        <w:t>Rs422_</w:t>
      </w:r>
      <w:proofErr w:type="gramStart"/>
      <w:r w:rsidRPr="002E2661">
        <w:rPr>
          <w:b/>
          <w:i/>
        </w:rPr>
        <w:t>lineRun(</w:t>
      </w:r>
      <w:proofErr w:type="gramEnd"/>
      <w:r w:rsidRPr="002E2661">
        <w:rPr>
          <w:b/>
          <w:i/>
        </w:rPr>
        <w:t>)</w:t>
      </w:r>
      <w:r w:rsidRPr="002E2661">
        <w:t xml:space="preserve">, передавая ей в качестве параметров указатели на переменную типа </w:t>
      </w:r>
      <w:r w:rsidRPr="002E2661">
        <w:rPr>
          <w:i/>
        </w:rPr>
        <w:t>CommunicationRS422</w:t>
      </w:r>
      <w:r w:rsidRPr="002E2661">
        <w:t xml:space="preserve">, которая передавалась при вызове конструктора, и переменную типа </w:t>
      </w:r>
      <w:r w:rsidRPr="002E2661">
        <w:rPr>
          <w:i/>
        </w:rPr>
        <w:t>StateRS422</w:t>
      </w:r>
      <w:r w:rsidRPr="002E2661">
        <w:t>.</w:t>
      </w:r>
    </w:p>
    <w:p w14:paraId="5B63D3D8" w14:textId="77777777" w:rsidR="00E3303E" w:rsidRPr="002E2661" w:rsidRDefault="00E3303E" w:rsidP="00E3303E">
      <w:pPr>
        <w:pStyle w:val="a4"/>
      </w:pPr>
      <w:r w:rsidRPr="002E2661">
        <w:t xml:space="preserve">В потоке временной синхронизации вызывать функцию </w:t>
      </w:r>
      <w:r w:rsidRPr="002E2661">
        <w:rPr>
          <w:b/>
          <w:i/>
        </w:rPr>
        <w:t>Rs422_</w:t>
      </w:r>
      <w:proofErr w:type="gramStart"/>
      <w:r w:rsidRPr="002E2661">
        <w:rPr>
          <w:b/>
          <w:i/>
        </w:rPr>
        <w:t>lineInterrupt(</w:t>
      </w:r>
      <w:proofErr w:type="gramEnd"/>
      <w:r w:rsidRPr="002E2661">
        <w:rPr>
          <w:b/>
          <w:i/>
        </w:rPr>
        <w:t>)</w:t>
      </w:r>
      <w:r w:rsidRPr="002E2661">
        <w:t xml:space="preserve">, передавая ей в качестве параметров указатели на переменную типа </w:t>
      </w:r>
      <w:r w:rsidRPr="002E2661">
        <w:rPr>
          <w:i/>
        </w:rPr>
        <w:t>CommunicationRS422</w:t>
      </w:r>
      <w:r w:rsidRPr="002E2661">
        <w:t xml:space="preserve">, которая передавалась при вызове конструктора, и переменную типа </w:t>
      </w:r>
      <w:r w:rsidRPr="002E2661">
        <w:rPr>
          <w:i/>
        </w:rPr>
        <w:t>StateRS422</w:t>
      </w:r>
      <w:r w:rsidRPr="002E2661">
        <w:t>.</w:t>
      </w:r>
    </w:p>
    <w:p w14:paraId="1FC2E5E7" w14:textId="77777777" w:rsidR="00E3303E" w:rsidRPr="002E2661" w:rsidRDefault="00E3303E" w:rsidP="00747915">
      <w:pPr>
        <w:pStyle w:val="40"/>
      </w:pPr>
      <w:r w:rsidRPr="002E2661">
        <w:lastRenderedPageBreak/>
        <w:t>Модуль Rs422_transceiver</w:t>
      </w:r>
    </w:p>
    <w:p w14:paraId="12FA9FFE" w14:textId="77777777" w:rsidR="00E3303E" w:rsidRPr="002E2661" w:rsidRDefault="00E3303E" w:rsidP="002F6B6A">
      <w:pPr>
        <w:pStyle w:val="5"/>
      </w:pPr>
      <w:r w:rsidRPr="002E2661">
        <w:t>Назначение</w:t>
      </w:r>
    </w:p>
    <w:p w14:paraId="33D89B48" w14:textId="77777777" w:rsidR="00E3303E" w:rsidRPr="002E2661" w:rsidRDefault="00E3303E" w:rsidP="00E3303E">
      <w:pPr>
        <w:pStyle w:val="a4"/>
      </w:pPr>
      <w:r w:rsidRPr="002E2661">
        <w:t xml:space="preserve">Модуль содержит набор функций для работы с объектами типа </w:t>
      </w:r>
      <w:r w:rsidRPr="002E2661">
        <w:rPr>
          <w:i/>
        </w:rPr>
        <w:t>InRS422</w:t>
      </w:r>
      <w:r w:rsidRPr="002E2661">
        <w:t xml:space="preserve"> и </w:t>
      </w:r>
      <w:r w:rsidRPr="002E2661">
        <w:rPr>
          <w:i/>
        </w:rPr>
        <w:t>OutRS422</w:t>
      </w:r>
      <w:r w:rsidRPr="002E2661">
        <w:t>, а также функции, которые проверяют корректность и согласованность принятых телеграмм, формируют телеграммы статуса.</w:t>
      </w:r>
    </w:p>
    <w:p w14:paraId="17C9E1FD" w14:textId="77777777" w:rsidR="00E3303E" w:rsidRPr="002E2661" w:rsidRDefault="00E3303E" w:rsidP="002F6B6A">
      <w:pPr>
        <w:pStyle w:val="5"/>
      </w:pPr>
      <w:r w:rsidRPr="002E2661">
        <w:t>Описание</w:t>
      </w:r>
    </w:p>
    <w:p w14:paraId="36EF6FAB" w14:textId="77777777" w:rsidR="00E3303E" w:rsidRPr="002E2661" w:rsidRDefault="00E3303E" w:rsidP="00E3303E">
      <w:pPr>
        <w:pStyle w:val="a4"/>
      </w:pPr>
      <w:r w:rsidRPr="002E2661">
        <w:t xml:space="preserve">Для работы с объектом </w:t>
      </w:r>
      <w:r w:rsidRPr="002E2661">
        <w:rPr>
          <w:i/>
        </w:rPr>
        <w:t>InRS422</w:t>
      </w:r>
      <w:r w:rsidRPr="002E2661">
        <w:t xml:space="preserve"> модуль содержит функции </w:t>
      </w:r>
      <w:r w:rsidRPr="002E2661">
        <w:rPr>
          <w:b/>
          <w:i/>
        </w:rPr>
        <w:t>inRS422_</w:t>
      </w:r>
      <w:proofErr w:type="gramStart"/>
      <w:r w:rsidRPr="002E2661">
        <w:rPr>
          <w:b/>
          <w:i/>
        </w:rPr>
        <w:t>ctor(</w:t>
      </w:r>
      <w:proofErr w:type="gramEnd"/>
      <w:r w:rsidRPr="002E2661">
        <w:rPr>
          <w:b/>
          <w:i/>
        </w:rPr>
        <w:t>)</w:t>
      </w:r>
      <w:r w:rsidRPr="002E2661">
        <w:t xml:space="preserve">, </w:t>
      </w:r>
      <w:r w:rsidRPr="002E2661">
        <w:rPr>
          <w:b/>
          <w:i/>
        </w:rPr>
        <w:t>inRS422_run()</w:t>
      </w:r>
      <w:r w:rsidRPr="002E2661">
        <w:t xml:space="preserve"> и </w:t>
      </w:r>
      <w:r w:rsidRPr="002E2661">
        <w:rPr>
          <w:b/>
          <w:i/>
        </w:rPr>
        <w:t>InRS422_getTele()</w:t>
      </w:r>
      <w:r w:rsidRPr="002E2661">
        <w:t xml:space="preserve">. Для работы с объектом необходимо создать структуру </w:t>
      </w:r>
      <w:r w:rsidRPr="002E2661">
        <w:rPr>
          <w:i/>
        </w:rPr>
        <w:t>InRS422</w:t>
      </w:r>
      <w:r w:rsidRPr="002E2661">
        <w:t xml:space="preserve">, записать в поле </w:t>
      </w:r>
      <w:proofErr w:type="spellStart"/>
      <w:r w:rsidRPr="002E2661">
        <w:rPr>
          <w:i/>
        </w:rPr>
        <w:t>inByte</w:t>
      </w:r>
      <w:proofErr w:type="spellEnd"/>
      <w:r w:rsidRPr="002E2661">
        <w:t xml:space="preserve"> адрес функции драйвера, которая принимает байты с линии связи, после чего вызвать функцию </w:t>
      </w:r>
      <w:r w:rsidRPr="002E2661">
        <w:rPr>
          <w:b/>
          <w:i/>
        </w:rPr>
        <w:t>inRS422_</w:t>
      </w:r>
      <w:proofErr w:type="gramStart"/>
      <w:r w:rsidRPr="002E2661">
        <w:rPr>
          <w:b/>
          <w:i/>
        </w:rPr>
        <w:t>ctor(</w:t>
      </w:r>
      <w:proofErr w:type="gramEnd"/>
      <w:r w:rsidRPr="002E2661">
        <w:rPr>
          <w:b/>
          <w:i/>
        </w:rPr>
        <w:t>)</w:t>
      </w:r>
      <w:r w:rsidRPr="002E2661">
        <w:t xml:space="preserve">. Для приема телеграмм необходимо с периодом потока временной синхронизации вызывать функцию </w:t>
      </w:r>
      <w:r w:rsidRPr="002E2661">
        <w:rPr>
          <w:b/>
          <w:i/>
        </w:rPr>
        <w:t>inRS422_run()</w:t>
      </w:r>
      <w:r w:rsidRPr="002E2661">
        <w:t>, которая осуществляет обнаружение</w:t>
      </w:r>
      <w:r w:rsidRPr="002E2661">
        <w:br/>
        <w:t xml:space="preserve">HDLC-пакетов, декодирование их, проверку адреса и копирование в очередь принятой телеграммы. Прочитать принятую телеграмму можно вызвав функцию </w:t>
      </w:r>
      <w:r w:rsidRPr="002E2661">
        <w:rPr>
          <w:b/>
          <w:i/>
        </w:rPr>
        <w:t>InRS422_getTele()</w:t>
      </w:r>
      <w:r w:rsidRPr="002E2661">
        <w:t xml:space="preserve">, которая скопирует ее по адресу, указанному в параметре </w:t>
      </w:r>
      <w:proofErr w:type="spellStart"/>
      <w:r w:rsidRPr="002E2661">
        <w:rPr>
          <w:i/>
        </w:rPr>
        <w:t>aTele</w:t>
      </w:r>
      <w:proofErr w:type="spellEnd"/>
      <w:r w:rsidRPr="002E2661">
        <w:t xml:space="preserve">, и вернет длину принятой телеграммы если в очереди есть принятая телеграмма. Если же принятой телеграммы в очереди нет, функция ничего не будет копировать и вернет ноль. Вместе с копированием телеграммы функция копирует в параметр </w:t>
      </w:r>
      <w:proofErr w:type="spellStart"/>
      <w:r w:rsidRPr="002E2661">
        <w:rPr>
          <w:i/>
        </w:rPr>
        <w:t>ptrTime</w:t>
      </w:r>
      <w:proofErr w:type="spellEnd"/>
      <w:r w:rsidRPr="002E2661">
        <w:t xml:space="preserve"> время, которое прошло с момента приема первого байта телеграммы до момента вызова функции.</w:t>
      </w:r>
    </w:p>
    <w:p w14:paraId="1A9BB4E9" w14:textId="77777777" w:rsidR="00E3303E" w:rsidRPr="002E2661" w:rsidRDefault="00E3303E" w:rsidP="00E3303E">
      <w:pPr>
        <w:pStyle w:val="affffa"/>
      </w:pPr>
      <w:r w:rsidRPr="002E2661">
        <w:t xml:space="preserve">Для работы с объектом </w:t>
      </w:r>
      <w:r w:rsidRPr="002E2661">
        <w:rPr>
          <w:i/>
        </w:rPr>
        <w:t>OutRS422</w:t>
      </w:r>
      <w:r w:rsidRPr="002E2661">
        <w:t xml:space="preserve"> модуль содержит функции </w:t>
      </w:r>
      <w:r w:rsidRPr="002E2661">
        <w:rPr>
          <w:b/>
          <w:i/>
        </w:rPr>
        <w:t>outRS422_</w:t>
      </w:r>
      <w:proofErr w:type="gramStart"/>
      <w:r w:rsidRPr="002E2661">
        <w:rPr>
          <w:b/>
          <w:i/>
        </w:rPr>
        <w:t>ctor(</w:t>
      </w:r>
      <w:proofErr w:type="gramEnd"/>
      <w:r w:rsidRPr="002E2661">
        <w:rPr>
          <w:b/>
          <w:i/>
        </w:rPr>
        <w:t>)</w:t>
      </w:r>
      <w:r w:rsidRPr="002E2661">
        <w:t xml:space="preserve">, </w:t>
      </w:r>
      <w:r w:rsidRPr="002E2661">
        <w:rPr>
          <w:b/>
          <w:i/>
        </w:rPr>
        <w:t>outRS422_run()</w:t>
      </w:r>
      <w:r w:rsidRPr="002E2661">
        <w:t xml:space="preserve"> и </w:t>
      </w:r>
      <w:r w:rsidRPr="002E2661">
        <w:rPr>
          <w:b/>
          <w:i/>
        </w:rPr>
        <w:t>InRS422_getTele()</w:t>
      </w:r>
      <w:r w:rsidRPr="002E2661">
        <w:t xml:space="preserve">. Для работы с объектом необходимо создать структуру </w:t>
      </w:r>
      <w:r w:rsidRPr="002E2661">
        <w:rPr>
          <w:i/>
        </w:rPr>
        <w:t>OutRS422</w:t>
      </w:r>
      <w:r w:rsidRPr="002E2661">
        <w:t xml:space="preserve"> и проинициализировать следующие поля:</w:t>
      </w:r>
    </w:p>
    <w:p w14:paraId="6278148D" w14:textId="77777777" w:rsidR="00E3303E" w:rsidRPr="002E2661" w:rsidRDefault="00E3303E" w:rsidP="00042EB0">
      <w:pPr>
        <w:pStyle w:val="a"/>
        <w:ind w:left="0" w:firstLine="709"/>
        <w:rPr>
          <w:lang w:val="ru-RU"/>
        </w:rPr>
      </w:pPr>
      <w:proofErr w:type="spellStart"/>
      <w:r w:rsidRPr="002E2661">
        <w:rPr>
          <w:i/>
          <w:lang w:val="ru-RU"/>
        </w:rPr>
        <w:t>outByte</w:t>
      </w:r>
      <w:proofErr w:type="spellEnd"/>
      <w:r w:rsidRPr="002E2661">
        <w:rPr>
          <w:lang w:val="ru-RU"/>
        </w:rPr>
        <w:t xml:space="preserve"> – записать адрес функции драйвера, которая принимает байты с линии связи;</w:t>
      </w:r>
    </w:p>
    <w:p w14:paraId="33B9511F" w14:textId="77777777" w:rsidR="00E3303E" w:rsidRPr="002E2661" w:rsidRDefault="00E3303E" w:rsidP="00042EB0">
      <w:pPr>
        <w:pStyle w:val="a"/>
        <w:ind w:left="0" w:firstLine="709"/>
        <w:rPr>
          <w:lang w:val="ru-RU"/>
        </w:rPr>
      </w:pPr>
      <w:proofErr w:type="spellStart"/>
      <w:r w:rsidRPr="002E2661">
        <w:rPr>
          <w:i/>
          <w:lang w:val="ru-RU"/>
        </w:rPr>
        <w:t>manageInOut</w:t>
      </w:r>
      <w:proofErr w:type="spellEnd"/>
      <w:r w:rsidRPr="002E2661">
        <w:rPr>
          <w:lang w:val="ru-RU"/>
        </w:rPr>
        <w:t xml:space="preserve"> – записать адрес функции драйвера, которая управляет переключением направления приема;</w:t>
      </w:r>
    </w:p>
    <w:p w14:paraId="6769DB51" w14:textId="77777777" w:rsidR="00E3303E" w:rsidRPr="002E2661" w:rsidRDefault="00E3303E" w:rsidP="00042EB0">
      <w:pPr>
        <w:pStyle w:val="a"/>
        <w:ind w:left="0" w:firstLine="709"/>
        <w:rPr>
          <w:lang w:val="ru-RU"/>
        </w:rPr>
      </w:pPr>
      <w:proofErr w:type="spellStart"/>
      <w:r w:rsidRPr="002E2661">
        <w:rPr>
          <w:i/>
          <w:lang w:val="ru-RU"/>
        </w:rPr>
        <w:lastRenderedPageBreak/>
        <w:t>transmCompl</w:t>
      </w:r>
      <w:proofErr w:type="spellEnd"/>
      <w:r w:rsidRPr="002E2661">
        <w:rPr>
          <w:lang w:val="ru-RU"/>
        </w:rPr>
        <w:t xml:space="preserve"> – записать адрес функции драйвера, которая информирует о готовности передатчика к передаче следующего байта.</w:t>
      </w:r>
    </w:p>
    <w:p w14:paraId="630F9016" w14:textId="77777777" w:rsidR="00E3303E" w:rsidRPr="002E2661" w:rsidRDefault="00E3303E" w:rsidP="00E3303E">
      <w:pPr>
        <w:pStyle w:val="a4"/>
      </w:pPr>
      <w:r w:rsidRPr="002E2661">
        <w:t xml:space="preserve">После чего вызвать функцию </w:t>
      </w:r>
      <w:r w:rsidRPr="002E2661">
        <w:rPr>
          <w:b/>
          <w:i/>
        </w:rPr>
        <w:t>OutRS422_</w:t>
      </w:r>
      <w:proofErr w:type="gramStart"/>
      <w:r w:rsidRPr="002E2661">
        <w:rPr>
          <w:b/>
          <w:i/>
        </w:rPr>
        <w:t>ctor(</w:t>
      </w:r>
      <w:proofErr w:type="gramEnd"/>
      <w:r w:rsidRPr="002E2661">
        <w:rPr>
          <w:b/>
          <w:i/>
        </w:rPr>
        <w:t>)</w:t>
      </w:r>
      <w:r w:rsidRPr="002E2661">
        <w:t xml:space="preserve">. Для работы объекта необходимо с периодом потока временной синхронизации вызвать функцию </w:t>
      </w:r>
      <w:r w:rsidRPr="002E2661">
        <w:rPr>
          <w:b/>
          <w:i/>
        </w:rPr>
        <w:t>outRS422_</w:t>
      </w:r>
      <w:proofErr w:type="gramStart"/>
      <w:r w:rsidRPr="002E2661">
        <w:rPr>
          <w:b/>
          <w:i/>
        </w:rPr>
        <w:t>run(</w:t>
      </w:r>
      <w:proofErr w:type="gramEnd"/>
      <w:r w:rsidRPr="002E2661">
        <w:rPr>
          <w:b/>
          <w:i/>
        </w:rPr>
        <w:t>)</w:t>
      </w:r>
      <w:r w:rsidRPr="002E2661">
        <w:t xml:space="preserve">. Для формирования телеграммы статуса необходимо вызвать функцию </w:t>
      </w:r>
      <w:proofErr w:type="spellStart"/>
      <w:proofErr w:type="gramStart"/>
      <w:r w:rsidRPr="002E2661">
        <w:rPr>
          <w:b/>
          <w:i/>
        </w:rPr>
        <w:t>formTeleStatus</w:t>
      </w:r>
      <w:proofErr w:type="spellEnd"/>
      <w:r w:rsidRPr="002E2661">
        <w:rPr>
          <w:b/>
          <w:i/>
        </w:rPr>
        <w:t>(</w:t>
      </w:r>
      <w:proofErr w:type="gramEnd"/>
      <w:r w:rsidRPr="002E2661">
        <w:rPr>
          <w:b/>
          <w:i/>
        </w:rPr>
        <w:t>)</w:t>
      </w:r>
      <w:r w:rsidRPr="002E2661">
        <w:t xml:space="preserve">, которой в качестве первого параметра указать поле </w:t>
      </w:r>
      <w:r w:rsidRPr="002E2661">
        <w:rPr>
          <w:i/>
        </w:rPr>
        <w:t>aOutRS422</w:t>
      </w:r>
      <w:r w:rsidRPr="002E2661">
        <w:t xml:space="preserve"> структуры </w:t>
      </w:r>
      <w:r w:rsidRPr="002E2661">
        <w:rPr>
          <w:i/>
        </w:rPr>
        <w:t>OutRS422</w:t>
      </w:r>
      <w:r w:rsidRPr="002E2661">
        <w:t xml:space="preserve">, указать тип телеграммы, адрес, номер цикла, код </w:t>
      </w:r>
      <w:proofErr w:type="spellStart"/>
      <w:r w:rsidRPr="002E2661">
        <w:t>аларма</w:t>
      </w:r>
      <w:proofErr w:type="spellEnd"/>
      <w:r w:rsidRPr="002E2661">
        <w:t xml:space="preserve">, блок данных статуса и его длину. Результат, который вернет функция, необходимо записать в поле </w:t>
      </w:r>
      <w:proofErr w:type="spellStart"/>
      <w:r w:rsidRPr="002E2661">
        <w:rPr>
          <w:i/>
        </w:rPr>
        <w:t>length</w:t>
      </w:r>
      <w:proofErr w:type="spellEnd"/>
      <w:r w:rsidRPr="002E2661">
        <w:t xml:space="preserve"> структуры </w:t>
      </w:r>
      <w:r w:rsidRPr="002E2661">
        <w:rPr>
          <w:i/>
        </w:rPr>
        <w:t>OutRS422</w:t>
      </w:r>
      <w:r w:rsidRPr="002E2661">
        <w:t xml:space="preserve">. После того как поле станет ненулевым, функция </w:t>
      </w:r>
      <w:r w:rsidRPr="002E2661">
        <w:rPr>
          <w:b/>
          <w:i/>
        </w:rPr>
        <w:t>outRS422_</w:t>
      </w:r>
      <w:proofErr w:type="gramStart"/>
      <w:r w:rsidRPr="002E2661">
        <w:rPr>
          <w:b/>
          <w:i/>
        </w:rPr>
        <w:t>run(</w:t>
      </w:r>
      <w:proofErr w:type="gramEnd"/>
      <w:r w:rsidRPr="002E2661">
        <w:rPr>
          <w:b/>
          <w:i/>
        </w:rPr>
        <w:t>)</w:t>
      </w:r>
      <w:r w:rsidRPr="002E2661">
        <w:t xml:space="preserve"> начнет передачу телеграммы на линию связи.</w:t>
      </w:r>
    </w:p>
    <w:p w14:paraId="671777C7" w14:textId="4AAA4642" w:rsidR="00E3303E" w:rsidRPr="002E2661" w:rsidRDefault="00E3303E" w:rsidP="00E3303E">
      <w:pPr>
        <w:pStyle w:val="a4"/>
      </w:pPr>
      <w:r w:rsidRPr="002E2661">
        <w:t xml:space="preserve">Для того чтобы из очереди кодов </w:t>
      </w:r>
      <w:proofErr w:type="spellStart"/>
      <w:r w:rsidRPr="002E2661">
        <w:t>алармов</w:t>
      </w:r>
      <w:proofErr w:type="spellEnd"/>
      <w:r w:rsidRPr="002E2661">
        <w:t xml:space="preserve"> извлечь очередной, необходимо воспользоваться функцией </w:t>
      </w:r>
      <w:r w:rsidRPr="002E2661">
        <w:rPr>
          <w:b/>
          <w:i/>
        </w:rPr>
        <w:t>formAlarmRS422()</w:t>
      </w:r>
      <w:r w:rsidRPr="002E2661">
        <w:t xml:space="preserve">, которая в качестве параметров принимает номер цикла и массив с кодами </w:t>
      </w:r>
      <w:proofErr w:type="spellStart"/>
      <w:r w:rsidRPr="002E2661">
        <w:t>алармов</w:t>
      </w:r>
      <w:proofErr w:type="spellEnd"/>
      <w:r w:rsidRPr="002E2661">
        <w:t xml:space="preserve">. Функция переходит к следующему коду только если отличаются сохраненный внутри функции номер цикла и переданный в параметре номер цикла. Таким образом, при каждой смене номера цикла из очереди извлекается очередной элемент. Элементы передаются по кругу. Если в очереди </w:t>
      </w:r>
      <w:proofErr w:type="spellStart"/>
      <w:r w:rsidRPr="002E2661">
        <w:t>алармы</w:t>
      </w:r>
      <w:proofErr w:type="spellEnd"/>
      <w:r w:rsidRPr="002E2661">
        <w:t xml:space="preserve"> отсутствуют, функция возвращает ноль – код отсутствия </w:t>
      </w:r>
      <w:proofErr w:type="spellStart"/>
      <w:r w:rsidRPr="002E2661">
        <w:t>алармов</w:t>
      </w:r>
      <w:proofErr w:type="spellEnd"/>
      <w:r w:rsidRPr="002E2661">
        <w:t xml:space="preserve">. Коды </w:t>
      </w:r>
      <w:proofErr w:type="spellStart"/>
      <w:r w:rsidRPr="002E2661">
        <w:t>алармов</w:t>
      </w:r>
      <w:proofErr w:type="spellEnd"/>
      <w:r w:rsidRPr="002E2661">
        <w:t xml:space="preserve"> помещаются в очередь и удаляются из нее при помощи функций компонента </w:t>
      </w:r>
      <w:r w:rsidR="00E87E75" w:rsidRPr="002E2661">
        <w:t xml:space="preserve">RS422 </w:t>
      </w:r>
      <w:r w:rsidRPr="002E2661">
        <w:t>пользовательским ПО.</w:t>
      </w:r>
    </w:p>
    <w:p w14:paraId="0A5AFAB1" w14:textId="77777777" w:rsidR="00E3303E" w:rsidRPr="002E2661" w:rsidRDefault="00E3303E" w:rsidP="00E3303E">
      <w:pPr>
        <w:pStyle w:val="a4"/>
      </w:pPr>
      <w:r w:rsidRPr="002E2661">
        <w:t xml:space="preserve">После завершения передачи телеграммы статуса поле </w:t>
      </w:r>
      <w:proofErr w:type="spellStart"/>
      <w:r w:rsidRPr="002E2661">
        <w:rPr>
          <w:i/>
        </w:rPr>
        <w:t>length</w:t>
      </w:r>
      <w:proofErr w:type="spellEnd"/>
      <w:r w:rsidRPr="002E2661">
        <w:t xml:space="preserve"> структуры </w:t>
      </w:r>
      <w:r w:rsidRPr="002E2661">
        <w:rPr>
          <w:i/>
        </w:rPr>
        <w:t>OutRS422</w:t>
      </w:r>
      <w:r w:rsidRPr="002E2661">
        <w:t xml:space="preserve"> примет значение ноль.</w:t>
      </w:r>
    </w:p>
    <w:p w14:paraId="5F501345" w14:textId="77777777" w:rsidR="00E3303E" w:rsidRPr="002E2661" w:rsidRDefault="00E3303E" w:rsidP="00E3303E">
      <w:pPr>
        <w:pStyle w:val="a4"/>
      </w:pPr>
      <w:r w:rsidRPr="002E2661">
        <w:t xml:space="preserve">При проверке целостности данных в телеграмме используется значение поля CRC-8, которое подсчитывается при помощи функции </w:t>
      </w:r>
      <w:r w:rsidRPr="002E2661">
        <w:rPr>
          <w:b/>
          <w:i/>
        </w:rPr>
        <w:t>crc8_</w:t>
      </w:r>
      <w:proofErr w:type="gramStart"/>
      <w:r w:rsidRPr="002E2661">
        <w:rPr>
          <w:b/>
          <w:i/>
        </w:rPr>
        <w:t>update(</w:t>
      </w:r>
      <w:proofErr w:type="gramEnd"/>
      <w:r w:rsidRPr="002E2661">
        <w:rPr>
          <w:b/>
          <w:i/>
        </w:rPr>
        <w:t>)</w:t>
      </w:r>
      <w:r w:rsidRPr="002E2661">
        <w:t xml:space="preserve"> модуля Rs422_crc8.</w:t>
      </w:r>
    </w:p>
    <w:p w14:paraId="1E001609" w14:textId="77777777" w:rsidR="00E3303E" w:rsidRPr="002E2661" w:rsidRDefault="00E3303E" w:rsidP="00747915">
      <w:pPr>
        <w:pStyle w:val="40"/>
      </w:pPr>
      <w:r w:rsidRPr="002E2661">
        <w:t>Модуль Rs422_crc8</w:t>
      </w:r>
    </w:p>
    <w:p w14:paraId="045A1431" w14:textId="77777777" w:rsidR="00E3303E" w:rsidRPr="002E2661" w:rsidRDefault="00E3303E" w:rsidP="002F6B6A">
      <w:pPr>
        <w:pStyle w:val="5"/>
      </w:pPr>
      <w:r w:rsidRPr="002E2661">
        <w:t>Назначение</w:t>
      </w:r>
    </w:p>
    <w:p w14:paraId="0EC542C4" w14:textId="77777777" w:rsidR="00E3303E" w:rsidRPr="002E2661" w:rsidRDefault="00E3303E" w:rsidP="00E3303E">
      <w:pPr>
        <w:pStyle w:val="a4"/>
      </w:pPr>
      <w:r w:rsidRPr="002E2661">
        <w:t>Модуль реализует алгоритм подсчета CRC-8 в соответствии с Приложением А Протокола.</w:t>
      </w:r>
    </w:p>
    <w:p w14:paraId="409F1E10" w14:textId="77777777" w:rsidR="00E3303E" w:rsidRPr="002E2661" w:rsidRDefault="00E3303E" w:rsidP="002F6B6A">
      <w:pPr>
        <w:pStyle w:val="5"/>
      </w:pPr>
      <w:r w:rsidRPr="002E2661">
        <w:lastRenderedPageBreak/>
        <w:t>Описание</w:t>
      </w:r>
    </w:p>
    <w:p w14:paraId="335122E1" w14:textId="77777777" w:rsidR="00E3303E" w:rsidRPr="002E2661" w:rsidRDefault="00E3303E" w:rsidP="00E3303E">
      <w:pPr>
        <w:pStyle w:val="a4"/>
      </w:pPr>
      <w:r w:rsidRPr="002E2661">
        <w:t xml:space="preserve">Модель табличным методом вычисляет значение CRC-8 массива данных, переданного в параметре </w:t>
      </w:r>
      <w:proofErr w:type="spellStart"/>
      <w:r w:rsidRPr="002E2661">
        <w:rPr>
          <w:i/>
        </w:rPr>
        <w:t>data</w:t>
      </w:r>
      <w:proofErr w:type="spellEnd"/>
      <w:r w:rsidRPr="002E2661">
        <w:t xml:space="preserve">, длиной </w:t>
      </w:r>
      <w:proofErr w:type="spellStart"/>
      <w:r w:rsidRPr="002E2661">
        <w:rPr>
          <w:i/>
        </w:rPr>
        <w:t>len</w:t>
      </w:r>
      <w:proofErr w:type="spellEnd"/>
      <w:r w:rsidRPr="002E2661">
        <w:t xml:space="preserve">, используя начальное значение </w:t>
      </w:r>
      <w:proofErr w:type="spellStart"/>
      <w:r w:rsidRPr="002E2661">
        <w:rPr>
          <w:i/>
        </w:rPr>
        <w:t>crc</w:t>
      </w:r>
      <w:proofErr w:type="spellEnd"/>
      <w:r w:rsidRPr="002E2661">
        <w:t>.</w:t>
      </w:r>
    </w:p>
    <w:p w14:paraId="4AB3EE20" w14:textId="77777777" w:rsidR="00E3303E" w:rsidRPr="002E2661" w:rsidRDefault="00E3303E" w:rsidP="00747915">
      <w:pPr>
        <w:pStyle w:val="3"/>
        <w:rPr>
          <w:lang w:val="ru-RU"/>
        </w:rPr>
      </w:pPr>
      <w:bookmarkStart w:id="250" w:name="_Toc50027357"/>
      <w:r w:rsidRPr="002E2661">
        <w:rPr>
          <w:lang w:val="ru-RU"/>
        </w:rPr>
        <w:t xml:space="preserve">Компонент </w:t>
      </w:r>
      <w:proofErr w:type="spellStart"/>
      <w:r w:rsidRPr="002E2661">
        <w:rPr>
          <w:lang w:val="ru-RU"/>
        </w:rPr>
        <w:t>SafetyPowerControl</w:t>
      </w:r>
      <w:bookmarkEnd w:id="250"/>
      <w:proofErr w:type="spellEnd"/>
    </w:p>
    <w:p w14:paraId="73C31A0A" w14:textId="77777777" w:rsidR="00E3303E" w:rsidRPr="002E2661" w:rsidRDefault="00E3303E" w:rsidP="00747915">
      <w:pPr>
        <w:pStyle w:val="40"/>
      </w:pPr>
      <w:r w:rsidRPr="002E2661">
        <w:t>Назначение</w:t>
      </w:r>
    </w:p>
    <w:p w14:paraId="1ECAD85D" w14:textId="77777777" w:rsidR="00E3303E" w:rsidRPr="002E2661" w:rsidRDefault="00D67BD9" w:rsidP="00E3303E">
      <w:pPr>
        <w:pStyle w:val="a4"/>
      </w:pPr>
      <w:bookmarkStart w:id="251" w:name="_Hlk26886721"/>
      <w:r w:rsidRPr="002E2661">
        <w:t xml:space="preserve">Управления безопасным блоком питания </w:t>
      </w:r>
      <w:r w:rsidR="005622CA" w:rsidRPr="002E2661">
        <w:t xml:space="preserve">(ББП) </w:t>
      </w:r>
      <w:r w:rsidR="00E3303E" w:rsidRPr="002E2661">
        <w:t>драйверов силовых транзисторов</w:t>
      </w:r>
      <w:r w:rsidRPr="002E2661">
        <w:t xml:space="preserve"> и контроль его состояния</w:t>
      </w:r>
      <w:r w:rsidR="00E3303E" w:rsidRPr="002E2661">
        <w:t>.</w:t>
      </w:r>
    </w:p>
    <w:bookmarkEnd w:id="251"/>
    <w:p w14:paraId="66DB1C75" w14:textId="77777777" w:rsidR="00E3303E" w:rsidRPr="002E2661" w:rsidRDefault="00E3303E" w:rsidP="00747915">
      <w:pPr>
        <w:pStyle w:val="40"/>
      </w:pPr>
      <w:r w:rsidRPr="002E2661">
        <w:t xml:space="preserve">Состав </w:t>
      </w:r>
    </w:p>
    <w:p w14:paraId="7EDFA8F0" w14:textId="77777777" w:rsidR="00E3303E" w:rsidRPr="002E2661" w:rsidRDefault="00E3303E" w:rsidP="00E3303E">
      <w:pPr>
        <w:pStyle w:val="a4"/>
      </w:pPr>
      <w:r w:rsidRPr="002E2661">
        <w:t>Компонент состоит из одноименного модуля.</w:t>
      </w:r>
    </w:p>
    <w:p w14:paraId="656109BA" w14:textId="77777777" w:rsidR="004A439D" w:rsidRPr="002E2661" w:rsidRDefault="004A439D" w:rsidP="00747915">
      <w:pPr>
        <w:pStyle w:val="40"/>
      </w:pPr>
      <w:r w:rsidRPr="002E2661">
        <w:t>Описание</w:t>
      </w:r>
    </w:p>
    <w:p w14:paraId="56BF1F3A" w14:textId="77777777" w:rsidR="00D67BD9" w:rsidRPr="002E2661" w:rsidRDefault="00D67BD9" w:rsidP="002F6B6A">
      <w:pPr>
        <w:pStyle w:val="5"/>
      </w:pPr>
      <w:r w:rsidRPr="002E2661">
        <w:t>Общие сведения</w:t>
      </w:r>
    </w:p>
    <w:p w14:paraId="7D1DDB2B" w14:textId="77777777" w:rsidR="00D67BD9" w:rsidRPr="002E2661" w:rsidRDefault="00D67BD9" w:rsidP="00D67BD9">
      <w:pPr>
        <w:pStyle w:val="a4"/>
      </w:pPr>
      <w:r w:rsidRPr="002E2661">
        <w:t xml:space="preserve">Компонент </w:t>
      </w:r>
      <w:proofErr w:type="spellStart"/>
      <w:r w:rsidR="00485942" w:rsidRPr="002E2661">
        <w:t>SafetyPowerControl</w:t>
      </w:r>
      <w:proofErr w:type="spellEnd"/>
      <w:r w:rsidRPr="002E2661">
        <w:t xml:space="preserve"> предназначен для:</w:t>
      </w:r>
    </w:p>
    <w:p w14:paraId="7D6DFE6C" w14:textId="77777777" w:rsidR="009A3872" w:rsidRPr="002E2661" w:rsidRDefault="00D67BD9" w:rsidP="00042EB0">
      <w:pPr>
        <w:pStyle w:val="a"/>
        <w:ind w:left="0" w:firstLine="709"/>
        <w:rPr>
          <w:lang w:val="ru-RU"/>
        </w:rPr>
      </w:pPr>
      <w:r w:rsidRPr="002E2661">
        <w:rPr>
          <w:lang w:val="ru-RU"/>
        </w:rPr>
        <w:t xml:space="preserve">управления </w:t>
      </w:r>
      <w:r w:rsidR="005622CA" w:rsidRPr="002E2661">
        <w:rPr>
          <w:lang w:val="ru-RU"/>
        </w:rPr>
        <w:t>транзисторами ББП</w:t>
      </w:r>
      <w:r w:rsidRPr="002E2661">
        <w:rPr>
          <w:lang w:val="ru-RU"/>
        </w:rPr>
        <w:t>;</w:t>
      </w:r>
    </w:p>
    <w:p w14:paraId="7FC67489" w14:textId="77777777" w:rsidR="009A3872" w:rsidRPr="002E2661" w:rsidRDefault="005622CA" w:rsidP="00042EB0">
      <w:pPr>
        <w:pStyle w:val="a"/>
        <w:ind w:left="0" w:firstLine="709"/>
        <w:rPr>
          <w:lang w:val="ru-RU"/>
        </w:rPr>
      </w:pPr>
      <w:r w:rsidRPr="002E2661">
        <w:rPr>
          <w:lang w:val="ru-RU"/>
        </w:rPr>
        <w:t>контрол</w:t>
      </w:r>
      <w:r w:rsidR="004E2F3B" w:rsidRPr="002E2661">
        <w:rPr>
          <w:lang w:val="ru-RU"/>
        </w:rPr>
        <w:t>я</w:t>
      </w:r>
      <w:r w:rsidRPr="002E2661">
        <w:rPr>
          <w:lang w:val="ru-RU"/>
        </w:rPr>
        <w:t xml:space="preserve"> исправности транзисторов ББП;</w:t>
      </w:r>
    </w:p>
    <w:p w14:paraId="7B719CFC" w14:textId="77777777" w:rsidR="005622CA" w:rsidRPr="002E2661" w:rsidRDefault="005622CA" w:rsidP="00042EB0">
      <w:pPr>
        <w:pStyle w:val="a"/>
        <w:ind w:left="0" w:firstLine="709"/>
        <w:rPr>
          <w:lang w:val="ru-RU"/>
        </w:rPr>
      </w:pPr>
      <w:r w:rsidRPr="002E2661">
        <w:rPr>
          <w:lang w:val="ru-RU"/>
        </w:rPr>
        <w:t>перевода прибора в БС при обнаружении неисправности транзисторов ББП.</w:t>
      </w:r>
    </w:p>
    <w:p w14:paraId="50A05B11" w14:textId="28A893E9" w:rsidR="00D67BD9" w:rsidRPr="002E2661" w:rsidRDefault="00F71D98" w:rsidP="00052AF0">
      <w:pPr>
        <w:pStyle w:val="35"/>
      </w:pPr>
      <w:r w:rsidRPr="002E2661">
        <w:t xml:space="preserve">Упрощенная схема ББП изображена на </w:t>
      </w:r>
      <w:r w:rsidR="00485942" w:rsidRPr="002E2661">
        <w:t>р</w:t>
      </w:r>
      <w:r w:rsidRPr="002E2661">
        <w:t>исунке</w:t>
      </w:r>
      <w:r w:rsidR="00E375F0" w:rsidRPr="002E2661">
        <w:t xml:space="preserve"> </w:t>
      </w:r>
      <w:r w:rsidR="0019465E" w:rsidRPr="002E2661">
        <w:fldChar w:fldCharType="begin"/>
      </w:r>
      <w:r w:rsidR="00E375F0" w:rsidRPr="002E2661">
        <w:instrText xml:space="preserve"> REF _Ref43391285 \h </w:instrText>
      </w:r>
      <w:r w:rsidR="0019465E" w:rsidRPr="002E2661">
        <w:fldChar w:fldCharType="separate"/>
      </w:r>
      <w:r w:rsidR="001432BC">
        <w:rPr>
          <w:rStyle w:val="affff4"/>
        </w:rPr>
        <w:t>33</w:t>
      </w:r>
      <w:r w:rsidR="0019465E" w:rsidRPr="002E2661">
        <w:fldChar w:fldCharType="end"/>
      </w:r>
      <w:r w:rsidR="00244056" w:rsidRPr="002E2661">
        <w:t>.</w:t>
      </w:r>
      <w:r w:rsidR="00E375F0" w:rsidRPr="002E2661">
        <w:t xml:space="preserve"> </w:t>
      </w:r>
      <w:r w:rsidR="00B04348" w:rsidRPr="002E2661">
        <w:t xml:space="preserve">Для упрощения понимания </w:t>
      </w:r>
      <w:r w:rsidR="009A3872" w:rsidRPr="002E2661">
        <w:t xml:space="preserve">принципов </w:t>
      </w:r>
      <w:r w:rsidR="00B04348" w:rsidRPr="002E2661">
        <w:t xml:space="preserve">работы </w:t>
      </w:r>
      <w:r w:rsidR="009A3872" w:rsidRPr="002E2661">
        <w:t xml:space="preserve">и контроля </w:t>
      </w:r>
      <w:r w:rsidR="00B04348" w:rsidRPr="002E2661">
        <w:t xml:space="preserve">ББП, часть элементов </w:t>
      </w:r>
      <w:r w:rsidR="0019408F" w:rsidRPr="002E2661">
        <w:t xml:space="preserve">принципиальной схемы прибора </w:t>
      </w:r>
      <w:r w:rsidR="00B04348" w:rsidRPr="002E2661">
        <w:t>не изображена</w:t>
      </w:r>
      <w:r w:rsidR="009A3872" w:rsidRPr="002E2661">
        <w:t xml:space="preserve"> на </w:t>
      </w:r>
      <w:r w:rsidR="00496D88" w:rsidRPr="002E2661">
        <w:t>р</w:t>
      </w:r>
      <w:r w:rsidR="009A3872" w:rsidRPr="002E2661">
        <w:t>исунке</w:t>
      </w:r>
      <w:r w:rsidR="0019408F" w:rsidRPr="002E2661">
        <w:t> </w:t>
      </w:r>
      <w:r w:rsidR="0019465E" w:rsidRPr="002E2661">
        <w:fldChar w:fldCharType="begin"/>
      </w:r>
      <w:r w:rsidR="0019408F" w:rsidRPr="002E2661">
        <w:instrText xml:space="preserve"> REF _Ref43391285 \h </w:instrText>
      </w:r>
      <w:r w:rsidR="0019465E" w:rsidRPr="002E2661">
        <w:fldChar w:fldCharType="separate"/>
      </w:r>
      <w:r w:rsidR="001432BC">
        <w:rPr>
          <w:rStyle w:val="affff4"/>
        </w:rPr>
        <w:t>33</w:t>
      </w:r>
      <w:r w:rsidR="0019465E" w:rsidRPr="002E2661">
        <w:fldChar w:fldCharType="end"/>
      </w:r>
      <w:r w:rsidR="00B04348" w:rsidRPr="002E2661">
        <w:t>.</w:t>
      </w:r>
    </w:p>
    <w:p w14:paraId="32D28E31" w14:textId="77777777" w:rsidR="00B65F23" w:rsidRPr="002E2661" w:rsidRDefault="003D21F5" w:rsidP="001E746C">
      <w:pPr>
        <w:pStyle w:val="afff6"/>
      </w:pPr>
      <w:r w:rsidRPr="002E2661">
        <w:object w:dxaOrig="7726" w:dyaOrig="6555" w14:anchorId="2F1DC93A">
          <v:shape id="_x0000_i1051" type="#_x0000_t75" style="width:496.5pt;height:421.25pt" o:ole="">
            <v:imagedata r:id="rId93" o:title=""/>
          </v:shape>
          <o:OLEObject Type="Embed" ProgID="Visio.Drawing.15" ShapeID="_x0000_i1051" DrawAspect="Content" ObjectID="_1667114064" r:id="rId94"/>
        </w:object>
      </w:r>
    </w:p>
    <w:p w14:paraId="52A5C0AC" w14:textId="77777777" w:rsidR="00B65F23" w:rsidRPr="002E2661" w:rsidRDefault="00B65F23" w:rsidP="001E746C">
      <w:pPr>
        <w:pStyle w:val="afff6"/>
        <w:rPr>
          <w:rStyle w:val="affff4"/>
        </w:rPr>
      </w:pPr>
    </w:p>
    <w:p w14:paraId="3BDD5C47" w14:textId="062E0058" w:rsidR="00AA3026" w:rsidRPr="002E2661" w:rsidRDefault="00AA3026" w:rsidP="00B65F23">
      <w:pPr>
        <w:pStyle w:val="afff6"/>
        <w:spacing w:after="360"/>
      </w:pPr>
      <w:r w:rsidRPr="002E2661">
        <w:rPr>
          <w:rStyle w:val="affff4"/>
        </w:rPr>
        <w:t xml:space="preserve">Рисунок </w:t>
      </w:r>
      <w:r w:rsidR="0019465E" w:rsidRPr="002E2661">
        <w:rPr>
          <w:rStyle w:val="affff4"/>
        </w:rPr>
        <w:fldChar w:fldCharType="begin"/>
      </w:r>
      <w:r w:rsidRPr="002E2661">
        <w:rPr>
          <w:rStyle w:val="affff4"/>
        </w:rPr>
        <w:instrText xml:space="preserve"> SEQ Рисунок \* ARABIC </w:instrText>
      </w:r>
      <w:r w:rsidR="0019465E" w:rsidRPr="002E2661">
        <w:rPr>
          <w:rStyle w:val="affff4"/>
        </w:rPr>
        <w:fldChar w:fldCharType="separate"/>
      </w:r>
      <w:bookmarkStart w:id="252" w:name="_Ref43391285"/>
      <w:r w:rsidR="001432BC">
        <w:rPr>
          <w:rStyle w:val="affff4"/>
          <w:noProof/>
        </w:rPr>
        <w:t>33</w:t>
      </w:r>
      <w:bookmarkEnd w:id="252"/>
      <w:r w:rsidR="0019465E" w:rsidRPr="002E2661">
        <w:rPr>
          <w:rStyle w:val="affff4"/>
        </w:rPr>
        <w:fldChar w:fldCharType="end"/>
      </w:r>
      <w:r w:rsidRPr="002E2661">
        <w:rPr>
          <w:rStyle w:val="affff4"/>
        </w:rPr>
        <w:t xml:space="preserve"> – Упрощенная схема ББП</w:t>
      </w:r>
    </w:p>
    <w:p w14:paraId="3629E8CF" w14:textId="1657F3AD" w:rsidR="00B04348" w:rsidRPr="002E2661" w:rsidRDefault="00396A48" w:rsidP="001E746C">
      <w:pPr>
        <w:pStyle w:val="a4"/>
      </w:pPr>
      <w:r w:rsidRPr="002E2661">
        <w:t xml:space="preserve">Для управления транзисторами ББП МК </w:t>
      </w:r>
      <w:proofErr w:type="spellStart"/>
      <w:r w:rsidRPr="002E2661">
        <w:t>Master</w:t>
      </w:r>
      <w:proofErr w:type="spellEnd"/>
      <w:r w:rsidRPr="002E2661">
        <w:t xml:space="preserve"> и МК </w:t>
      </w:r>
      <w:proofErr w:type="spellStart"/>
      <w:r w:rsidRPr="002E2661">
        <w:t>Slave</w:t>
      </w:r>
      <w:proofErr w:type="spellEnd"/>
      <w:r w:rsidRPr="002E2661">
        <w:t xml:space="preserve"> формируют сигнал управления на выходе порта RE13. Этот сигнал представляет собой меандр на частоте 32 кГц. Сигналы управления (PS1-M и PS1-S), формируемые МК </w:t>
      </w:r>
      <w:proofErr w:type="spellStart"/>
      <w:r w:rsidRPr="002E2661">
        <w:t>Master</w:t>
      </w:r>
      <w:proofErr w:type="spellEnd"/>
      <w:r w:rsidRPr="002E2661">
        <w:t xml:space="preserve"> и МК </w:t>
      </w:r>
      <w:proofErr w:type="spellStart"/>
      <w:r w:rsidRPr="002E2661">
        <w:t>Slave</w:t>
      </w:r>
      <w:proofErr w:type="spellEnd"/>
      <w:r w:rsidRPr="002E2661">
        <w:t xml:space="preserve">, </w:t>
      </w:r>
      <w:r w:rsidR="00273A5C" w:rsidRPr="002E2661">
        <w:t>– противофазные</w:t>
      </w:r>
      <w:r w:rsidRPr="002E2661">
        <w:t xml:space="preserve"> (см. </w:t>
      </w:r>
      <w:r w:rsidR="00B65F23" w:rsidRPr="002E2661">
        <w:t>р</w:t>
      </w:r>
      <w:r w:rsidRPr="002E2661">
        <w:t xml:space="preserve">исунок </w:t>
      </w:r>
      <w:r w:rsidR="006639E0" w:rsidRPr="002E2661">
        <w:fldChar w:fldCharType="begin"/>
      </w:r>
      <w:r w:rsidR="006639E0" w:rsidRPr="002E2661">
        <w:instrText xml:space="preserve"> REF _Ref43456126 \h  \* MERGEFORMAT </w:instrText>
      </w:r>
      <w:r w:rsidR="006639E0" w:rsidRPr="002E2661">
        <w:fldChar w:fldCharType="separate"/>
      </w:r>
      <w:r w:rsidR="001432BC">
        <w:t>34</w:t>
      </w:r>
      <w:r w:rsidR="006639E0" w:rsidRPr="002E2661">
        <w:fldChar w:fldCharType="end"/>
      </w:r>
      <w:r w:rsidRPr="002E2661">
        <w:t>). При нормальной</w:t>
      </w:r>
      <w:r w:rsidR="008B7318" w:rsidRPr="002E2661">
        <w:t xml:space="preserve"> </w:t>
      </w:r>
      <w:r w:rsidR="006B5E41" w:rsidRPr="002E2661">
        <w:t xml:space="preserve">работе </w:t>
      </w:r>
      <w:r w:rsidRPr="002E2661">
        <w:t xml:space="preserve">эти сигналы управляют работой транзисторов VT12 и VT13, к выводам стока которых подключена обмотка трансформатора T1, с обмотки III которого питающее напряжение поступает в нагрузку. С обмотки II снимается напряжение, из которого транзистором VT11 формируется напряжение контрольного сигнала KPS1, которое подаётся на МК </w:t>
      </w:r>
      <w:proofErr w:type="spellStart"/>
      <w:r w:rsidRPr="002E2661">
        <w:t>Master</w:t>
      </w:r>
      <w:proofErr w:type="spellEnd"/>
      <w:r w:rsidRPr="002E2661">
        <w:t xml:space="preserve"> и MK </w:t>
      </w:r>
      <w:proofErr w:type="spellStart"/>
      <w:r w:rsidRPr="002E2661">
        <w:t>Slave</w:t>
      </w:r>
      <w:proofErr w:type="spellEnd"/>
      <w:r w:rsidRPr="002E2661">
        <w:t xml:space="preserve">. В нормальной работе напряжение KPS1 </w:t>
      </w:r>
      <w:r w:rsidRPr="002E2661">
        <w:lastRenderedPageBreak/>
        <w:t xml:space="preserve">представляет собой меандр, </w:t>
      </w:r>
      <w:r w:rsidR="00273A5C" w:rsidRPr="002E2661">
        <w:t>имеющий</w:t>
      </w:r>
      <w:r w:rsidRPr="002E2661">
        <w:t xml:space="preserve"> небольшой фазовый сдвиг относительно управляющих сигналов (см. </w:t>
      </w:r>
      <w:r w:rsidR="008B7318" w:rsidRPr="002E2661">
        <w:t>р</w:t>
      </w:r>
      <w:r w:rsidRPr="002E2661">
        <w:t xml:space="preserve">исунок </w:t>
      </w:r>
      <w:r w:rsidR="006639E0" w:rsidRPr="002E2661">
        <w:fldChar w:fldCharType="begin"/>
      </w:r>
      <w:r w:rsidR="006639E0" w:rsidRPr="002E2661">
        <w:instrText xml:space="preserve"> REF _Ref43456126 \h  \* MERGEFORMAT </w:instrText>
      </w:r>
      <w:r w:rsidR="006639E0" w:rsidRPr="002E2661">
        <w:fldChar w:fldCharType="separate"/>
      </w:r>
      <w:r w:rsidR="001432BC">
        <w:t>34</w:t>
      </w:r>
      <w:r w:rsidR="006639E0" w:rsidRPr="002E2661">
        <w:fldChar w:fldCharType="end"/>
      </w:r>
      <w:r w:rsidRPr="002E2661">
        <w:t>).</w:t>
      </w:r>
    </w:p>
    <w:p w14:paraId="00D51EF3" w14:textId="77777777" w:rsidR="00396A48" w:rsidRPr="002E2661" w:rsidRDefault="00396A48" w:rsidP="001E746C">
      <w:pPr>
        <w:pStyle w:val="a4"/>
      </w:pPr>
      <w:r w:rsidRPr="002E2661">
        <w:t>При обнаружении опасной ситуации любой из МК должен обеспечить снятие напряжение питания с нагрузки</w:t>
      </w:r>
      <w:r w:rsidR="00273A5C" w:rsidRPr="002E2661">
        <w:t>. Для этого МК отключает формирование управляющего сигнала на порту RE13. Однако при пробое одного из транзисторов VT12 или VT13 напряжение в нагрузку подаваться будет, но уменьшенное. Для исключения таких случаев проводится диагностика исправности транзисторов</w:t>
      </w:r>
      <w:r w:rsidR="00612DF4" w:rsidRPr="002E2661">
        <w:t xml:space="preserve"> VT12 и VT13</w:t>
      </w:r>
      <w:r w:rsidR="00273A5C" w:rsidRPr="002E2661">
        <w:t>. При формировании управляю</w:t>
      </w:r>
      <w:r w:rsidR="00612DF4" w:rsidRPr="002E2661">
        <w:t xml:space="preserve">щих сигналов в каждом цикле формирования меандра проверяется, что сигнал KPS1 равен лог. 0. Это означает, что транзистор открывается. Если это условие не выполняется, то значение счётчика </w:t>
      </w:r>
      <w:proofErr w:type="spellStart"/>
      <w:proofErr w:type="gramStart"/>
      <w:r w:rsidR="00612DF4" w:rsidRPr="002E2661">
        <w:rPr>
          <w:i/>
          <w:iCs/>
        </w:rPr>
        <w:t>spc.PeriodicCheckupFaultCnt</w:t>
      </w:r>
      <w:proofErr w:type="spellEnd"/>
      <w:proofErr w:type="gramEnd"/>
      <w:r w:rsidR="00612DF4" w:rsidRPr="002E2661">
        <w:t xml:space="preserve"> увеличивается на три. При достижении значения порога </w:t>
      </w:r>
      <w:proofErr w:type="spellStart"/>
      <w:r w:rsidR="00612DF4" w:rsidRPr="002E2661">
        <w:rPr>
          <w:i/>
          <w:iCs/>
        </w:rPr>
        <w:t>PeriodicCheckupFaultThreshold</w:t>
      </w:r>
      <w:proofErr w:type="spellEnd"/>
      <w:r w:rsidR="00612DF4" w:rsidRPr="002E2661">
        <w:t xml:space="preserve"> прибор переходит в 3С. Это сделано для фильтрации помех, которые возникают при работе прибора. </w:t>
      </w:r>
    </w:p>
    <w:p w14:paraId="0B110A47" w14:textId="2934E955" w:rsidR="00612DF4" w:rsidRPr="002E2661" w:rsidRDefault="00612DF4" w:rsidP="001E746C">
      <w:pPr>
        <w:pStyle w:val="a4"/>
      </w:pPr>
      <w:r w:rsidRPr="002E2661">
        <w:t>Для диагностики возможности закрывания транзистора (отсутствия пробоя сток-исток) в управляющей последовательности происходит пропуск одного управляющего импульса</w:t>
      </w:r>
      <w:r w:rsidR="006A1089" w:rsidRPr="002E2661">
        <w:t xml:space="preserve"> через каждые 100 мс (задаётся константой </w:t>
      </w:r>
      <w:r w:rsidR="006A1089" w:rsidRPr="002E2661">
        <w:rPr>
          <w:i/>
          <w:iCs/>
        </w:rPr>
        <w:t>SPC_TESTING_PERIOD</w:t>
      </w:r>
      <w:r w:rsidR="006A1089" w:rsidRPr="002E2661">
        <w:t xml:space="preserve">). Это не влияет на качество выходного напряжения, однако позволяет достоверно диагностировать </w:t>
      </w:r>
      <w:r w:rsidR="00835C8D" w:rsidRPr="002E2661">
        <w:t>отсутствие</w:t>
      </w:r>
      <w:r w:rsidR="006A1089" w:rsidRPr="002E2661">
        <w:t xml:space="preserve"> </w:t>
      </w:r>
      <w:r w:rsidR="00835C8D" w:rsidRPr="002E2661">
        <w:t xml:space="preserve">пробоя в </w:t>
      </w:r>
      <w:r w:rsidR="006A1089" w:rsidRPr="002E2661">
        <w:t>транзистор</w:t>
      </w:r>
      <w:r w:rsidR="00835C8D" w:rsidRPr="002E2661">
        <w:t>е</w:t>
      </w:r>
      <w:r w:rsidR="006A1089" w:rsidRPr="002E2661">
        <w:t xml:space="preserve">. Вид сигналов при тестировании верхнего ключа VT12 и нижнего ключа VT13 показаны на </w:t>
      </w:r>
      <w:r w:rsidR="007B22A1" w:rsidRPr="002E2661">
        <w:t>р</w:t>
      </w:r>
      <w:r w:rsidR="006A1089" w:rsidRPr="002E2661">
        <w:t xml:space="preserve">исунке </w:t>
      </w:r>
      <w:r w:rsidR="006639E0" w:rsidRPr="002E2661">
        <w:fldChar w:fldCharType="begin"/>
      </w:r>
      <w:r w:rsidR="006639E0" w:rsidRPr="002E2661">
        <w:instrText xml:space="preserve"> REF _Ref43456126 \h  \* MERGEFORMAT </w:instrText>
      </w:r>
      <w:r w:rsidR="006639E0" w:rsidRPr="002E2661">
        <w:fldChar w:fldCharType="separate"/>
      </w:r>
      <w:r w:rsidR="001432BC">
        <w:t>34</w:t>
      </w:r>
      <w:r w:rsidR="006639E0" w:rsidRPr="002E2661">
        <w:fldChar w:fldCharType="end"/>
      </w:r>
      <w:r w:rsidR="006A1089" w:rsidRPr="002E2661">
        <w:t>.</w:t>
      </w:r>
      <w:r w:rsidR="00585F10" w:rsidRPr="002E2661">
        <w:t xml:space="preserve"> Для фильтрации помех, которые возникают при работе прибора, переход в 3С выполняется при превышении числа неудачных тестирований, определённых константой </w:t>
      </w:r>
      <w:proofErr w:type="spellStart"/>
      <w:r w:rsidR="00585F10" w:rsidRPr="002E2661">
        <w:rPr>
          <w:i/>
          <w:iCs/>
        </w:rPr>
        <w:t>TestingFaultThreshold</w:t>
      </w:r>
      <w:proofErr w:type="spellEnd"/>
      <w:r w:rsidR="00585F10" w:rsidRPr="002E2661">
        <w:t xml:space="preserve">. Т.к. при каждом неудачном тестировании значение счётчика ошибочных тестирований увеличивается на три, то переход в 3С прибора произведёт не более чем через 400 мс с момента возникновения неисправности пробоя одного из транзисторов. </w:t>
      </w:r>
    </w:p>
    <w:p w14:paraId="27C3E989" w14:textId="77777777" w:rsidR="00AA3026" w:rsidRPr="002E2661" w:rsidRDefault="004851E2" w:rsidP="001E746C">
      <w:pPr>
        <w:pStyle w:val="afff6"/>
      </w:pPr>
      <w:r w:rsidRPr="002E2661">
        <w:rPr>
          <w:noProof/>
          <w:lang w:eastAsia="uk-UA"/>
        </w:rPr>
        <w:lastRenderedPageBreak/>
        <w:drawing>
          <wp:inline distT="0" distB="0" distL="0" distR="0" wp14:anchorId="24BD87D2" wp14:editId="16103D49">
            <wp:extent cx="6291580" cy="87376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291580" cy="873760"/>
                    </a:xfrm>
                    <a:prstGeom prst="rect">
                      <a:avLst/>
                    </a:prstGeom>
                    <a:noFill/>
                    <a:ln>
                      <a:noFill/>
                    </a:ln>
                  </pic:spPr>
                </pic:pic>
              </a:graphicData>
            </a:graphic>
          </wp:inline>
        </w:drawing>
      </w:r>
    </w:p>
    <w:p w14:paraId="21E30466" w14:textId="59353912" w:rsidR="00E375F0" w:rsidRPr="002E2661" w:rsidRDefault="00E375F0" w:rsidP="001E746C">
      <w:pPr>
        <w:pStyle w:val="affff3"/>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53" w:name="_Ref43456126"/>
      <w:r w:rsidR="001432BC">
        <w:rPr>
          <w:noProof/>
        </w:rPr>
        <w:t>34</w:t>
      </w:r>
      <w:bookmarkEnd w:id="253"/>
      <w:r w:rsidR="0019465E" w:rsidRPr="002E2661">
        <w:rPr>
          <w:noProof/>
        </w:rPr>
        <w:fldChar w:fldCharType="end"/>
      </w:r>
      <w:r w:rsidRPr="002E2661">
        <w:rPr>
          <w:noProof/>
        </w:rPr>
        <w:t xml:space="preserve"> </w:t>
      </w:r>
      <w:r w:rsidRPr="002E2661">
        <w:t xml:space="preserve">– </w:t>
      </w:r>
      <w:r w:rsidR="00396A48" w:rsidRPr="002E2661">
        <w:t>Сигналы управления и контроля</w:t>
      </w:r>
      <w:r w:rsidRPr="002E2661">
        <w:t xml:space="preserve"> </w:t>
      </w:r>
      <w:r w:rsidR="00396A48" w:rsidRPr="002E2661">
        <w:t>Б</w:t>
      </w:r>
      <w:r w:rsidRPr="002E2661">
        <w:t>БП</w:t>
      </w:r>
    </w:p>
    <w:p w14:paraId="523CB595" w14:textId="77777777" w:rsidR="00244056" w:rsidRPr="002E2661" w:rsidRDefault="00CE460E" w:rsidP="00052AF0">
      <w:pPr>
        <w:pStyle w:val="35"/>
      </w:pPr>
      <w:r w:rsidRPr="002E2661">
        <w:t xml:space="preserve">Компонент не имеет интерфейсных функций. При запуске МК компонент инициализируется функцией </w:t>
      </w:r>
      <w:r w:rsidRPr="002E2661">
        <w:rPr>
          <w:bCs/>
          <w:i/>
        </w:rPr>
        <w:t>SafetyPowerControl_ctor()</w:t>
      </w:r>
      <w:r w:rsidRPr="002E2661">
        <w:t>. Далее компонент работает автономно, обеспечивая упра</w:t>
      </w:r>
      <w:r w:rsidR="000B2346" w:rsidRPr="002E2661">
        <w:t>в</w:t>
      </w:r>
      <w:r w:rsidRPr="002E2661">
        <w:t>ление и диагностику ББП.</w:t>
      </w:r>
    </w:p>
    <w:p w14:paraId="7E0EFEA9" w14:textId="77777777" w:rsidR="00E3303E" w:rsidRPr="002E2661" w:rsidRDefault="00E3303E" w:rsidP="00747915">
      <w:pPr>
        <w:pStyle w:val="3"/>
        <w:rPr>
          <w:lang w:val="ru-RU"/>
        </w:rPr>
      </w:pPr>
      <w:bookmarkStart w:id="254" w:name="_Toc50027358"/>
      <w:r w:rsidRPr="002E2661">
        <w:rPr>
          <w:lang w:val="ru-RU"/>
        </w:rPr>
        <w:t xml:space="preserve">Компонент </w:t>
      </w:r>
      <w:proofErr w:type="spellStart"/>
      <w:r w:rsidRPr="002E2661">
        <w:rPr>
          <w:lang w:val="ru-RU"/>
        </w:rPr>
        <w:t>ShuntShif</w:t>
      </w:r>
      <w:r w:rsidR="0027779D" w:rsidRPr="002E2661">
        <w:rPr>
          <w:lang w:val="ru-RU"/>
        </w:rPr>
        <w:t>t</w:t>
      </w:r>
      <w:bookmarkEnd w:id="254"/>
      <w:proofErr w:type="spellEnd"/>
    </w:p>
    <w:p w14:paraId="204CA6B6" w14:textId="77777777" w:rsidR="0027779D" w:rsidRPr="002E2661" w:rsidRDefault="0027779D" w:rsidP="00747915">
      <w:pPr>
        <w:pStyle w:val="40"/>
      </w:pPr>
      <w:r w:rsidRPr="002E2661">
        <w:t>Назначение</w:t>
      </w:r>
    </w:p>
    <w:p w14:paraId="37A45DC6" w14:textId="77777777" w:rsidR="00930694" w:rsidRPr="002E2661" w:rsidRDefault="00930694" w:rsidP="00930694">
      <w:pPr>
        <w:pStyle w:val="a4"/>
      </w:pPr>
      <w:bookmarkStart w:id="255" w:name="_Hlk26887197"/>
      <w:r w:rsidRPr="002E2661">
        <w:t>Предназначен для управления переводом стрелки.</w:t>
      </w:r>
    </w:p>
    <w:p w14:paraId="37AE3D9C" w14:textId="77777777" w:rsidR="00930694" w:rsidRPr="002E2661" w:rsidRDefault="00930694" w:rsidP="00747915">
      <w:pPr>
        <w:pStyle w:val="40"/>
      </w:pPr>
      <w:r w:rsidRPr="002E2661">
        <w:t xml:space="preserve">Состав </w:t>
      </w:r>
    </w:p>
    <w:p w14:paraId="327E6ADB" w14:textId="77777777" w:rsidR="00930694" w:rsidRPr="002E2661" w:rsidRDefault="00930694" w:rsidP="00930694">
      <w:pPr>
        <w:pStyle w:val="a4"/>
      </w:pPr>
      <w:r w:rsidRPr="002E2661">
        <w:t>Компонент состоит из модулей:</w:t>
      </w:r>
    </w:p>
    <w:p w14:paraId="36D61D97" w14:textId="77777777" w:rsidR="00930694" w:rsidRPr="002E2661" w:rsidRDefault="00930694" w:rsidP="00042EB0">
      <w:pPr>
        <w:pStyle w:val="a"/>
        <w:ind w:left="0" w:firstLine="709"/>
        <w:rPr>
          <w:lang w:val="ru-RU"/>
        </w:rPr>
      </w:pPr>
      <w:proofErr w:type="spellStart"/>
      <w:r w:rsidRPr="002E2661">
        <w:rPr>
          <w:i/>
          <w:lang w:val="ru-RU"/>
        </w:rPr>
        <w:t>shuntShift</w:t>
      </w:r>
      <w:proofErr w:type="spellEnd"/>
      <w:r w:rsidRPr="002E2661">
        <w:rPr>
          <w:lang w:val="ru-RU"/>
        </w:rPr>
        <w:t xml:space="preserve"> – общий модуль, включающий в себя общую структуру интерфейсов;</w:t>
      </w:r>
    </w:p>
    <w:p w14:paraId="4F39EF04" w14:textId="77777777" w:rsidR="00930694" w:rsidRPr="002E2661" w:rsidRDefault="00930694" w:rsidP="00042EB0">
      <w:pPr>
        <w:pStyle w:val="a"/>
        <w:ind w:left="0" w:firstLine="709"/>
        <w:rPr>
          <w:lang w:val="ru-RU"/>
        </w:rPr>
      </w:pPr>
      <w:proofErr w:type="spellStart"/>
      <w:r w:rsidRPr="002E2661">
        <w:rPr>
          <w:i/>
          <w:lang w:val="ru-RU"/>
        </w:rPr>
        <w:t>shuntShiftFiveEC</w:t>
      </w:r>
      <w:proofErr w:type="spellEnd"/>
      <w:r w:rsidR="001E746C" w:rsidRPr="002E2661">
        <w:rPr>
          <w:lang w:val="ru-RU"/>
        </w:rPr>
        <w:t xml:space="preserve"> – </w:t>
      </w:r>
      <w:r w:rsidRPr="002E2661">
        <w:rPr>
          <w:lang w:val="ru-RU"/>
        </w:rPr>
        <w:t>управление переводом стрелки в пятипроводной схеме стрелочного привода;</w:t>
      </w:r>
    </w:p>
    <w:p w14:paraId="7C933907" w14:textId="77777777" w:rsidR="00930694" w:rsidRPr="002E2661" w:rsidRDefault="00930694" w:rsidP="00042EB0">
      <w:pPr>
        <w:pStyle w:val="a"/>
        <w:ind w:left="0" w:firstLine="709"/>
        <w:rPr>
          <w:lang w:val="ru-RU"/>
        </w:rPr>
      </w:pPr>
      <w:proofErr w:type="spellStart"/>
      <w:r w:rsidRPr="002E2661">
        <w:rPr>
          <w:i/>
          <w:lang w:val="ru-RU"/>
        </w:rPr>
        <w:t>shuntShiftGen</w:t>
      </w:r>
      <w:proofErr w:type="spellEnd"/>
      <w:r w:rsidRPr="002E2661">
        <w:rPr>
          <w:lang w:val="ru-RU"/>
        </w:rPr>
        <w:t xml:space="preserve"> – формирование трёхфазного синусоидального напряжения с заданной частотой и амплитудой;</w:t>
      </w:r>
    </w:p>
    <w:p w14:paraId="36FFB3CF" w14:textId="77777777" w:rsidR="00930694" w:rsidRPr="002E2661" w:rsidRDefault="00930694" w:rsidP="00042EB0">
      <w:pPr>
        <w:pStyle w:val="a"/>
        <w:ind w:left="0" w:firstLine="709"/>
        <w:rPr>
          <w:lang w:val="ru-RU"/>
        </w:rPr>
      </w:pPr>
      <w:proofErr w:type="spellStart"/>
      <w:r w:rsidRPr="002E2661">
        <w:rPr>
          <w:i/>
          <w:lang w:val="ru-RU"/>
        </w:rPr>
        <w:t>shuntShiftMotor</w:t>
      </w:r>
      <w:proofErr w:type="spellEnd"/>
      <w:r w:rsidRPr="002E2661">
        <w:rPr>
          <w:lang w:val="ru-RU"/>
        </w:rPr>
        <w:t xml:space="preserve"> </w:t>
      </w:r>
      <w:r w:rsidR="008435CB" w:rsidRPr="002E2661">
        <w:rPr>
          <w:lang w:val="ru-RU"/>
        </w:rPr>
        <w:t>–</w:t>
      </w:r>
      <w:r w:rsidRPr="002E2661">
        <w:rPr>
          <w:lang w:val="ru-RU"/>
        </w:rPr>
        <w:t xml:space="preserve"> управление асинхронным двигателем при переводе стрелки;</w:t>
      </w:r>
    </w:p>
    <w:p w14:paraId="0AA1E631" w14:textId="77777777" w:rsidR="0052628B" w:rsidRPr="002E2661" w:rsidRDefault="00930694" w:rsidP="00042EB0">
      <w:pPr>
        <w:pStyle w:val="a"/>
        <w:ind w:left="0" w:firstLine="709"/>
        <w:rPr>
          <w:lang w:val="ru-RU"/>
        </w:rPr>
      </w:pPr>
      <w:proofErr w:type="spellStart"/>
      <w:r w:rsidRPr="002E2661">
        <w:rPr>
          <w:i/>
          <w:lang w:val="ru-RU"/>
        </w:rPr>
        <w:t>shuntShiftNineWire</w:t>
      </w:r>
      <w:proofErr w:type="spellEnd"/>
      <w:r w:rsidRPr="002E2661">
        <w:rPr>
          <w:lang w:val="ru-RU"/>
        </w:rPr>
        <w:t xml:space="preserve"> </w:t>
      </w:r>
      <w:r w:rsidR="008435CB" w:rsidRPr="002E2661">
        <w:rPr>
          <w:lang w:val="ru-RU"/>
        </w:rPr>
        <w:t>–</w:t>
      </w:r>
      <w:r w:rsidRPr="002E2661">
        <w:rPr>
          <w:lang w:val="ru-RU"/>
        </w:rPr>
        <w:t xml:space="preserve"> управление переводом стрелки в </w:t>
      </w:r>
      <w:proofErr w:type="spellStart"/>
      <w:r w:rsidRPr="002E2661">
        <w:rPr>
          <w:lang w:val="ru-RU"/>
        </w:rPr>
        <w:t>девятипроводной</w:t>
      </w:r>
      <w:proofErr w:type="spellEnd"/>
      <w:r w:rsidRPr="002E2661">
        <w:rPr>
          <w:lang w:val="ru-RU"/>
        </w:rPr>
        <w:t xml:space="preserve"> схеме стрелочного привода</w:t>
      </w:r>
      <w:r w:rsidR="0052628B" w:rsidRPr="002E2661">
        <w:rPr>
          <w:lang w:val="ru-RU"/>
        </w:rPr>
        <w:t>;</w:t>
      </w:r>
    </w:p>
    <w:p w14:paraId="00089F0D" w14:textId="77777777" w:rsidR="00930694" w:rsidRPr="002E2661" w:rsidRDefault="0052628B" w:rsidP="00042EB0">
      <w:pPr>
        <w:pStyle w:val="a"/>
        <w:ind w:left="0" w:firstLine="709"/>
        <w:rPr>
          <w:lang w:val="ru-RU"/>
        </w:rPr>
      </w:pPr>
      <w:proofErr w:type="spellStart"/>
      <w:r w:rsidRPr="002E2661">
        <w:rPr>
          <w:i/>
          <w:lang w:val="ru-RU"/>
        </w:rPr>
        <w:t>shuntShiftTypes</w:t>
      </w:r>
      <w:proofErr w:type="spellEnd"/>
      <w:r w:rsidRPr="002E2661">
        <w:rPr>
          <w:lang w:val="ru-RU"/>
        </w:rPr>
        <w:t xml:space="preserve"> – прототипы функций управления переводом</w:t>
      </w:r>
      <w:r w:rsidR="00930694" w:rsidRPr="002E2661">
        <w:rPr>
          <w:lang w:val="ru-RU"/>
        </w:rPr>
        <w:t>.</w:t>
      </w:r>
    </w:p>
    <w:p w14:paraId="65CA6081" w14:textId="77777777" w:rsidR="00930694" w:rsidRPr="002E2661" w:rsidRDefault="00930694" w:rsidP="00747915">
      <w:pPr>
        <w:pStyle w:val="40"/>
      </w:pPr>
      <w:r w:rsidRPr="002E2661">
        <w:t>Описание</w:t>
      </w:r>
    </w:p>
    <w:p w14:paraId="1FE52A34" w14:textId="77777777" w:rsidR="00930694" w:rsidRPr="002E2661" w:rsidRDefault="00930694" w:rsidP="008435CB">
      <w:pPr>
        <w:pStyle w:val="a4"/>
      </w:pPr>
      <w:r w:rsidRPr="002E2661">
        <w:t xml:space="preserve">Алгоритм работы реализован как автомат состояний в функции </w:t>
      </w:r>
      <w:proofErr w:type="spellStart"/>
      <w:r w:rsidRPr="002E2661">
        <w:rPr>
          <w:b/>
          <w:i/>
        </w:rPr>
        <w:t>ShuntShift_</w:t>
      </w:r>
      <w:proofErr w:type="gramStart"/>
      <w:r w:rsidRPr="002E2661">
        <w:rPr>
          <w:b/>
          <w:i/>
        </w:rPr>
        <w:t>run</w:t>
      </w:r>
      <w:proofErr w:type="spellEnd"/>
      <w:r w:rsidR="008435CB" w:rsidRPr="002E2661">
        <w:rPr>
          <w:b/>
          <w:i/>
        </w:rPr>
        <w:t>(</w:t>
      </w:r>
      <w:proofErr w:type="gramEnd"/>
      <w:r w:rsidR="008435CB" w:rsidRPr="002E2661">
        <w:rPr>
          <w:b/>
          <w:i/>
        </w:rPr>
        <w:t>)</w:t>
      </w:r>
      <w:r w:rsidRPr="002E2661">
        <w:t xml:space="preserve">. При поступлении нового актуального приказа на перевод стрелки  (то есть того, который требует выполнения), включается выполнение генерации </w:t>
      </w:r>
      <w:r w:rsidRPr="002E2661">
        <w:lastRenderedPageBreak/>
        <w:t xml:space="preserve">трёхфазного сигнала, используя ШИМ-модуляцию модуля PWM МК в функции </w:t>
      </w:r>
      <w:proofErr w:type="spellStart"/>
      <w:r w:rsidRPr="002E2661">
        <w:rPr>
          <w:i/>
        </w:rPr>
        <w:t>shuntShiftGen_run</w:t>
      </w:r>
      <w:proofErr w:type="spellEnd"/>
      <w:r w:rsidR="008435CB" w:rsidRPr="002E2661">
        <w:rPr>
          <w:i/>
        </w:rPr>
        <w:t>()</w:t>
      </w:r>
      <w:r w:rsidRPr="002E2661">
        <w:rPr>
          <w:i/>
        </w:rPr>
        <w:t xml:space="preserve"> </w:t>
      </w:r>
      <w:r w:rsidRPr="002E2661">
        <w:t xml:space="preserve">(исходя из входных для работы модуля значений уровня сигнала, частоты, последовательности формирования фаз (для управления направлением вращением двигателя). В функции </w:t>
      </w:r>
      <w:proofErr w:type="spellStart"/>
      <w:r w:rsidRPr="002E2661">
        <w:rPr>
          <w:i/>
        </w:rPr>
        <w:t>shuntShiftGen_</w:t>
      </w:r>
      <w:proofErr w:type="gramStart"/>
      <w:r w:rsidRPr="002E2661">
        <w:rPr>
          <w:i/>
        </w:rPr>
        <w:t>interrupt</w:t>
      </w:r>
      <w:proofErr w:type="spellEnd"/>
      <w:r w:rsidRPr="002E2661">
        <w:t>(</w:t>
      </w:r>
      <w:proofErr w:type="gramEnd"/>
      <w:r w:rsidRPr="002E2661">
        <w:t>) выполняется обновление значений длительности цикла ШИМ</w:t>
      </w:r>
      <w:r w:rsidRPr="002E2661">
        <w:rPr>
          <w:i/>
        </w:rPr>
        <w:t xml:space="preserve"> </w:t>
      </w:r>
      <w:r w:rsidRPr="002E2661">
        <w:t xml:space="preserve">с частотой 14 кГц, формируемых табличным методом. В модуле </w:t>
      </w:r>
      <w:proofErr w:type="spellStart"/>
      <w:r w:rsidRPr="002E2661">
        <w:rPr>
          <w:i/>
        </w:rPr>
        <w:t>shuntShiftMotor</w:t>
      </w:r>
      <w:proofErr w:type="spellEnd"/>
      <w:r w:rsidRPr="002E2661">
        <w:rPr>
          <w:i/>
        </w:rPr>
        <w:t xml:space="preserve"> </w:t>
      </w:r>
      <w:r w:rsidRPr="002E2661">
        <w:t xml:space="preserve">в функции </w:t>
      </w:r>
      <w:proofErr w:type="spellStart"/>
      <w:r w:rsidRPr="002E2661">
        <w:rPr>
          <w:i/>
        </w:rPr>
        <w:t>ShuntShiftMotor_</w:t>
      </w:r>
      <w:proofErr w:type="gramStart"/>
      <w:r w:rsidRPr="002E2661">
        <w:rPr>
          <w:i/>
        </w:rPr>
        <w:t>run</w:t>
      </w:r>
      <w:proofErr w:type="spellEnd"/>
      <w:r w:rsidRPr="002E2661">
        <w:rPr>
          <w:i/>
        </w:rPr>
        <w:t>(</w:t>
      </w:r>
      <w:proofErr w:type="gramEnd"/>
      <w:r w:rsidRPr="002E2661">
        <w:rPr>
          <w:i/>
        </w:rPr>
        <w:t>)</w:t>
      </w:r>
      <w:r w:rsidRPr="002E2661">
        <w:t>, реализованной в виде автомата состояний</w:t>
      </w:r>
      <w:r w:rsidRPr="002E2661">
        <w:rPr>
          <w:i/>
        </w:rPr>
        <w:t xml:space="preserve">  </w:t>
      </w:r>
      <w:r w:rsidRPr="002E2661">
        <w:t xml:space="preserve">производится: </w:t>
      </w:r>
    </w:p>
    <w:p w14:paraId="3590DF3D" w14:textId="77777777" w:rsidR="00930694" w:rsidRPr="002E2661" w:rsidRDefault="00930694" w:rsidP="006D731E">
      <w:pPr>
        <w:pStyle w:val="a"/>
        <w:ind w:left="0" w:firstLine="709"/>
        <w:rPr>
          <w:lang w:val="ru-RU"/>
        </w:rPr>
      </w:pPr>
      <w:r w:rsidRPr="002E2661">
        <w:rPr>
          <w:lang w:val="ru-RU"/>
        </w:rPr>
        <w:t>разгон асинхронного двигателя, используя изменение частоты сигнала вместе с амплитудой сигнала в течение 500</w:t>
      </w:r>
      <w:r w:rsidR="00C1522D" w:rsidRPr="002E2661">
        <w:rPr>
          <w:lang w:val="ru-RU"/>
        </w:rPr>
        <w:t> </w:t>
      </w:r>
      <w:r w:rsidRPr="002E2661">
        <w:rPr>
          <w:lang w:val="ru-RU"/>
        </w:rPr>
        <w:t xml:space="preserve">мс, </w:t>
      </w:r>
      <w:r w:rsidR="005334D3" w:rsidRPr="002E2661">
        <w:rPr>
          <w:lang w:val="ru-RU"/>
        </w:rPr>
        <w:t>согласно соотношению</w:t>
      </w:r>
      <w:r w:rsidRPr="002E2661">
        <w:rPr>
          <w:lang w:val="ru-RU"/>
        </w:rPr>
        <w:t xml:space="preserve"> U/f = 4.4, где U – действующее значение формируемого напряжения, f – значение частоты сигнала;</w:t>
      </w:r>
    </w:p>
    <w:p w14:paraId="11D0F28B" w14:textId="77777777" w:rsidR="00930694" w:rsidRPr="002E2661" w:rsidRDefault="00930694" w:rsidP="006D731E">
      <w:pPr>
        <w:pStyle w:val="a"/>
        <w:ind w:left="0" w:firstLine="709"/>
        <w:rPr>
          <w:lang w:val="ru-RU"/>
        </w:rPr>
      </w:pPr>
      <w:r w:rsidRPr="002E2661">
        <w:rPr>
          <w:lang w:val="ru-RU"/>
        </w:rPr>
        <w:t xml:space="preserve"> управление вращением двигателя до получения команды на отключение двигателя;</w:t>
      </w:r>
    </w:p>
    <w:p w14:paraId="17F567A2" w14:textId="77777777" w:rsidR="00930694" w:rsidRPr="002E2661" w:rsidRDefault="00930694" w:rsidP="006D731E">
      <w:pPr>
        <w:pStyle w:val="a"/>
        <w:ind w:left="0" w:firstLine="709"/>
        <w:rPr>
          <w:lang w:val="ru-RU"/>
        </w:rPr>
      </w:pPr>
      <w:r w:rsidRPr="002E2661">
        <w:rPr>
          <w:lang w:val="ru-RU"/>
        </w:rPr>
        <w:t>анализ состояния рабочих цепей во время перевода стрелки (определение возможного КЗ, обрыва, перегрузки по току);</w:t>
      </w:r>
    </w:p>
    <w:p w14:paraId="3C9580FA" w14:textId="77777777" w:rsidR="00930694" w:rsidRPr="002E2661" w:rsidRDefault="00930694" w:rsidP="006D731E">
      <w:pPr>
        <w:pStyle w:val="a"/>
        <w:ind w:left="0" w:firstLine="709"/>
        <w:rPr>
          <w:lang w:val="ru-RU"/>
        </w:rPr>
      </w:pPr>
      <w:r w:rsidRPr="002E2661">
        <w:rPr>
          <w:lang w:val="ru-RU"/>
        </w:rPr>
        <w:t>отк</w:t>
      </w:r>
      <w:r w:rsidR="008435CB" w:rsidRPr="002E2661">
        <w:rPr>
          <w:lang w:val="ru-RU"/>
        </w:rPr>
        <w:t>л</w:t>
      </w:r>
      <w:r w:rsidRPr="002E2661">
        <w:rPr>
          <w:lang w:val="ru-RU"/>
        </w:rPr>
        <w:t>ючение двигателя путём плавного снижения напряжения в течение 100</w:t>
      </w:r>
      <w:r w:rsidR="008435CB" w:rsidRPr="002E2661">
        <w:rPr>
          <w:lang w:val="ru-RU"/>
        </w:rPr>
        <w:t> </w:t>
      </w:r>
      <w:r w:rsidRPr="002E2661">
        <w:rPr>
          <w:lang w:val="ru-RU"/>
        </w:rPr>
        <w:t>мс.</w:t>
      </w:r>
    </w:p>
    <w:p w14:paraId="4E81C977" w14:textId="54C7E681" w:rsidR="00930694" w:rsidRPr="002E2661" w:rsidRDefault="00930694" w:rsidP="008435CB">
      <w:pPr>
        <w:pStyle w:val="a4"/>
      </w:pPr>
      <w:r w:rsidRPr="002E2661">
        <w:t xml:space="preserve">Общий алгоритм работы модуля </w:t>
      </w:r>
      <w:r w:rsidR="00C1522D" w:rsidRPr="002E2661">
        <w:t>соответствует</w:t>
      </w:r>
      <w:r w:rsidRPr="002E2661">
        <w:t xml:space="preserve"> диаграмме деятельности</w:t>
      </w:r>
      <w:r w:rsidR="00C1522D" w:rsidRPr="002E2661">
        <w:t>, которая приведена на рисунк</w:t>
      </w:r>
      <w:r w:rsidR="00E727A6" w:rsidRPr="002E2661">
        <w:t xml:space="preserve">е </w:t>
      </w:r>
      <w:r w:rsidR="0019465E" w:rsidRPr="002E2661">
        <w:fldChar w:fldCharType="begin"/>
      </w:r>
      <w:r w:rsidR="00A478C5" w:rsidRPr="002E2661">
        <w:instrText xml:space="preserve"> REF _Ref47104819 \h </w:instrText>
      </w:r>
      <w:r w:rsidR="0019465E" w:rsidRPr="002E2661">
        <w:fldChar w:fldCharType="separate"/>
      </w:r>
      <w:r w:rsidR="001432BC">
        <w:rPr>
          <w:noProof/>
        </w:rPr>
        <w:t>35</w:t>
      </w:r>
      <w:r w:rsidR="0019465E" w:rsidRPr="002E2661">
        <w:fldChar w:fldCharType="end"/>
      </w:r>
      <w:r w:rsidR="00C1522D" w:rsidRPr="002E2661">
        <w:t>.</w:t>
      </w:r>
    </w:p>
    <w:p w14:paraId="641AC17B" w14:textId="77777777" w:rsidR="008435CB" w:rsidRPr="002E2661" w:rsidRDefault="00930694" w:rsidP="008435CB">
      <w:pPr>
        <w:pStyle w:val="afff6"/>
      </w:pPr>
      <w:commentRangeStart w:id="256"/>
      <w:commentRangeStart w:id="257"/>
      <w:r w:rsidRPr="002E2661">
        <w:rPr>
          <w:noProof/>
          <w:lang w:eastAsia="uk-UA"/>
        </w:rPr>
        <w:lastRenderedPageBreak/>
        <w:drawing>
          <wp:inline distT="0" distB="0" distL="0" distR="0" wp14:anchorId="080BE3A1" wp14:editId="4B283D40">
            <wp:extent cx="3693226" cy="8244840"/>
            <wp:effectExtent l="0" t="0" r="254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nt_shift_9wire_activity_SDS.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704626" cy="8270290"/>
                    </a:xfrm>
                    <a:prstGeom prst="rect">
                      <a:avLst/>
                    </a:prstGeom>
                  </pic:spPr>
                </pic:pic>
              </a:graphicData>
            </a:graphic>
          </wp:inline>
        </w:drawing>
      </w:r>
      <w:commentRangeEnd w:id="256"/>
      <w:r w:rsidR="00396894" w:rsidRPr="002E2661">
        <w:rPr>
          <w:rStyle w:val="aff9"/>
          <w:noProof/>
        </w:rPr>
        <w:commentReference w:id="256"/>
      </w:r>
      <w:commentRangeEnd w:id="257"/>
      <w:r w:rsidR="000B69FE">
        <w:rPr>
          <w:rStyle w:val="aff9"/>
          <w:noProof/>
        </w:rPr>
        <w:commentReference w:id="257"/>
      </w:r>
    </w:p>
    <w:p w14:paraId="717D710F" w14:textId="45863216" w:rsidR="00930694" w:rsidRPr="002E2661" w:rsidRDefault="008435CB" w:rsidP="00A478C5">
      <w:pPr>
        <w:pStyle w:val="affff3"/>
        <w:rPr>
          <w:noProof/>
        </w:rPr>
      </w:pPr>
      <w:bookmarkStart w:id="258" w:name="_Ref47101571"/>
      <w:bookmarkStart w:id="259" w:name="_Ref47101638"/>
      <w:r w:rsidRPr="002E2661">
        <w:t xml:space="preserve">Рисунок </w:t>
      </w:r>
      <w:r w:rsidR="0019465E" w:rsidRPr="002E2661">
        <w:rPr>
          <w:noProof/>
        </w:rPr>
        <w:fldChar w:fldCharType="begin"/>
      </w:r>
      <w:r w:rsidR="00A10114" w:rsidRPr="002E2661">
        <w:rPr>
          <w:noProof/>
        </w:rPr>
        <w:instrText xml:space="preserve"> SEQ Рисунок \* ARABIC </w:instrText>
      </w:r>
      <w:r w:rsidR="0019465E" w:rsidRPr="002E2661">
        <w:rPr>
          <w:noProof/>
        </w:rPr>
        <w:fldChar w:fldCharType="separate"/>
      </w:r>
      <w:bookmarkStart w:id="260" w:name="_Ref47104819"/>
      <w:r w:rsidR="001432BC">
        <w:rPr>
          <w:noProof/>
        </w:rPr>
        <w:t>35</w:t>
      </w:r>
      <w:bookmarkEnd w:id="260"/>
      <w:r w:rsidR="0019465E" w:rsidRPr="002E2661">
        <w:rPr>
          <w:noProof/>
        </w:rPr>
        <w:fldChar w:fldCharType="end"/>
      </w:r>
      <w:bookmarkEnd w:id="258"/>
      <w:r w:rsidRPr="002E2661">
        <w:t xml:space="preserve"> – Диаграмма деятельности компонента </w:t>
      </w:r>
      <w:proofErr w:type="spellStart"/>
      <w:r w:rsidRPr="002E2661">
        <w:t>ShuntShift</w:t>
      </w:r>
      <w:bookmarkEnd w:id="259"/>
      <w:proofErr w:type="spellEnd"/>
    </w:p>
    <w:p w14:paraId="7467436F" w14:textId="77777777" w:rsidR="003811C5" w:rsidRPr="002E2661" w:rsidRDefault="003811C5" w:rsidP="00747915">
      <w:pPr>
        <w:pStyle w:val="40"/>
      </w:pPr>
      <w:commentRangeStart w:id="261"/>
      <w:commentRangeStart w:id="262"/>
      <w:r w:rsidRPr="002E2661">
        <w:lastRenderedPageBreak/>
        <w:t xml:space="preserve">Модуль </w:t>
      </w:r>
      <w:proofErr w:type="spellStart"/>
      <w:r w:rsidRPr="002E2661">
        <w:t>shuntShiftFiveEC</w:t>
      </w:r>
      <w:commentRangeEnd w:id="261"/>
      <w:proofErr w:type="spellEnd"/>
      <w:r w:rsidR="00002571" w:rsidRPr="002E2661">
        <w:rPr>
          <w:rStyle w:val="aff9"/>
          <w:b w:val="0"/>
          <w:noProof/>
        </w:rPr>
        <w:commentReference w:id="261"/>
      </w:r>
      <w:commentRangeEnd w:id="262"/>
      <w:r w:rsidR="000B69FE">
        <w:rPr>
          <w:rStyle w:val="aff9"/>
          <w:b w:val="0"/>
          <w:noProof/>
        </w:rPr>
        <w:commentReference w:id="262"/>
      </w:r>
    </w:p>
    <w:p w14:paraId="3892E43F" w14:textId="5EDA539B" w:rsidR="003811C5" w:rsidRPr="000B69FE" w:rsidRDefault="000B69FE" w:rsidP="000B69FE">
      <w:pPr>
        <w:pStyle w:val="5"/>
        <w:numPr>
          <w:ilvl w:val="0"/>
          <w:numId w:val="0"/>
        </w:numPr>
        <w:ind w:left="709"/>
        <w:rPr>
          <w:b w:val="0"/>
          <w:bCs/>
        </w:rPr>
      </w:pPr>
      <w:r>
        <w:rPr>
          <w:b w:val="0"/>
          <w:bCs/>
        </w:rPr>
        <w:t xml:space="preserve">Модуль в проекте не </w:t>
      </w:r>
      <w:r w:rsidR="009F41D1">
        <w:rPr>
          <w:b w:val="0"/>
          <w:bCs/>
        </w:rPr>
        <w:t>используется</w:t>
      </w:r>
      <w:r>
        <w:rPr>
          <w:b w:val="0"/>
          <w:bCs/>
        </w:rPr>
        <w:t>.</w:t>
      </w:r>
    </w:p>
    <w:p w14:paraId="764B2684" w14:textId="77777777" w:rsidR="003811C5" w:rsidRPr="002E2661" w:rsidRDefault="003811C5" w:rsidP="003811C5">
      <w:pPr>
        <w:pStyle w:val="a4"/>
      </w:pPr>
    </w:p>
    <w:p w14:paraId="3C1189CB" w14:textId="77777777" w:rsidR="003811C5" w:rsidRPr="002E2661" w:rsidRDefault="003811C5" w:rsidP="003811C5">
      <w:pPr>
        <w:pStyle w:val="5"/>
      </w:pPr>
      <w:r w:rsidRPr="002E2661">
        <w:t>Описание</w:t>
      </w:r>
    </w:p>
    <w:p w14:paraId="07E003B2" w14:textId="77777777" w:rsidR="003811C5" w:rsidRPr="002E2661" w:rsidRDefault="003811C5" w:rsidP="003811C5">
      <w:pPr>
        <w:pStyle w:val="a4"/>
      </w:pPr>
    </w:p>
    <w:p w14:paraId="37FA7A10" w14:textId="77777777" w:rsidR="003811C5" w:rsidRPr="002E2661" w:rsidRDefault="003811C5" w:rsidP="003811C5">
      <w:pPr>
        <w:pStyle w:val="40"/>
      </w:pPr>
      <w:commentRangeStart w:id="263"/>
      <w:commentRangeStart w:id="264"/>
      <w:r w:rsidRPr="002E2661">
        <w:t xml:space="preserve">Модуль </w:t>
      </w:r>
      <w:proofErr w:type="spellStart"/>
      <w:r w:rsidRPr="002E2661">
        <w:t>shuntShiftGen</w:t>
      </w:r>
      <w:commentRangeEnd w:id="263"/>
      <w:proofErr w:type="spellEnd"/>
      <w:r w:rsidR="00002571" w:rsidRPr="002E2661">
        <w:rPr>
          <w:rStyle w:val="aff9"/>
          <w:b w:val="0"/>
          <w:noProof/>
        </w:rPr>
        <w:commentReference w:id="263"/>
      </w:r>
      <w:commentRangeEnd w:id="264"/>
      <w:r w:rsidR="005962CF">
        <w:rPr>
          <w:rStyle w:val="aff9"/>
          <w:b w:val="0"/>
          <w:noProof/>
        </w:rPr>
        <w:commentReference w:id="264"/>
      </w:r>
    </w:p>
    <w:p w14:paraId="1F298CB5" w14:textId="77777777" w:rsidR="003811C5" w:rsidRPr="002E2661" w:rsidRDefault="003811C5" w:rsidP="003811C5">
      <w:pPr>
        <w:pStyle w:val="5"/>
      </w:pPr>
      <w:r w:rsidRPr="002E2661">
        <w:t>Назначение</w:t>
      </w:r>
    </w:p>
    <w:p w14:paraId="1807CDE1" w14:textId="6ABF1E88" w:rsidR="003811C5" w:rsidRPr="002E2661" w:rsidRDefault="00024A78" w:rsidP="003811C5">
      <w:pPr>
        <w:pStyle w:val="a4"/>
      </w:pPr>
      <w:r>
        <w:t>Модуль предназначен для управления двигателем привода стрелки.</w:t>
      </w:r>
    </w:p>
    <w:p w14:paraId="7E71E735" w14:textId="77777777" w:rsidR="003811C5" w:rsidRPr="002E2661" w:rsidRDefault="003811C5" w:rsidP="003811C5">
      <w:pPr>
        <w:pStyle w:val="5"/>
      </w:pPr>
      <w:r w:rsidRPr="002E2661">
        <w:t>Описание</w:t>
      </w:r>
    </w:p>
    <w:p w14:paraId="62B98A9C" w14:textId="15474B40" w:rsidR="00024A78" w:rsidRDefault="00024A78" w:rsidP="00024A78">
      <w:pPr>
        <w:pStyle w:val="a4"/>
      </w:pPr>
      <w:r>
        <w:rPr>
          <w:lang w:val="en-US"/>
        </w:rPr>
        <w:t xml:space="preserve">void </w:t>
      </w:r>
      <w:proofErr w:type="spellStart"/>
      <w:r>
        <w:rPr>
          <w:lang w:val="en-US"/>
        </w:rPr>
        <w:t>ShuntShiftGen_ctor</w:t>
      </w:r>
      <w:proofErr w:type="spellEnd"/>
      <w:r>
        <w:rPr>
          <w:lang w:val="en-US"/>
        </w:rPr>
        <w:t xml:space="preserve">(void) – </w:t>
      </w:r>
      <w:r>
        <w:t>инициализация компонента.</w:t>
      </w:r>
    </w:p>
    <w:p w14:paraId="72BFDE7A" w14:textId="118D58D6" w:rsidR="003811C5" w:rsidRDefault="00024A78" w:rsidP="003811C5">
      <w:pPr>
        <w:pStyle w:val="a4"/>
        <w:rPr>
          <w:lang w:val="en-US"/>
        </w:rPr>
      </w:pPr>
      <w:r>
        <w:rPr>
          <w:lang w:val="en-US"/>
        </w:rPr>
        <w:t xml:space="preserve">void </w:t>
      </w:r>
      <w:proofErr w:type="spellStart"/>
      <w:r>
        <w:rPr>
          <w:lang w:val="en-US"/>
        </w:rPr>
        <w:t>ShuntShiftGen_run</w:t>
      </w:r>
      <w:proofErr w:type="spellEnd"/>
      <w:r>
        <w:rPr>
          <w:lang w:val="en-US"/>
        </w:rPr>
        <w:t xml:space="preserve">(void) – </w:t>
      </w:r>
      <w:r>
        <w:t>управление работой компонента.</w:t>
      </w:r>
    </w:p>
    <w:p w14:paraId="66001AE2" w14:textId="12CBC82B" w:rsidR="00024A78" w:rsidRDefault="00024A78" w:rsidP="00024A78">
      <w:pPr>
        <w:pStyle w:val="a4"/>
        <w:rPr>
          <w:lang w:val="en-US"/>
        </w:rPr>
      </w:pPr>
      <w:r>
        <w:rPr>
          <w:lang w:val="en-US"/>
        </w:rPr>
        <w:t xml:space="preserve">void </w:t>
      </w:r>
      <w:proofErr w:type="spellStart"/>
      <w:r>
        <w:rPr>
          <w:lang w:val="en-US"/>
        </w:rPr>
        <w:t>ShuntShiftGen_interrupt</w:t>
      </w:r>
      <w:proofErr w:type="spellEnd"/>
      <w:r>
        <w:rPr>
          <w:lang w:val="en-US"/>
        </w:rPr>
        <w:t xml:space="preserve">(void) – </w:t>
      </w:r>
      <w:r>
        <w:t>управление работой</w:t>
      </w:r>
      <w:r>
        <w:rPr>
          <w:lang w:val="en-US"/>
        </w:rPr>
        <w:t xml:space="preserve"> </w:t>
      </w:r>
      <w:r>
        <w:t>трёхфазного генератора в прерывании.</w:t>
      </w:r>
    </w:p>
    <w:p w14:paraId="2ECAC289" w14:textId="7C3AEDE2" w:rsidR="00024A78" w:rsidRDefault="00024A78" w:rsidP="00024A78">
      <w:pPr>
        <w:pStyle w:val="a4"/>
      </w:pPr>
      <w:r>
        <w:rPr>
          <w:lang w:val="en-US"/>
        </w:rPr>
        <w:t xml:space="preserve">void </w:t>
      </w:r>
      <w:proofErr w:type="spellStart"/>
      <w:r>
        <w:rPr>
          <w:lang w:val="en-US"/>
        </w:rPr>
        <w:t>ShuntShiftGen_turnOn</w:t>
      </w:r>
      <w:proofErr w:type="spellEnd"/>
      <w:r>
        <w:rPr>
          <w:lang w:val="en-US"/>
        </w:rPr>
        <w:t xml:space="preserve">(void) – </w:t>
      </w:r>
      <w:r>
        <w:t>включение генератора.</w:t>
      </w:r>
    </w:p>
    <w:p w14:paraId="4ECBD799" w14:textId="6DD69005" w:rsidR="00024A78" w:rsidRDefault="00024A78" w:rsidP="00024A78">
      <w:pPr>
        <w:pStyle w:val="a4"/>
        <w:rPr>
          <w:lang w:val="en-US"/>
        </w:rPr>
      </w:pPr>
      <w:r>
        <w:rPr>
          <w:lang w:val="en-US"/>
        </w:rPr>
        <w:t xml:space="preserve">void </w:t>
      </w:r>
      <w:proofErr w:type="spellStart"/>
      <w:r>
        <w:rPr>
          <w:lang w:val="en-US"/>
        </w:rPr>
        <w:t>ShuntShiftGen_setParam</w:t>
      </w:r>
      <w:proofErr w:type="spellEnd"/>
      <w:r>
        <w:rPr>
          <w:lang w:val="en-US"/>
        </w:rPr>
        <w:t xml:space="preserve">(void) – </w:t>
      </w:r>
      <w:r>
        <w:t>установка параметров сигнала (частота и уровень).</w:t>
      </w:r>
    </w:p>
    <w:p w14:paraId="7BC4FA86" w14:textId="2269B15A" w:rsidR="00024A78" w:rsidRDefault="00024A78" w:rsidP="00024A78">
      <w:pPr>
        <w:pStyle w:val="a4"/>
        <w:rPr>
          <w:lang w:val="en-US"/>
        </w:rPr>
      </w:pPr>
      <w:r>
        <w:rPr>
          <w:lang w:val="en-US"/>
        </w:rPr>
        <w:t xml:space="preserve">void </w:t>
      </w:r>
      <w:proofErr w:type="spellStart"/>
      <w:r>
        <w:rPr>
          <w:lang w:val="en-US"/>
        </w:rPr>
        <w:t>ShuntShiftGen_turnOff</w:t>
      </w:r>
      <w:proofErr w:type="spellEnd"/>
      <w:r>
        <w:rPr>
          <w:lang w:val="en-US"/>
        </w:rPr>
        <w:t xml:space="preserve">(void) – </w:t>
      </w:r>
      <w:r>
        <w:t>выключение генератора.</w:t>
      </w:r>
    </w:p>
    <w:p w14:paraId="0FFDD507" w14:textId="2764EAB0" w:rsidR="00024A78" w:rsidRDefault="00024A78" w:rsidP="00024A78">
      <w:pPr>
        <w:pStyle w:val="a4"/>
        <w:rPr>
          <w:lang w:val="en-US"/>
        </w:rPr>
      </w:pPr>
      <w:r>
        <w:rPr>
          <w:lang w:val="en-US"/>
        </w:rPr>
        <w:t xml:space="preserve">void </w:t>
      </w:r>
      <w:proofErr w:type="spellStart"/>
      <w:r>
        <w:rPr>
          <w:lang w:val="en-US"/>
        </w:rPr>
        <w:t>ShuntShiftGen_fastTurnOff</w:t>
      </w:r>
      <w:proofErr w:type="spellEnd"/>
      <w:r>
        <w:rPr>
          <w:lang w:val="en-US"/>
        </w:rPr>
        <w:t xml:space="preserve">(void) – </w:t>
      </w:r>
      <w:r>
        <w:t>быстрое выключение генератора.</w:t>
      </w:r>
    </w:p>
    <w:p w14:paraId="658C352E" w14:textId="4C7EEE8A" w:rsidR="00024A78" w:rsidRDefault="00024A78" w:rsidP="00024A78">
      <w:pPr>
        <w:pStyle w:val="a4"/>
      </w:pPr>
      <w:r>
        <w:rPr>
          <w:lang w:val="en-US"/>
        </w:rPr>
        <w:t xml:space="preserve">uint8_t </w:t>
      </w:r>
      <w:proofErr w:type="spellStart"/>
      <w:r>
        <w:rPr>
          <w:lang w:val="en-US"/>
        </w:rPr>
        <w:t>ShuntShiftGen_getLevel</w:t>
      </w:r>
      <w:proofErr w:type="spellEnd"/>
      <w:r>
        <w:rPr>
          <w:lang w:val="en-US"/>
        </w:rPr>
        <w:t xml:space="preserve">(void) – </w:t>
      </w:r>
      <w:r>
        <w:t>получение уровня генератора.</w:t>
      </w:r>
    </w:p>
    <w:p w14:paraId="3C91F521" w14:textId="558C5680" w:rsidR="00024A78" w:rsidRPr="00024A78" w:rsidRDefault="0074399C" w:rsidP="00024A78">
      <w:pPr>
        <w:pStyle w:val="a4"/>
      </w:pPr>
      <w:r>
        <w:t xml:space="preserve">Возвращаемое значение: </w:t>
      </w:r>
      <w:r w:rsidR="00024A78">
        <w:t>уровень генератора.</w:t>
      </w:r>
    </w:p>
    <w:p w14:paraId="19AB71CE" w14:textId="6ED33A4C" w:rsidR="00024A78" w:rsidRDefault="00024A78" w:rsidP="00024A78">
      <w:pPr>
        <w:pStyle w:val="a4"/>
      </w:pPr>
      <w:r>
        <w:rPr>
          <w:lang w:val="en-US"/>
        </w:rPr>
        <w:t xml:space="preserve">bool </w:t>
      </w:r>
      <w:proofErr w:type="spellStart"/>
      <w:r>
        <w:rPr>
          <w:lang w:val="en-US"/>
        </w:rPr>
        <w:t>ShuntShiftGen_isOn</w:t>
      </w:r>
      <w:proofErr w:type="spellEnd"/>
      <w:r>
        <w:rPr>
          <w:lang w:val="en-US"/>
        </w:rPr>
        <w:t xml:space="preserve">(void) – </w:t>
      </w:r>
      <w:r>
        <w:t>получить состояние генератора.</w:t>
      </w:r>
    </w:p>
    <w:p w14:paraId="378A88C4" w14:textId="54F27FA0" w:rsidR="00024A78" w:rsidRPr="0074399C" w:rsidRDefault="0074399C" w:rsidP="00024A78">
      <w:pPr>
        <w:pStyle w:val="a4"/>
      </w:pPr>
      <w:r>
        <w:t>Возвращаемое значение:</w:t>
      </w:r>
      <w:r w:rsidR="00024A78">
        <w:t xml:space="preserve"> состояние генератора.</w:t>
      </w:r>
      <w:r>
        <w:t xml:space="preserve"> </w:t>
      </w:r>
      <w:r>
        <w:rPr>
          <w:lang w:val="en-US"/>
        </w:rPr>
        <w:t xml:space="preserve">True – </w:t>
      </w:r>
      <w:r>
        <w:t xml:space="preserve">генератор включен, </w:t>
      </w:r>
      <w:r>
        <w:rPr>
          <w:lang w:val="en-US"/>
        </w:rPr>
        <w:t xml:space="preserve">False </w:t>
      </w:r>
      <w:r>
        <w:t>– генератор выключен.</w:t>
      </w:r>
    </w:p>
    <w:p w14:paraId="38706015" w14:textId="77777777" w:rsidR="00024A78" w:rsidRDefault="00024A78" w:rsidP="00024A78">
      <w:pPr>
        <w:pStyle w:val="a4"/>
        <w:rPr>
          <w:lang w:val="en-US"/>
        </w:rPr>
      </w:pPr>
    </w:p>
    <w:p w14:paraId="258C7D30" w14:textId="77777777" w:rsidR="00024A78" w:rsidRDefault="00024A78" w:rsidP="00024A78">
      <w:pPr>
        <w:pStyle w:val="a4"/>
        <w:rPr>
          <w:lang w:val="en-US"/>
        </w:rPr>
      </w:pPr>
    </w:p>
    <w:p w14:paraId="53BFCE77" w14:textId="006082FA" w:rsidR="00024A78" w:rsidRPr="00024A78" w:rsidRDefault="00024A78" w:rsidP="003811C5">
      <w:pPr>
        <w:pStyle w:val="a4"/>
        <w:rPr>
          <w:lang w:val="en-US"/>
        </w:rPr>
      </w:pPr>
      <w:r>
        <w:rPr>
          <w:lang w:val="en-US"/>
        </w:rPr>
        <w:t>d</w:t>
      </w:r>
    </w:p>
    <w:p w14:paraId="45C6E2D5" w14:textId="77777777" w:rsidR="003811C5" w:rsidRPr="002E2661" w:rsidRDefault="003811C5" w:rsidP="003811C5">
      <w:pPr>
        <w:pStyle w:val="40"/>
      </w:pPr>
      <w:commentRangeStart w:id="265"/>
      <w:commentRangeStart w:id="266"/>
      <w:r w:rsidRPr="002E2661">
        <w:lastRenderedPageBreak/>
        <w:t xml:space="preserve">Модуль </w:t>
      </w:r>
      <w:proofErr w:type="spellStart"/>
      <w:r w:rsidRPr="002E2661">
        <w:t>shuntShiftMotor</w:t>
      </w:r>
      <w:commentRangeEnd w:id="265"/>
      <w:proofErr w:type="spellEnd"/>
      <w:r w:rsidR="00B47CDD" w:rsidRPr="002E2661">
        <w:rPr>
          <w:rStyle w:val="aff9"/>
          <w:b w:val="0"/>
          <w:noProof/>
        </w:rPr>
        <w:commentReference w:id="265"/>
      </w:r>
      <w:commentRangeEnd w:id="266"/>
      <w:r w:rsidR="009F41D1">
        <w:rPr>
          <w:rStyle w:val="aff9"/>
          <w:b w:val="0"/>
          <w:noProof/>
        </w:rPr>
        <w:commentReference w:id="266"/>
      </w:r>
    </w:p>
    <w:p w14:paraId="79F8F099" w14:textId="77777777" w:rsidR="003811C5" w:rsidRPr="002E2661" w:rsidRDefault="003811C5" w:rsidP="003811C5">
      <w:pPr>
        <w:pStyle w:val="affc"/>
      </w:pPr>
    </w:p>
    <w:p w14:paraId="5E331B03" w14:textId="77777777" w:rsidR="003811C5" w:rsidRPr="002E2661" w:rsidRDefault="003811C5" w:rsidP="003811C5">
      <w:pPr>
        <w:pStyle w:val="5"/>
      </w:pPr>
      <w:r w:rsidRPr="002E2661">
        <w:t>Назначение</w:t>
      </w:r>
    </w:p>
    <w:p w14:paraId="69A01EA0" w14:textId="4B8033B3" w:rsidR="003811C5" w:rsidRDefault="000B69FE" w:rsidP="00024A78">
      <w:pPr>
        <w:pStyle w:val="affc"/>
        <w:ind w:firstLine="1"/>
      </w:pPr>
      <w:r>
        <w:t xml:space="preserve">Модуль предназначен для формирования </w:t>
      </w:r>
      <w:r w:rsidR="009F41D1">
        <w:t>трёхфазного</w:t>
      </w:r>
      <w:r>
        <w:t xml:space="preserve"> сигнала управления для силового двигателя.</w:t>
      </w:r>
    </w:p>
    <w:p w14:paraId="104C282E" w14:textId="77777777" w:rsidR="00F64CA0" w:rsidRPr="002E2661" w:rsidRDefault="00F64CA0" w:rsidP="00024A78">
      <w:pPr>
        <w:pStyle w:val="affc"/>
        <w:ind w:firstLine="1"/>
      </w:pPr>
    </w:p>
    <w:p w14:paraId="3EC3C67A" w14:textId="2F983594" w:rsidR="003811C5" w:rsidRPr="002E2661" w:rsidRDefault="00F64CA0" w:rsidP="003811C5">
      <w:pPr>
        <w:pStyle w:val="5"/>
      </w:pPr>
      <w:r>
        <w:t>Состав</w:t>
      </w:r>
    </w:p>
    <w:p w14:paraId="1E960837" w14:textId="20D6DD8E" w:rsidR="00024A78" w:rsidRDefault="00024A78" w:rsidP="00024A78">
      <w:pPr>
        <w:pStyle w:val="a4"/>
      </w:pPr>
      <w:r>
        <w:rPr>
          <w:lang w:val="en-US"/>
        </w:rPr>
        <w:t xml:space="preserve">void </w:t>
      </w:r>
      <w:proofErr w:type="spellStart"/>
      <w:r>
        <w:rPr>
          <w:lang w:val="en-US"/>
        </w:rPr>
        <w:t>ShuntShiftMotor_ctor</w:t>
      </w:r>
      <w:proofErr w:type="spellEnd"/>
      <w:r>
        <w:rPr>
          <w:lang w:val="en-US"/>
        </w:rPr>
        <w:t xml:space="preserve">(void) – </w:t>
      </w:r>
      <w:r>
        <w:t>инициализация компонента.</w:t>
      </w:r>
    </w:p>
    <w:p w14:paraId="7CC5E178" w14:textId="77777777" w:rsidR="00024A78" w:rsidRDefault="00024A78" w:rsidP="00024A78">
      <w:pPr>
        <w:pStyle w:val="a4"/>
      </w:pPr>
      <w:r>
        <w:rPr>
          <w:lang w:val="en-US"/>
        </w:rPr>
        <w:t xml:space="preserve">void </w:t>
      </w:r>
      <w:proofErr w:type="spellStart"/>
      <w:r>
        <w:rPr>
          <w:lang w:val="en-US"/>
        </w:rPr>
        <w:t>ShuntShiftMotor_run</w:t>
      </w:r>
      <w:proofErr w:type="spellEnd"/>
      <w:r>
        <w:rPr>
          <w:lang w:val="en-US"/>
        </w:rPr>
        <w:t xml:space="preserve">(void) – </w:t>
      </w:r>
      <w:r>
        <w:t>управление работой компонента.</w:t>
      </w:r>
    </w:p>
    <w:p w14:paraId="4E67C156" w14:textId="77777777" w:rsidR="00024A78" w:rsidRDefault="00024A78" w:rsidP="00024A78">
      <w:pPr>
        <w:pStyle w:val="a4"/>
      </w:pPr>
      <w:r>
        <w:rPr>
          <w:lang w:val="en-US"/>
        </w:rPr>
        <w:t xml:space="preserve">void </w:t>
      </w:r>
      <w:proofErr w:type="spellStart"/>
      <w:r>
        <w:rPr>
          <w:lang w:val="en-US"/>
        </w:rPr>
        <w:t>ShuntShiftMotor_turnOn</w:t>
      </w:r>
      <w:proofErr w:type="spellEnd"/>
      <w:r>
        <w:rPr>
          <w:lang w:val="en-US"/>
        </w:rPr>
        <w:t xml:space="preserve">(void) – </w:t>
      </w:r>
      <w:r>
        <w:t>включение.</w:t>
      </w:r>
    </w:p>
    <w:p w14:paraId="7D70ED1C" w14:textId="47C15E05" w:rsidR="00024A78" w:rsidRDefault="00024A78" w:rsidP="00024A78">
      <w:pPr>
        <w:pStyle w:val="a4"/>
      </w:pPr>
      <w:r>
        <w:rPr>
          <w:lang w:val="en-US"/>
        </w:rPr>
        <w:t xml:space="preserve">void </w:t>
      </w:r>
      <w:proofErr w:type="spellStart"/>
      <w:r>
        <w:rPr>
          <w:lang w:val="en-US"/>
        </w:rPr>
        <w:t>ShuntShiftMotor_turnO</w:t>
      </w:r>
      <w:r w:rsidR="009F41D1">
        <w:rPr>
          <w:lang w:val="en-US"/>
        </w:rPr>
        <w:t>ff</w:t>
      </w:r>
      <w:proofErr w:type="spellEnd"/>
      <w:r>
        <w:rPr>
          <w:lang w:val="en-US"/>
        </w:rPr>
        <w:t xml:space="preserve">(void) – </w:t>
      </w:r>
      <w:r>
        <w:t>выключение.</w:t>
      </w:r>
    </w:p>
    <w:p w14:paraId="70454873" w14:textId="77777777" w:rsidR="00024A78" w:rsidRDefault="00024A78" w:rsidP="00024A78">
      <w:pPr>
        <w:pStyle w:val="a4"/>
      </w:pPr>
      <w:r>
        <w:rPr>
          <w:lang w:val="en-US"/>
        </w:rPr>
        <w:t xml:space="preserve">bool </w:t>
      </w:r>
      <w:proofErr w:type="spellStart"/>
      <w:r>
        <w:rPr>
          <w:lang w:val="en-US"/>
        </w:rPr>
        <w:t>ShuntShiftMotor_isOn</w:t>
      </w:r>
      <w:proofErr w:type="spellEnd"/>
      <w:r>
        <w:rPr>
          <w:lang w:val="en-US"/>
        </w:rPr>
        <w:t xml:space="preserve">(void) – </w:t>
      </w:r>
      <w:r>
        <w:t>проверка состояния модуля.</w:t>
      </w:r>
    </w:p>
    <w:p w14:paraId="2CF95898" w14:textId="77777777" w:rsidR="00024A78" w:rsidRDefault="00024A78" w:rsidP="00024A78">
      <w:pPr>
        <w:pStyle w:val="a4"/>
      </w:pPr>
      <w:r>
        <w:t>Возвращаемы значения:</w:t>
      </w:r>
    </w:p>
    <w:p w14:paraId="74C87996" w14:textId="77777777" w:rsidR="00024A78" w:rsidRDefault="00024A78" w:rsidP="00024A78">
      <w:pPr>
        <w:pStyle w:val="a4"/>
      </w:pPr>
      <w:r>
        <w:rPr>
          <w:lang w:val="en-US"/>
        </w:rPr>
        <w:t xml:space="preserve">True – </w:t>
      </w:r>
      <w:r>
        <w:t>модуль включен;</w:t>
      </w:r>
    </w:p>
    <w:p w14:paraId="49ED5C70" w14:textId="77777777" w:rsidR="00024A78" w:rsidRDefault="00024A78" w:rsidP="00024A78">
      <w:pPr>
        <w:pStyle w:val="a4"/>
      </w:pPr>
      <w:r>
        <w:rPr>
          <w:lang w:val="en-US"/>
        </w:rPr>
        <w:t xml:space="preserve">False – </w:t>
      </w:r>
      <w:r>
        <w:t>модуль выключен.</w:t>
      </w:r>
    </w:p>
    <w:p w14:paraId="320012B9" w14:textId="77777777" w:rsidR="00024A78" w:rsidRDefault="00024A78" w:rsidP="00024A78">
      <w:pPr>
        <w:pStyle w:val="a4"/>
      </w:pPr>
      <w:proofErr w:type="spellStart"/>
      <w:r>
        <w:rPr>
          <w:lang w:val="en-US"/>
        </w:rPr>
        <w:t>MotorFailure</w:t>
      </w:r>
      <w:proofErr w:type="spellEnd"/>
      <w:r>
        <w:rPr>
          <w:lang w:val="en-US"/>
        </w:rPr>
        <w:t xml:space="preserve"> </w:t>
      </w:r>
      <w:proofErr w:type="spellStart"/>
      <w:r>
        <w:rPr>
          <w:lang w:val="en-US"/>
        </w:rPr>
        <w:t>ShuntShiftMotor_getFailure</w:t>
      </w:r>
      <w:proofErr w:type="spellEnd"/>
      <w:r>
        <w:rPr>
          <w:lang w:val="en-US"/>
        </w:rPr>
        <w:t xml:space="preserve">(void) – </w:t>
      </w:r>
      <w:r>
        <w:t>получить неисправность.</w:t>
      </w:r>
    </w:p>
    <w:p w14:paraId="47DB1B79" w14:textId="77777777" w:rsidR="00024A78" w:rsidRDefault="00024A78" w:rsidP="00024A78">
      <w:pPr>
        <w:pStyle w:val="a4"/>
      </w:pPr>
      <w:r>
        <w:t>Возвращаемы значения – тип неисправности.</w:t>
      </w:r>
    </w:p>
    <w:p w14:paraId="3BB9C9BF" w14:textId="77777777" w:rsidR="00024A78" w:rsidRDefault="00024A78" w:rsidP="00024A78">
      <w:pPr>
        <w:pStyle w:val="a4"/>
      </w:pPr>
      <w:r>
        <w:rPr>
          <w:lang w:val="en-US"/>
        </w:rPr>
        <w:t xml:space="preserve">uint16_t </w:t>
      </w:r>
      <w:proofErr w:type="spellStart"/>
      <w:r>
        <w:rPr>
          <w:lang w:val="en-US"/>
        </w:rPr>
        <w:t>ShuntShiftMotor_getWorkingTime</w:t>
      </w:r>
      <w:proofErr w:type="spellEnd"/>
      <w:r>
        <w:rPr>
          <w:lang w:val="en-US"/>
        </w:rPr>
        <w:t xml:space="preserve">(void) – </w:t>
      </w:r>
      <w:r>
        <w:t>получить время работы двигателя.</w:t>
      </w:r>
    </w:p>
    <w:p w14:paraId="617D8797" w14:textId="77777777" w:rsidR="00024A78" w:rsidRDefault="00024A78" w:rsidP="00024A78">
      <w:pPr>
        <w:pStyle w:val="a4"/>
      </w:pPr>
      <w:r>
        <w:rPr>
          <w:lang w:val="en-US"/>
        </w:rPr>
        <w:t xml:space="preserve">void </w:t>
      </w:r>
      <w:proofErr w:type="spellStart"/>
      <w:r>
        <w:rPr>
          <w:lang w:val="en-US"/>
        </w:rPr>
        <w:t>ShuntShiftMotor_getIsOvlCurr</w:t>
      </w:r>
      <w:proofErr w:type="spellEnd"/>
      <w:r>
        <w:rPr>
          <w:lang w:val="en-US"/>
        </w:rPr>
        <w:t xml:space="preserve">(void) – </w:t>
      </w:r>
      <w:r>
        <w:t>получить состояние перегрузки по току.</w:t>
      </w:r>
    </w:p>
    <w:p w14:paraId="27C79894" w14:textId="7D4C3B1D" w:rsidR="00024A78" w:rsidRDefault="00024A78" w:rsidP="00024A78">
      <w:pPr>
        <w:pStyle w:val="a4"/>
      </w:pPr>
      <w:r>
        <w:rPr>
          <w:lang w:val="en-US"/>
        </w:rPr>
        <w:t xml:space="preserve">void </w:t>
      </w:r>
      <w:proofErr w:type="spellStart"/>
      <w:r>
        <w:rPr>
          <w:lang w:val="en-US"/>
        </w:rPr>
        <w:t>ShuntShiftMotor_setIsOvlCurr</w:t>
      </w:r>
      <w:proofErr w:type="spellEnd"/>
      <w:r>
        <w:rPr>
          <w:lang w:val="en-US"/>
        </w:rPr>
        <w:t xml:space="preserve">(void) – </w:t>
      </w:r>
      <w:r>
        <w:t>установить состояние перегрузки по току.</w:t>
      </w:r>
    </w:p>
    <w:p w14:paraId="7084CB42" w14:textId="526B7465" w:rsidR="00F64CA0" w:rsidRDefault="00F64CA0" w:rsidP="00F64CA0">
      <w:pPr>
        <w:pStyle w:val="40"/>
      </w:pPr>
      <w:r>
        <w:t>Описание</w:t>
      </w:r>
    </w:p>
    <w:p w14:paraId="2B8219F3" w14:textId="4F8EFDE9" w:rsidR="00F64CA0" w:rsidRPr="00F64CA0" w:rsidRDefault="00F64CA0" w:rsidP="00F64CA0">
      <w:pPr>
        <w:pStyle w:val="29"/>
        <w:rPr>
          <w:lang w:val="ru-RU"/>
        </w:rPr>
      </w:pPr>
      <w:r>
        <w:rPr>
          <w:lang w:val="ru-RU"/>
        </w:rPr>
        <w:t>Модуль содержит функции, предназначенные для управления формирователем трёхфазного сигнала управлен</w:t>
      </w:r>
      <w:r w:rsidR="00062AAE">
        <w:rPr>
          <w:lang w:val="ru-RU"/>
        </w:rPr>
        <w:t>ия двигателем перевода стрелки. Также в состав модуля входят функции, через которые осуществляется контроль состояния перевода стрелки.</w:t>
      </w:r>
    </w:p>
    <w:p w14:paraId="77A214CD" w14:textId="70D9D634" w:rsidR="003811C5" w:rsidRPr="002E2661" w:rsidRDefault="003811C5" w:rsidP="003811C5">
      <w:pPr>
        <w:pStyle w:val="affc"/>
      </w:pPr>
    </w:p>
    <w:p w14:paraId="2004FE8D" w14:textId="77777777" w:rsidR="003811C5" w:rsidRPr="002E2661" w:rsidRDefault="00B47CDD" w:rsidP="003811C5">
      <w:pPr>
        <w:pStyle w:val="40"/>
      </w:pPr>
      <w:commentRangeStart w:id="267"/>
      <w:commentRangeStart w:id="268"/>
      <w:commentRangeStart w:id="269"/>
      <w:r w:rsidRPr="002E2661">
        <w:lastRenderedPageBreak/>
        <w:t xml:space="preserve">Модуль </w:t>
      </w:r>
      <w:proofErr w:type="spellStart"/>
      <w:r w:rsidRPr="002E2661">
        <w:t>shuntShiftNineWire</w:t>
      </w:r>
      <w:commentRangeEnd w:id="267"/>
      <w:proofErr w:type="spellEnd"/>
      <w:r w:rsidRPr="002E2661">
        <w:rPr>
          <w:rStyle w:val="aff9"/>
          <w:b w:val="0"/>
          <w:noProof/>
        </w:rPr>
        <w:commentReference w:id="267"/>
      </w:r>
      <w:commentRangeEnd w:id="268"/>
      <w:r w:rsidR="009E42B4">
        <w:rPr>
          <w:rStyle w:val="aff9"/>
          <w:b w:val="0"/>
          <w:noProof/>
        </w:rPr>
        <w:commentReference w:id="268"/>
      </w:r>
      <w:commentRangeEnd w:id="269"/>
      <w:r w:rsidR="00756DA7">
        <w:rPr>
          <w:rStyle w:val="aff9"/>
          <w:b w:val="0"/>
          <w:noProof/>
        </w:rPr>
        <w:commentReference w:id="269"/>
      </w:r>
    </w:p>
    <w:p w14:paraId="7AA62748" w14:textId="77777777" w:rsidR="00B47CDD" w:rsidRPr="002E2661" w:rsidRDefault="00B47CDD" w:rsidP="00B47CDD">
      <w:pPr>
        <w:pStyle w:val="5"/>
      </w:pPr>
      <w:r w:rsidRPr="002E2661">
        <w:t>Назначение</w:t>
      </w:r>
    </w:p>
    <w:p w14:paraId="62559763" w14:textId="5B3B7808" w:rsidR="000B69FE" w:rsidRDefault="009F41D1" w:rsidP="000B69FE">
      <w:pPr>
        <w:pStyle w:val="a4"/>
      </w:pPr>
      <w:r>
        <w:t xml:space="preserve">Модуль управления приводом в </w:t>
      </w:r>
      <w:proofErr w:type="spellStart"/>
      <w:r>
        <w:t>девятипроводном</w:t>
      </w:r>
      <w:proofErr w:type="spellEnd"/>
      <w:r>
        <w:t xml:space="preserve"> режиме.</w:t>
      </w:r>
    </w:p>
    <w:p w14:paraId="0E26E584" w14:textId="77777777" w:rsidR="000B69FE" w:rsidRPr="000B69FE" w:rsidRDefault="000B69FE" w:rsidP="00B47CDD">
      <w:pPr>
        <w:pStyle w:val="a4"/>
      </w:pPr>
    </w:p>
    <w:p w14:paraId="0CB82834" w14:textId="55F1B9DC" w:rsidR="00B47CDD" w:rsidRPr="002E2661" w:rsidRDefault="009D05A6" w:rsidP="00B47CDD">
      <w:pPr>
        <w:pStyle w:val="5"/>
        <w:rPr>
          <w:rStyle w:val="57"/>
        </w:rPr>
      </w:pPr>
      <w:r>
        <w:t>Состав</w:t>
      </w:r>
    </w:p>
    <w:p w14:paraId="0EEF0A8C" w14:textId="56B9D134" w:rsidR="009F41D1" w:rsidRDefault="009F41D1" w:rsidP="009F41D1">
      <w:pPr>
        <w:pStyle w:val="a4"/>
      </w:pPr>
      <w:r>
        <w:rPr>
          <w:lang w:val="en-US"/>
        </w:rPr>
        <w:t xml:space="preserve">void </w:t>
      </w:r>
      <w:proofErr w:type="spellStart"/>
      <w:r>
        <w:rPr>
          <w:lang w:val="en-US"/>
        </w:rPr>
        <w:t>NineWireShuntShift_ctor</w:t>
      </w:r>
      <w:proofErr w:type="spellEnd"/>
      <w:r>
        <w:rPr>
          <w:lang w:val="en-US"/>
        </w:rPr>
        <w:t xml:space="preserve">(void) – </w:t>
      </w:r>
      <w:r>
        <w:t>инициализация компонента.</w:t>
      </w:r>
    </w:p>
    <w:p w14:paraId="03745F06" w14:textId="4D9B1D62" w:rsidR="009F41D1" w:rsidRDefault="009F41D1" w:rsidP="009F41D1">
      <w:pPr>
        <w:pStyle w:val="a4"/>
      </w:pPr>
      <w:r>
        <w:rPr>
          <w:lang w:val="en-US"/>
        </w:rPr>
        <w:t xml:space="preserve">void </w:t>
      </w:r>
      <w:proofErr w:type="spellStart"/>
      <w:r>
        <w:rPr>
          <w:lang w:val="en-US"/>
        </w:rPr>
        <w:t>NineWireShuntShift_run</w:t>
      </w:r>
      <w:proofErr w:type="spellEnd"/>
      <w:r>
        <w:rPr>
          <w:lang w:val="en-US"/>
        </w:rPr>
        <w:t xml:space="preserve">(void) – </w:t>
      </w:r>
      <w:r>
        <w:t>управление работой компонента.</w:t>
      </w:r>
    </w:p>
    <w:p w14:paraId="0DFD03BD" w14:textId="6D519054" w:rsidR="009F41D1" w:rsidRDefault="009F41D1" w:rsidP="009F41D1">
      <w:pPr>
        <w:pStyle w:val="a4"/>
      </w:pPr>
      <w:r>
        <w:rPr>
          <w:lang w:val="en-US"/>
        </w:rPr>
        <w:t xml:space="preserve">void </w:t>
      </w:r>
      <w:proofErr w:type="spellStart"/>
      <w:r w:rsidR="003D4E88">
        <w:rPr>
          <w:lang w:val="en-US"/>
        </w:rPr>
        <w:t>NineWireShuntShift</w:t>
      </w:r>
      <w:proofErr w:type="spellEnd"/>
      <w:r w:rsidR="003D4E88">
        <w:rPr>
          <w:lang w:val="en-US"/>
        </w:rPr>
        <w:t xml:space="preserve"> </w:t>
      </w:r>
      <w:r>
        <w:rPr>
          <w:lang w:val="en-US"/>
        </w:rPr>
        <w:t>_</w:t>
      </w:r>
      <w:proofErr w:type="spellStart"/>
      <w:r>
        <w:rPr>
          <w:lang w:val="en-US"/>
        </w:rPr>
        <w:t>turnOn</w:t>
      </w:r>
      <w:proofErr w:type="spellEnd"/>
      <w:r>
        <w:rPr>
          <w:lang w:val="en-US"/>
        </w:rPr>
        <w:t xml:space="preserve">(void) – </w:t>
      </w:r>
      <w:r>
        <w:t>включение.</w:t>
      </w:r>
    </w:p>
    <w:p w14:paraId="3E852647" w14:textId="16B081EE" w:rsidR="009F41D1" w:rsidRDefault="009F41D1" w:rsidP="009F41D1">
      <w:pPr>
        <w:pStyle w:val="a4"/>
      </w:pPr>
      <w:r>
        <w:rPr>
          <w:lang w:val="en-US"/>
        </w:rPr>
        <w:t xml:space="preserve">void </w:t>
      </w:r>
      <w:proofErr w:type="spellStart"/>
      <w:r w:rsidR="003D4E88">
        <w:rPr>
          <w:lang w:val="en-US"/>
        </w:rPr>
        <w:t>NineWireShuntShift</w:t>
      </w:r>
      <w:proofErr w:type="spellEnd"/>
      <w:r w:rsidR="003D4E88">
        <w:rPr>
          <w:lang w:val="en-US"/>
        </w:rPr>
        <w:t xml:space="preserve"> </w:t>
      </w:r>
      <w:r>
        <w:rPr>
          <w:lang w:val="en-US"/>
        </w:rPr>
        <w:t>_</w:t>
      </w:r>
      <w:proofErr w:type="spellStart"/>
      <w:r>
        <w:rPr>
          <w:lang w:val="en-US"/>
        </w:rPr>
        <w:t>turn</w:t>
      </w:r>
      <w:r w:rsidR="003D4E88">
        <w:rPr>
          <w:lang w:val="en-US"/>
        </w:rPr>
        <w:t>Off</w:t>
      </w:r>
      <w:proofErr w:type="spellEnd"/>
      <w:r>
        <w:rPr>
          <w:lang w:val="en-US"/>
        </w:rPr>
        <w:t xml:space="preserve">(void) – </w:t>
      </w:r>
      <w:r>
        <w:t>выключение.</w:t>
      </w:r>
    </w:p>
    <w:p w14:paraId="0B11DBF4" w14:textId="5C74C8A2" w:rsidR="003D4E88" w:rsidRDefault="003D4E88" w:rsidP="003D4E88">
      <w:pPr>
        <w:pStyle w:val="a4"/>
      </w:pPr>
      <w:r>
        <w:rPr>
          <w:lang w:val="en-US"/>
        </w:rPr>
        <w:t xml:space="preserve">void </w:t>
      </w:r>
      <w:proofErr w:type="spellStart"/>
      <w:r>
        <w:rPr>
          <w:lang w:val="en-US"/>
        </w:rPr>
        <w:t>NineWireShuntShift</w:t>
      </w:r>
      <w:proofErr w:type="spellEnd"/>
      <w:r>
        <w:rPr>
          <w:lang w:val="en-US"/>
        </w:rPr>
        <w:t xml:space="preserve"> _</w:t>
      </w:r>
      <w:proofErr w:type="spellStart"/>
      <w:r>
        <w:rPr>
          <w:lang w:val="en-US"/>
        </w:rPr>
        <w:t>setDetPos</w:t>
      </w:r>
      <w:proofErr w:type="spellEnd"/>
      <w:r>
        <w:rPr>
          <w:lang w:val="en-US"/>
        </w:rPr>
        <w:t xml:space="preserve">(void) – </w:t>
      </w:r>
      <w:r>
        <w:t>передача положения стрелки.</w:t>
      </w:r>
    </w:p>
    <w:p w14:paraId="7F9D4A40" w14:textId="7D108CBF" w:rsidR="003D4E88" w:rsidRDefault="003D4E88" w:rsidP="003D4E88">
      <w:pPr>
        <w:pStyle w:val="a4"/>
      </w:pPr>
      <w:r>
        <w:rPr>
          <w:lang w:val="en-US"/>
        </w:rPr>
        <w:t xml:space="preserve">void </w:t>
      </w:r>
      <w:proofErr w:type="spellStart"/>
      <w:r>
        <w:rPr>
          <w:lang w:val="en-US"/>
        </w:rPr>
        <w:t>NineWireShuntShift</w:t>
      </w:r>
      <w:proofErr w:type="spellEnd"/>
      <w:r>
        <w:rPr>
          <w:lang w:val="en-US"/>
        </w:rPr>
        <w:t xml:space="preserve"> _</w:t>
      </w:r>
      <w:proofErr w:type="spellStart"/>
      <w:r>
        <w:rPr>
          <w:lang w:val="en-US"/>
        </w:rPr>
        <w:t>setShiftPos</w:t>
      </w:r>
      <w:proofErr w:type="spellEnd"/>
      <w:r>
        <w:rPr>
          <w:lang w:val="en-US"/>
        </w:rPr>
        <w:t xml:space="preserve">(void) – </w:t>
      </w:r>
      <w:r>
        <w:t>передача установленной позиции перевода.</w:t>
      </w:r>
    </w:p>
    <w:p w14:paraId="02513E17" w14:textId="1FF9830A" w:rsidR="003D4E88" w:rsidRDefault="003D4E88" w:rsidP="003D4E88">
      <w:pPr>
        <w:pStyle w:val="a4"/>
      </w:pPr>
      <w:r>
        <w:rPr>
          <w:lang w:val="en-US"/>
        </w:rPr>
        <w:t xml:space="preserve">bool </w:t>
      </w:r>
      <w:proofErr w:type="spellStart"/>
      <w:r w:rsidRPr="003D4E88">
        <w:rPr>
          <w:lang w:val="en-US"/>
        </w:rPr>
        <w:t>NineWireShuntShift_isEnable</w:t>
      </w:r>
      <w:proofErr w:type="spellEnd"/>
      <w:r w:rsidRPr="003D4E88">
        <w:rPr>
          <w:lang w:val="en-US"/>
        </w:rPr>
        <w:t xml:space="preserve"> </w:t>
      </w:r>
      <w:r>
        <w:rPr>
          <w:lang w:val="en-US"/>
        </w:rPr>
        <w:t xml:space="preserve">(void) – </w:t>
      </w:r>
      <w:r>
        <w:t>п</w:t>
      </w:r>
      <w:r w:rsidRPr="003D4E88">
        <w:t>роверка состояния стрелочного перевода</w:t>
      </w:r>
      <w:r>
        <w:t>.</w:t>
      </w:r>
    </w:p>
    <w:p w14:paraId="76773BBF" w14:textId="6A7DBF03" w:rsidR="003D4E88" w:rsidRDefault="003D4E88" w:rsidP="003D4E88">
      <w:pPr>
        <w:pStyle w:val="a4"/>
      </w:pPr>
      <w:proofErr w:type="spellStart"/>
      <w:r w:rsidRPr="003D4E88">
        <w:rPr>
          <w:lang w:val="en-US"/>
        </w:rPr>
        <w:t>PositionDet_State</w:t>
      </w:r>
      <w:proofErr w:type="spellEnd"/>
      <w:r w:rsidRPr="003D4E88">
        <w:rPr>
          <w:lang w:val="en-US"/>
        </w:rPr>
        <w:t xml:space="preserve"> </w:t>
      </w:r>
      <w:proofErr w:type="spellStart"/>
      <w:r w:rsidRPr="003D4E88">
        <w:rPr>
          <w:lang w:val="en-US"/>
        </w:rPr>
        <w:t>NineWireShuntShift_getReqPosDet</w:t>
      </w:r>
      <w:proofErr w:type="spellEnd"/>
      <w:r w:rsidRPr="003D4E88">
        <w:rPr>
          <w:lang w:val="en-US"/>
        </w:rPr>
        <w:t xml:space="preserve"> </w:t>
      </w:r>
      <w:r>
        <w:rPr>
          <w:lang w:val="en-US"/>
        </w:rPr>
        <w:t xml:space="preserve">(void) – </w:t>
      </w:r>
      <w:r>
        <w:t>з</w:t>
      </w:r>
      <w:r w:rsidRPr="003D4E88">
        <w:t>апрос на установку позиции контроля</w:t>
      </w:r>
      <w:r>
        <w:t>.</w:t>
      </w:r>
    </w:p>
    <w:p w14:paraId="20FCFD2E" w14:textId="60FBD63A" w:rsidR="003D4E88" w:rsidRDefault="003D4E88" w:rsidP="003D4E88">
      <w:pPr>
        <w:pStyle w:val="a4"/>
      </w:pPr>
      <w:proofErr w:type="spellStart"/>
      <w:r w:rsidRPr="003D4E88">
        <w:rPr>
          <w:lang w:val="en-US"/>
        </w:rPr>
        <w:t>ShiftDirection</w:t>
      </w:r>
      <w:proofErr w:type="spellEnd"/>
      <w:r w:rsidRPr="003D4E88">
        <w:rPr>
          <w:lang w:val="en-US"/>
        </w:rPr>
        <w:t xml:space="preserve"> </w:t>
      </w:r>
      <w:proofErr w:type="spellStart"/>
      <w:r w:rsidRPr="003D4E88">
        <w:rPr>
          <w:lang w:val="en-US"/>
        </w:rPr>
        <w:t>NineWireShuntShift_getReqShiftDir</w:t>
      </w:r>
      <w:proofErr w:type="spellEnd"/>
      <w:r w:rsidRPr="003D4E88">
        <w:rPr>
          <w:lang w:val="en-US"/>
        </w:rPr>
        <w:t xml:space="preserve"> </w:t>
      </w:r>
      <w:r>
        <w:rPr>
          <w:lang w:val="en-US"/>
        </w:rPr>
        <w:t xml:space="preserve">(void) – </w:t>
      </w:r>
      <w:r>
        <w:t>з</w:t>
      </w:r>
      <w:r w:rsidRPr="003D4E88">
        <w:t>апрос на установку позиции направления перевода</w:t>
      </w:r>
      <w:r>
        <w:t>.</w:t>
      </w:r>
    </w:p>
    <w:p w14:paraId="7690B024" w14:textId="74E42883" w:rsidR="003D4E88" w:rsidRDefault="003D4E88" w:rsidP="003D4E88">
      <w:pPr>
        <w:pStyle w:val="a4"/>
      </w:pPr>
      <w:r w:rsidRPr="003D4E88">
        <w:rPr>
          <w:lang w:val="en-US"/>
        </w:rPr>
        <w:t xml:space="preserve">uint16_t </w:t>
      </w:r>
      <w:proofErr w:type="spellStart"/>
      <w:r w:rsidRPr="003D4E88">
        <w:rPr>
          <w:lang w:val="en-US"/>
        </w:rPr>
        <w:t>NineWireShuntShift_getTime</w:t>
      </w:r>
      <w:proofErr w:type="spellEnd"/>
      <w:r>
        <w:t xml:space="preserve"> </w:t>
      </w:r>
      <w:r>
        <w:rPr>
          <w:lang w:val="en-US"/>
        </w:rPr>
        <w:t xml:space="preserve">(void) – </w:t>
      </w:r>
      <w:r>
        <w:t>п</w:t>
      </w:r>
      <w:r w:rsidRPr="003D4E88">
        <w:t>олучить время последнего перевода</w:t>
      </w:r>
      <w:r>
        <w:t>.</w:t>
      </w:r>
    </w:p>
    <w:p w14:paraId="6E16B528" w14:textId="4D23E7AC" w:rsidR="003D4E88" w:rsidRDefault="003D4E88" w:rsidP="003D4E88">
      <w:pPr>
        <w:pStyle w:val="a4"/>
      </w:pPr>
      <w:proofErr w:type="spellStart"/>
      <w:r w:rsidRPr="003D4E88">
        <w:rPr>
          <w:lang w:val="en-US"/>
        </w:rPr>
        <w:t>ShiftDgn</w:t>
      </w:r>
      <w:proofErr w:type="spellEnd"/>
      <w:r w:rsidRPr="003D4E88">
        <w:rPr>
          <w:lang w:val="en-US"/>
        </w:rPr>
        <w:t xml:space="preserve"> </w:t>
      </w:r>
      <w:proofErr w:type="spellStart"/>
      <w:r w:rsidRPr="003D4E88">
        <w:rPr>
          <w:lang w:val="en-US"/>
        </w:rPr>
        <w:t>NineWireShuntShift_getDgn</w:t>
      </w:r>
      <w:proofErr w:type="spellEnd"/>
      <w:r w:rsidRPr="003D4E88">
        <w:rPr>
          <w:lang w:val="en-US"/>
        </w:rPr>
        <w:t xml:space="preserve"> </w:t>
      </w:r>
      <w:r>
        <w:rPr>
          <w:lang w:val="en-US"/>
        </w:rPr>
        <w:t xml:space="preserve">(void) – </w:t>
      </w:r>
      <w:r>
        <w:t>п</w:t>
      </w:r>
      <w:r w:rsidRPr="003D4E88">
        <w:t>олучить состояние перевода</w:t>
      </w:r>
      <w:r>
        <w:t>.</w:t>
      </w:r>
    </w:p>
    <w:p w14:paraId="04C61075" w14:textId="3574027E" w:rsidR="003D4E88" w:rsidRDefault="003D4E88" w:rsidP="003D4E88">
      <w:pPr>
        <w:pStyle w:val="a4"/>
      </w:pPr>
      <w:r w:rsidRPr="003D4E88">
        <w:rPr>
          <w:lang w:val="en-US"/>
        </w:rPr>
        <w:t xml:space="preserve">void </w:t>
      </w:r>
      <w:proofErr w:type="spellStart"/>
      <w:r w:rsidRPr="003D4E88">
        <w:rPr>
          <w:lang w:val="en-US"/>
        </w:rPr>
        <w:t>NineWireShuntShift_setDgn</w:t>
      </w:r>
      <w:proofErr w:type="spellEnd"/>
      <w:r w:rsidRPr="003D4E88">
        <w:rPr>
          <w:lang w:val="en-US"/>
        </w:rPr>
        <w:t xml:space="preserve"> </w:t>
      </w:r>
      <w:r>
        <w:rPr>
          <w:lang w:val="en-US"/>
        </w:rPr>
        <w:t xml:space="preserve">(void) – </w:t>
      </w:r>
      <w:r>
        <w:t>установить</w:t>
      </w:r>
      <w:r w:rsidRPr="003D4E88">
        <w:t xml:space="preserve"> состояние перевода</w:t>
      </w:r>
      <w:r>
        <w:t>.</w:t>
      </w:r>
    </w:p>
    <w:p w14:paraId="3E905FE2" w14:textId="21C78509" w:rsidR="009D05A6" w:rsidRDefault="009D05A6" w:rsidP="003D4E88">
      <w:pPr>
        <w:pStyle w:val="a4"/>
      </w:pPr>
    </w:p>
    <w:p w14:paraId="6C91F631" w14:textId="215E8475" w:rsidR="003D4E88" w:rsidRDefault="003D4E88" w:rsidP="003D4E88">
      <w:pPr>
        <w:pStyle w:val="a4"/>
      </w:pPr>
      <w:r w:rsidRPr="003D4E88">
        <w:rPr>
          <w:lang w:val="en-US"/>
        </w:rPr>
        <w:t xml:space="preserve">void </w:t>
      </w:r>
      <w:proofErr w:type="spellStart"/>
      <w:r w:rsidRPr="003D4E88">
        <w:rPr>
          <w:lang w:val="en-US"/>
        </w:rPr>
        <w:t>NineWireEcShuntShift_setCntPhaseShift</w:t>
      </w:r>
      <w:proofErr w:type="spellEnd"/>
      <w:r w:rsidRPr="003D4E88">
        <w:rPr>
          <w:lang w:val="en-US"/>
        </w:rPr>
        <w:t xml:space="preserve"> </w:t>
      </w:r>
      <w:r>
        <w:rPr>
          <w:lang w:val="en-US"/>
        </w:rPr>
        <w:t xml:space="preserve">(void) – </w:t>
      </w:r>
      <w:r w:rsidR="00286588">
        <w:t>у</w:t>
      </w:r>
      <w:r w:rsidRPr="003D4E88">
        <w:t>становить значение счётчика фазы стрелочного перевода.</w:t>
      </w:r>
    </w:p>
    <w:p w14:paraId="7138BBCB" w14:textId="7B8699BE" w:rsidR="003D4E88" w:rsidRDefault="00AC6D73" w:rsidP="003D4E88">
      <w:pPr>
        <w:pStyle w:val="a4"/>
      </w:pPr>
      <w:proofErr w:type="spellStart"/>
      <w:r w:rsidRPr="00AC6D73">
        <w:rPr>
          <w:lang w:val="en-US"/>
        </w:rPr>
        <w:t>ShiftDgn</w:t>
      </w:r>
      <w:proofErr w:type="spellEnd"/>
      <w:r>
        <w:t xml:space="preserve"> </w:t>
      </w:r>
      <w:proofErr w:type="spellStart"/>
      <w:r w:rsidR="003D4E88" w:rsidRPr="003D4E88">
        <w:rPr>
          <w:lang w:val="en-US"/>
        </w:rPr>
        <w:t>NineWireEcShuntShift_</w:t>
      </w:r>
      <w:r w:rsidR="00286588">
        <w:rPr>
          <w:lang w:val="en-US"/>
        </w:rPr>
        <w:t>get</w:t>
      </w:r>
      <w:r w:rsidR="003D4E88" w:rsidRPr="003D4E88">
        <w:rPr>
          <w:lang w:val="en-US"/>
        </w:rPr>
        <w:t>CntPhaseShift</w:t>
      </w:r>
      <w:proofErr w:type="spellEnd"/>
      <w:r w:rsidR="003D4E88" w:rsidRPr="003D4E88">
        <w:rPr>
          <w:lang w:val="en-US"/>
        </w:rPr>
        <w:t xml:space="preserve"> </w:t>
      </w:r>
      <w:r w:rsidR="003D4E88">
        <w:rPr>
          <w:lang w:val="en-US"/>
        </w:rPr>
        <w:t xml:space="preserve">(void) – </w:t>
      </w:r>
      <w:r w:rsidR="00286588">
        <w:t>получить</w:t>
      </w:r>
      <w:r w:rsidR="003D4E88" w:rsidRPr="003D4E88">
        <w:t xml:space="preserve"> значение счётчика фазы стрелочного перевода.</w:t>
      </w:r>
    </w:p>
    <w:p w14:paraId="43F56764" w14:textId="14A8C91B" w:rsidR="00AC6D73" w:rsidRDefault="00AC6D73" w:rsidP="00AC6D73">
      <w:pPr>
        <w:pStyle w:val="a4"/>
      </w:pPr>
      <w:r w:rsidRPr="00AC6D73">
        <w:rPr>
          <w:lang w:val="en-US"/>
        </w:rPr>
        <w:lastRenderedPageBreak/>
        <w:t xml:space="preserve">const uint8_t </w:t>
      </w:r>
      <w:proofErr w:type="spellStart"/>
      <w:r w:rsidRPr="00AC6D73">
        <w:rPr>
          <w:lang w:val="en-US"/>
        </w:rPr>
        <w:t>NineWireEcShuntShift_</w:t>
      </w:r>
      <w:r>
        <w:rPr>
          <w:lang w:val="en-US"/>
        </w:rPr>
        <w:t>s</w:t>
      </w:r>
      <w:r w:rsidRPr="00AC6D73">
        <w:rPr>
          <w:lang w:val="en-US"/>
        </w:rPr>
        <w:t>etCntPhaseShift</w:t>
      </w:r>
      <w:proofErr w:type="spellEnd"/>
      <w:r w:rsidRPr="00AC6D73">
        <w:rPr>
          <w:lang w:val="en-US"/>
        </w:rPr>
        <w:t xml:space="preserve"> </w:t>
      </w:r>
      <w:r>
        <w:rPr>
          <w:lang w:val="en-US"/>
        </w:rPr>
        <w:t xml:space="preserve">(void) – </w:t>
      </w:r>
      <w:r>
        <w:t>установить</w:t>
      </w:r>
      <w:r w:rsidRPr="003D4E88">
        <w:t xml:space="preserve"> </w:t>
      </w:r>
      <w:r w:rsidRPr="00AC6D73">
        <w:t>значение счётчика фазы стрелочного перевода.</w:t>
      </w:r>
    </w:p>
    <w:p w14:paraId="719BDC69" w14:textId="627A8374" w:rsidR="00B47CDD" w:rsidRDefault="00B47CDD" w:rsidP="00B47CDD">
      <w:pPr>
        <w:pStyle w:val="a4"/>
      </w:pPr>
    </w:p>
    <w:p w14:paraId="1673E9EB" w14:textId="4BE183F8" w:rsidR="00AC6D73" w:rsidRDefault="00AC6D73" w:rsidP="00AC6D73">
      <w:pPr>
        <w:pStyle w:val="a4"/>
      </w:pPr>
      <w:r w:rsidRPr="00AC6D73">
        <w:rPr>
          <w:lang w:val="en-US"/>
        </w:rPr>
        <w:t xml:space="preserve">const bool </w:t>
      </w:r>
      <w:proofErr w:type="spellStart"/>
      <w:r w:rsidRPr="00AC6D73">
        <w:rPr>
          <w:lang w:val="en-US"/>
        </w:rPr>
        <w:t>NineWireEcShuntShift_isWorkMode</w:t>
      </w:r>
      <w:proofErr w:type="spellEnd"/>
      <w:r w:rsidRPr="00AC6D73">
        <w:rPr>
          <w:lang w:val="en-US"/>
        </w:rPr>
        <w:t xml:space="preserve"> </w:t>
      </w:r>
      <w:r>
        <w:rPr>
          <w:lang w:val="en-US"/>
        </w:rPr>
        <w:t xml:space="preserve">(void) – </w:t>
      </w:r>
      <w:r>
        <w:t>получить режим работы модуля</w:t>
      </w:r>
      <w:r w:rsidRPr="00AC6D73">
        <w:t>.</w:t>
      </w:r>
    </w:p>
    <w:p w14:paraId="3A4C3533" w14:textId="3D0A6894" w:rsidR="00AC6D73" w:rsidRDefault="00AC6D73" w:rsidP="00AC6D73">
      <w:pPr>
        <w:pStyle w:val="a4"/>
      </w:pPr>
      <w:r w:rsidRPr="00AC6D73">
        <w:rPr>
          <w:lang w:val="en-US"/>
        </w:rPr>
        <w:t xml:space="preserve">void </w:t>
      </w:r>
      <w:proofErr w:type="spellStart"/>
      <w:r w:rsidRPr="00AC6D73">
        <w:rPr>
          <w:lang w:val="en-US"/>
        </w:rPr>
        <w:t>NineWireShuntShift_setTime</w:t>
      </w:r>
      <w:proofErr w:type="spellEnd"/>
      <w:r w:rsidRPr="00AC6D73">
        <w:rPr>
          <w:lang w:val="en-US"/>
        </w:rPr>
        <w:t xml:space="preserve"> </w:t>
      </w:r>
      <w:r>
        <w:rPr>
          <w:lang w:val="en-US"/>
        </w:rPr>
        <w:t xml:space="preserve">(void) – </w:t>
      </w:r>
      <w:r>
        <w:t>установить время перевода</w:t>
      </w:r>
      <w:r w:rsidRPr="00AC6D73">
        <w:t>.</w:t>
      </w:r>
    </w:p>
    <w:p w14:paraId="7CB2AFFF" w14:textId="77777777" w:rsidR="003D4E88" w:rsidRPr="002E2661" w:rsidRDefault="003D4E88" w:rsidP="00B47CDD">
      <w:pPr>
        <w:pStyle w:val="a4"/>
      </w:pPr>
    </w:p>
    <w:p w14:paraId="03639BFD" w14:textId="77777777" w:rsidR="00B47CDD" w:rsidRPr="002E2661" w:rsidRDefault="00B47CDD" w:rsidP="00B47CDD">
      <w:pPr>
        <w:pStyle w:val="5"/>
      </w:pPr>
      <w:r w:rsidRPr="002E2661">
        <w:t>Описание</w:t>
      </w:r>
    </w:p>
    <w:p w14:paraId="1F63E57F" w14:textId="5C96E934" w:rsidR="00B47CDD" w:rsidRDefault="009D05A6" w:rsidP="00B47CDD">
      <w:pPr>
        <w:pStyle w:val="a4"/>
      </w:pPr>
      <w:r>
        <w:t xml:space="preserve">Модуль содержит функции, управляющие переводом стрелки в </w:t>
      </w:r>
      <w:proofErr w:type="spellStart"/>
      <w:r>
        <w:t>девятипроводном</w:t>
      </w:r>
      <w:proofErr w:type="spellEnd"/>
      <w:r>
        <w:t xml:space="preserve"> режиме.</w:t>
      </w:r>
    </w:p>
    <w:p w14:paraId="15F7D6A0" w14:textId="77777777" w:rsidR="009D05A6" w:rsidRPr="002E2661" w:rsidRDefault="009D05A6" w:rsidP="00B47CDD">
      <w:pPr>
        <w:pStyle w:val="a4"/>
      </w:pPr>
    </w:p>
    <w:p w14:paraId="5667EF89" w14:textId="77777777" w:rsidR="00930694" w:rsidRPr="002E2661" w:rsidRDefault="00930694" w:rsidP="004F6E4A">
      <w:pPr>
        <w:pStyle w:val="40"/>
      </w:pPr>
      <w:r w:rsidRPr="002E2661">
        <w:t>Порядок применения</w:t>
      </w:r>
    </w:p>
    <w:p w14:paraId="6C5D2FA9" w14:textId="77777777" w:rsidR="00930694" w:rsidRPr="002E2661" w:rsidRDefault="008435CB" w:rsidP="00643ABE">
      <w:pPr>
        <w:pStyle w:val="a0"/>
        <w:numPr>
          <w:ilvl w:val="0"/>
          <w:numId w:val="117"/>
        </w:numPr>
        <w:rPr>
          <w:lang w:val="ru-RU"/>
        </w:rPr>
      </w:pPr>
      <w:r w:rsidRPr="002E2661">
        <w:rPr>
          <w:lang w:val="ru-RU"/>
        </w:rPr>
        <w:t>в</w:t>
      </w:r>
      <w:r w:rsidR="00930694" w:rsidRPr="002E2661">
        <w:rPr>
          <w:lang w:val="ru-RU"/>
        </w:rPr>
        <w:t xml:space="preserve">ключить в проект компонент </w:t>
      </w:r>
      <w:proofErr w:type="spellStart"/>
      <w:r w:rsidR="00930694" w:rsidRPr="002E2661">
        <w:rPr>
          <w:lang w:val="ru-RU"/>
        </w:rPr>
        <w:t>ShuntShift</w:t>
      </w:r>
      <w:proofErr w:type="spellEnd"/>
      <w:r w:rsidR="00930694" w:rsidRPr="002E2661">
        <w:rPr>
          <w:lang w:val="ru-RU"/>
        </w:rPr>
        <w:t>;</w:t>
      </w:r>
    </w:p>
    <w:p w14:paraId="4DFA5EE1" w14:textId="77777777" w:rsidR="00930694" w:rsidRPr="002E2661" w:rsidRDefault="00930694" w:rsidP="00643ABE">
      <w:pPr>
        <w:pStyle w:val="a0"/>
        <w:numPr>
          <w:ilvl w:val="0"/>
          <w:numId w:val="117"/>
        </w:numPr>
        <w:tabs>
          <w:tab w:val="left" w:pos="709"/>
        </w:tabs>
        <w:ind w:left="0" w:firstLine="709"/>
        <w:rPr>
          <w:lang w:val="ru-RU"/>
        </w:rPr>
      </w:pPr>
      <w:r w:rsidRPr="002E2661">
        <w:rPr>
          <w:lang w:val="ru-RU"/>
        </w:rPr>
        <w:t xml:space="preserve">включить в проект драйвер ШИМ трёхфазного генератора </w:t>
      </w:r>
      <w:proofErr w:type="spellStart"/>
      <w:r w:rsidRPr="002E2661">
        <w:rPr>
          <w:rStyle w:val="affffff7"/>
          <w:lang w:val="ru-RU"/>
        </w:rPr>
        <w:t>shuntShiftGenDrv</w:t>
      </w:r>
      <w:proofErr w:type="spellEnd"/>
      <w:r w:rsidRPr="002E2661">
        <w:rPr>
          <w:lang w:val="ru-RU"/>
        </w:rPr>
        <w:t>;</w:t>
      </w:r>
    </w:p>
    <w:p w14:paraId="1916BA94" w14:textId="77777777" w:rsidR="00930694" w:rsidRPr="002E2661" w:rsidRDefault="00930694" w:rsidP="00643ABE">
      <w:pPr>
        <w:pStyle w:val="a0"/>
        <w:numPr>
          <w:ilvl w:val="0"/>
          <w:numId w:val="117"/>
        </w:numPr>
        <w:tabs>
          <w:tab w:val="left" w:pos="709"/>
        </w:tabs>
        <w:ind w:left="0" w:firstLine="709"/>
        <w:rPr>
          <w:lang w:val="ru-RU"/>
        </w:rPr>
      </w:pPr>
      <w:r w:rsidRPr="002E2661">
        <w:rPr>
          <w:lang w:val="ru-RU"/>
        </w:rPr>
        <w:t>организовать вызовы конструкторов модулей:</w:t>
      </w:r>
    </w:p>
    <w:p w14:paraId="18007544" w14:textId="77777777" w:rsidR="00930694" w:rsidRPr="00636E7E" w:rsidRDefault="00930694" w:rsidP="00643ABE">
      <w:pPr>
        <w:pStyle w:val="a0"/>
        <w:numPr>
          <w:ilvl w:val="0"/>
          <w:numId w:val="117"/>
        </w:numPr>
        <w:tabs>
          <w:tab w:val="left" w:pos="709"/>
        </w:tabs>
        <w:ind w:left="0" w:firstLine="709"/>
        <w:rPr>
          <w:lang w:val="en-US"/>
        </w:rPr>
      </w:pPr>
      <w:proofErr w:type="spellStart"/>
      <w:r w:rsidRPr="00636E7E">
        <w:rPr>
          <w:lang w:val="en-US"/>
        </w:rPr>
        <w:t>ShuntShiftGen_</w:t>
      </w:r>
      <w:proofErr w:type="gramStart"/>
      <w:r w:rsidRPr="00636E7E">
        <w:rPr>
          <w:lang w:val="en-US"/>
        </w:rPr>
        <w:t>ctor</w:t>
      </w:r>
      <w:proofErr w:type="spellEnd"/>
      <w:r w:rsidR="008435CB" w:rsidRPr="00636E7E">
        <w:rPr>
          <w:lang w:val="en-US"/>
        </w:rPr>
        <w:t>(</w:t>
      </w:r>
      <w:proofErr w:type="gramEnd"/>
      <w:r w:rsidR="008435CB" w:rsidRPr="00636E7E">
        <w:rPr>
          <w:lang w:val="en-US"/>
        </w:rPr>
        <w:t>)</w:t>
      </w:r>
      <w:r w:rsidRPr="00636E7E">
        <w:rPr>
          <w:lang w:val="en-US"/>
        </w:rPr>
        <w:t xml:space="preserve"> </w:t>
      </w:r>
      <w:r w:rsidRPr="002E2661">
        <w:rPr>
          <w:lang w:val="ru-RU"/>
        </w:rPr>
        <w:t>из</w:t>
      </w:r>
      <w:r w:rsidRPr="00636E7E">
        <w:rPr>
          <w:lang w:val="en-US"/>
        </w:rPr>
        <w:t xml:space="preserve"> </w:t>
      </w:r>
      <w:proofErr w:type="spellStart"/>
      <w:r w:rsidRPr="00636E7E">
        <w:rPr>
          <w:lang w:val="en-US"/>
        </w:rPr>
        <w:t>ShuntShiftMotor_ctor</w:t>
      </w:r>
      <w:proofErr w:type="spellEnd"/>
      <w:r w:rsidR="008435CB" w:rsidRPr="00636E7E">
        <w:rPr>
          <w:lang w:val="en-US"/>
        </w:rPr>
        <w:t>()</w:t>
      </w:r>
      <w:r w:rsidRPr="00636E7E">
        <w:rPr>
          <w:lang w:val="en-US"/>
        </w:rPr>
        <w:t>;</w:t>
      </w:r>
    </w:p>
    <w:p w14:paraId="649F7FB4" w14:textId="77777777" w:rsidR="00930694" w:rsidRPr="00636E7E" w:rsidRDefault="00930694" w:rsidP="00643ABE">
      <w:pPr>
        <w:pStyle w:val="a0"/>
        <w:numPr>
          <w:ilvl w:val="0"/>
          <w:numId w:val="117"/>
        </w:numPr>
        <w:tabs>
          <w:tab w:val="left" w:pos="709"/>
        </w:tabs>
        <w:ind w:left="0" w:firstLine="709"/>
        <w:rPr>
          <w:lang w:val="en-US"/>
        </w:rPr>
      </w:pPr>
      <w:proofErr w:type="spellStart"/>
      <w:r w:rsidRPr="00636E7E">
        <w:rPr>
          <w:lang w:val="en-US"/>
        </w:rPr>
        <w:t>ShuntShiftMotor_</w:t>
      </w:r>
      <w:proofErr w:type="gramStart"/>
      <w:r w:rsidRPr="00636E7E">
        <w:rPr>
          <w:lang w:val="en-US"/>
        </w:rPr>
        <w:t>ctor</w:t>
      </w:r>
      <w:proofErr w:type="spellEnd"/>
      <w:r w:rsidR="008435CB" w:rsidRPr="00636E7E">
        <w:rPr>
          <w:lang w:val="en-US"/>
        </w:rPr>
        <w:t>(</w:t>
      </w:r>
      <w:proofErr w:type="gramEnd"/>
      <w:r w:rsidR="008435CB" w:rsidRPr="00636E7E">
        <w:rPr>
          <w:lang w:val="en-US"/>
        </w:rPr>
        <w:t>)</w:t>
      </w:r>
      <w:r w:rsidRPr="00636E7E">
        <w:rPr>
          <w:lang w:val="en-US"/>
        </w:rPr>
        <w:t xml:space="preserve"> </w:t>
      </w:r>
      <w:r w:rsidRPr="002E2661">
        <w:rPr>
          <w:lang w:val="ru-RU"/>
        </w:rPr>
        <w:t>из</w:t>
      </w:r>
      <w:r w:rsidRPr="00636E7E">
        <w:rPr>
          <w:lang w:val="en-US"/>
        </w:rPr>
        <w:t xml:space="preserve"> </w:t>
      </w:r>
      <w:proofErr w:type="spellStart"/>
      <w:r w:rsidRPr="00636E7E">
        <w:rPr>
          <w:lang w:val="en-US"/>
        </w:rPr>
        <w:t>ShuntShift_ctor</w:t>
      </w:r>
      <w:proofErr w:type="spellEnd"/>
      <w:r w:rsidR="008435CB" w:rsidRPr="00636E7E">
        <w:rPr>
          <w:lang w:val="en-US"/>
        </w:rPr>
        <w:t>()</w:t>
      </w:r>
      <w:r w:rsidRPr="00636E7E">
        <w:rPr>
          <w:lang w:val="en-US"/>
        </w:rPr>
        <w:t>;</w:t>
      </w:r>
    </w:p>
    <w:p w14:paraId="55F2F99A" w14:textId="77777777" w:rsidR="00930694" w:rsidRPr="002E2661" w:rsidRDefault="00930694" w:rsidP="00643ABE">
      <w:pPr>
        <w:pStyle w:val="a0"/>
        <w:numPr>
          <w:ilvl w:val="0"/>
          <w:numId w:val="117"/>
        </w:numPr>
        <w:tabs>
          <w:tab w:val="left" w:pos="709"/>
        </w:tabs>
        <w:ind w:left="0" w:firstLine="709"/>
        <w:rPr>
          <w:lang w:val="ru-RU"/>
        </w:rPr>
      </w:pPr>
      <w:proofErr w:type="spellStart"/>
      <w:r w:rsidRPr="002E2661">
        <w:rPr>
          <w:b/>
          <w:i/>
          <w:lang w:val="ru-RU"/>
        </w:rPr>
        <w:t>ShuntShift_</w:t>
      </w:r>
      <w:proofErr w:type="gramStart"/>
      <w:r w:rsidRPr="002E2661">
        <w:rPr>
          <w:b/>
          <w:i/>
          <w:lang w:val="ru-RU"/>
        </w:rPr>
        <w:t>ctor</w:t>
      </w:r>
      <w:proofErr w:type="spellEnd"/>
      <w:r w:rsidR="008435CB" w:rsidRPr="002E2661">
        <w:rPr>
          <w:b/>
          <w:i/>
          <w:lang w:val="ru-RU"/>
        </w:rPr>
        <w:t>(</w:t>
      </w:r>
      <w:proofErr w:type="gramEnd"/>
      <w:r w:rsidR="008435CB" w:rsidRPr="002E2661">
        <w:rPr>
          <w:b/>
          <w:i/>
          <w:lang w:val="ru-RU"/>
        </w:rPr>
        <w:t>)</w:t>
      </w:r>
      <w:r w:rsidRPr="002E2661">
        <w:rPr>
          <w:lang w:val="ru-RU"/>
        </w:rPr>
        <w:t xml:space="preserve"> при входе в </w:t>
      </w:r>
      <w:proofErr w:type="spellStart"/>
      <w:r w:rsidRPr="002E2661">
        <w:rPr>
          <w:lang w:val="ru-RU"/>
        </w:rPr>
        <w:t>StateMain</w:t>
      </w:r>
      <w:proofErr w:type="spellEnd"/>
      <w:r w:rsidRPr="002E2661">
        <w:rPr>
          <w:lang w:val="ru-RU"/>
        </w:rPr>
        <w:t xml:space="preserve"> после успешной инициализации в </w:t>
      </w:r>
      <w:proofErr w:type="spellStart"/>
      <w:r w:rsidRPr="002E2661">
        <w:rPr>
          <w:lang w:val="ru-RU"/>
        </w:rPr>
        <w:t>StateInitial</w:t>
      </w:r>
      <w:proofErr w:type="spellEnd"/>
      <w:r w:rsidRPr="002E2661">
        <w:rPr>
          <w:lang w:val="ru-RU"/>
        </w:rPr>
        <w:t>.</w:t>
      </w:r>
    </w:p>
    <w:p w14:paraId="655E6149" w14:textId="77777777" w:rsidR="00930694" w:rsidRPr="002E2661" w:rsidRDefault="00930694" w:rsidP="00643ABE">
      <w:pPr>
        <w:pStyle w:val="a0"/>
        <w:numPr>
          <w:ilvl w:val="0"/>
          <w:numId w:val="117"/>
        </w:numPr>
        <w:tabs>
          <w:tab w:val="left" w:pos="709"/>
        </w:tabs>
        <w:ind w:left="0" w:firstLine="709"/>
        <w:rPr>
          <w:lang w:val="ru-RU"/>
        </w:rPr>
      </w:pPr>
      <w:r w:rsidRPr="002E2661">
        <w:rPr>
          <w:lang w:val="ru-RU"/>
        </w:rPr>
        <w:t xml:space="preserve">организовать в </w:t>
      </w:r>
      <w:r w:rsidR="008435CB" w:rsidRPr="002E2661">
        <w:rPr>
          <w:lang w:val="ru-RU"/>
        </w:rPr>
        <w:t>ГП</w:t>
      </w:r>
      <w:r w:rsidRPr="002E2661">
        <w:rPr>
          <w:lang w:val="ru-RU"/>
        </w:rPr>
        <w:t xml:space="preserve"> вызов функций:</w:t>
      </w:r>
    </w:p>
    <w:p w14:paraId="70C70D46" w14:textId="62697ED4" w:rsidR="00930694" w:rsidRPr="00636E7E" w:rsidRDefault="00930694" w:rsidP="00643ABE">
      <w:pPr>
        <w:pStyle w:val="22"/>
        <w:numPr>
          <w:ilvl w:val="0"/>
          <w:numId w:val="118"/>
        </w:numPr>
        <w:tabs>
          <w:tab w:val="clear" w:pos="1701"/>
          <w:tab w:val="left" w:pos="709"/>
          <w:tab w:val="left" w:pos="1134"/>
        </w:tabs>
        <w:ind w:left="0" w:firstLine="1276"/>
        <w:rPr>
          <w:lang w:val="en-US"/>
        </w:rPr>
      </w:pPr>
      <w:proofErr w:type="spellStart"/>
      <w:r w:rsidRPr="00636E7E">
        <w:rPr>
          <w:b/>
          <w:i/>
          <w:lang w:val="en-US"/>
        </w:rPr>
        <w:t>ShuntShiftGen</w:t>
      </w:r>
      <w:proofErr w:type="spellEnd"/>
      <w:r w:rsidRPr="00636E7E">
        <w:rPr>
          <w:b/>
          <w:i/>
          <w:lang w:val="en-US"/>
        </w:rPr>
        <w:t>_</w:t>
      </w:r>
      <w:r w:rsidR="007713AA" w:rsidRPr="00636E7E" w:rsidDel="007713AA">
        <w:rPr>
          <w:b/>
          <w:i/>
          <w:lang w:val="en-US"/>
        </w:rPr>
        <w:t xml:space="preserve"> </w:t>
      </w:r>
      <w:proofErr w:type="gramStart"/>
      <w:r w:rsidR="007713AA" w:rsidRPr="00636E7E">
        <w:rPr>
          <w:b/>
          <w:i/>
          <w:lang w:val="en-US"/>
        </w:rPr>
        <w:t>run</w:t>
      </w:r>
      <w:r w:rsidR="003811C5" w:rsidRPr="00636E7E">
        <w:rPr>
          <w:b/>
          <w:i/>
          <w:lang w:val="en-US"/>
        </w:rPr>
        <w:t>(</w:t>
      </w:r>
      <w:proofErr w:type="gramEnd"/>
      <w:r w:rsidR="003811C5" w:rsidRPr="00636E7E">
        <w:rPr>
          <w:b/>
          <w:i/>
          <w:lang w:val="en-US"/>
        </w:rPr>
        <w:t>)</w:t>
      </w:r>
      <w:r w:rsidRPr="00636E7E">
        <w:rPr>
          <w:lang w:val="en-US"/>
        </w:rPr>
        <w:t xml:space="preserve"> </w:t>
      </w:r>
      <w:r w:rsidRPr="002E2661">
        <w:t>из</w:t>
      </w:r>
      <w:r w:rsidRPr="00636E7E">
        <w:rPr>
          <w:lang w:val="en-US"/>
        </w:rPr>
        <w:t xml:space="preserve"> </w:t>
      </w:r>
      <w:proofErr w:type="spellStart"/>
      <w:r w:rsidRPr="00636E7E">
        <w:rPr>
          <w:b/>
          <w:i/>
          <w:lang w:val="en-US"/>
        </w:rPr>
        <w:t>ShuntShiftMotor_run</w:t>
      </w:r>
      <w:proofErr w:type="spellEnd"/>
      <w:r w:rsidR="003811C5" w:rsidRPr="00636E7E">
        <w:rPr>
          <w:b/>
          <w:i/>
          <w:lang w:val="en-US"/>
        </w:rPr>
        <w:t>()</w:t>
      </w:r>
      <w:r w:rsidRPr="00636E7E">
        <w:rPr>
          <w:lang w:val="en-US"/>
        </w:rPr>
        <w:t>;</w:t>
      </w:r>
    </w:p>
    <w:p w14:paraId="1F553BE1" w14:textId="77777777" w:rsidR="00930694" w:rsidRPr="00E8772A" w:rsidRDefault="00930694" w:rsidP="00E8772A">
      <w:pPr>
        <w:pStyle w:val="22"/>
        <w:tabs>
          <w:tab w:val="clear" w:pos="1701"/>
          <w:tab w:val="left" w:pos="709"/>
          <w:tab w:val="left" w:pos="1134"/>
        </w:tabs>
        <w:ind w:left="0" w:firstLine="1276"/>
        <w:rPr>
          <w:lang w:val="en-US"/>
        </w:rPr>
      </w:pPr>
      <w:proofErr w:type="spellStart"/>
      <w:r w:rsidRPr="00E8772A">
        <w:rPr>
          <w:b/>
          <w:i/>
          <w:lang w:val="en-US"/>
        </w:rPr>
        <w:t>ShuntShiftMotor_</w:t>
      </w:r>
      <w:proofErr w:type="gramStart"/>
      <w:r w:rsidRPr="00E8772A">
        <w:rPr>
          <w:b/>
          <w:i/>
          <w:lang w:val="en-US"/>
        </w:rPr>
        <w:t>run</w:t>
      </w:r>
      <w:proofErr w:type="spellEnd"/>
      <w:r w:rsidR="003811C5" w:rsidRPr="00E8772A">
        <w:rPr>
          <w:b/>
          <w:i/>
          <w:lang w:val="en-US"/>
        </w:rPr>
        <w:t>(</w:t>
      </w:r>
      <w:proofErr w:type="gramEnd"/>
      <w:r w:rsidR="003811C5" w:rsidRPr="00E8772A">
        <w:rPr>
          <w:b/>
          <w:i/>
          <w:lang w:val="en-US"/>
        </w:rPr>
        <w:t>)</w:t>
      </w:r>
      <w:r w:rsidRPr="00E8772A">
        <w:rPr>
          <w:lang w:val="en-US"/>
        </w:rPr>
        <w:t xml:space="preserve"> </w:t>
      </w:r>
      <w:r w:rsidRPr="002E2661">
        <w:t>из</w:t>
      </w:r>
      <w:r w:rsidRPr="00E8772A">
        <w:rPr>
          <w:lang w:val="en-US"/>
        </w:rPr>
        <w:t xml:space="preserve"> </w:t>
      </w:r>
      <w:proofErr w:type="spellStart"/>
      <w:r w:rsidRPr="00E8772A">
        <w:rPr>
          <w:b/>
          <w:i/>
          <w:lang w:val="en-US"/>
        </w:rPr>
        <w:t>ShuntShift_run</w:t>
      </w:r>
      <w:proofErr w:type="spellEnd"/>
      <w:r w:rsidR="003811C5" w:rsidRPr="00E8772A">
        <w:rPr>
          <w:b/>
          <w:i/>
          <w:lang w:val="en-US"/>
        </w:rPr>
        <w:t>()</w:t>
      </w:r>
      <w:r w:rsidRPr="00E8772A">
        <w:rPr>
          <w:lang w:val="en-US"/>
        </w:rPr>
        <w:t>;</w:t>
      </w:r>
    </w:p>
    <w:p w14:paraId="23E6ED8C" w14:textId="77777777" w:rsidR="00930694" w:rsidRPr="002E2661" w:rsidRDefault="00930694" w:rsidP="00643ABE">
      <w:pPr>
        <w:pStyle w:val="a0"/>
        <w:numPr>
          <w:ilvl w:val="0"/>
          <w:numId w:val="119"/>
        </w:numPr>
        <w:tabs>
          <w:tab w:val="left" w:pos="709"/>
        </w:tabs>
        <w:ind w:left="0" w:firstLine="709"/>
        <w:rPr>
          <w:lang w:val="ru-RU"/>
        </w:rPr>
      </w:pPr>
      <w:proofErr w:type="spellStart"/>
      <w:r w:rsidRPr="002E2661">
        <w:rPr>
          <w:lang w:val="ru-RU"/>
        </w:rPr>
        <w:t>ShuntShift_</w:t>
      </w:r>
      <w:proofErr w:type="gramStart"/>
      <w:r w:rsidRPr="002E2661">
        <w:rPr>
          <w:lang w:val="ru-RU"/>
        </w:rPr>
        <w:t>run</w:t>
      </w:r>
      <w:proofErr w:type="spellEnd"/>
      <w:r w:rsidR="008435CB" w:rsidRPr="002E2661">
        <w:rPr>
          <w:lang w:val="ru-RU"/>
        </w:rPr>
        <w:t>(</w:t>
      </w:r>
      <w:proofErr w:type="gramEnd"/>
      <w:r w:rsidR="008435CB" w:rsidRPr="002E2661">
        <w:rPr>
          <w:lang w:val="ru-RU"/>
        </w:rPr>
        <w:t>)</w:t>
      </w:r>
      <w:r w:rsidRPr="002E2661">
        <w:rPr>
          <w:lang w:val="ru-RU"/>
        </w:rPr>
        <w:t xml:space="preserve"> в </w:t>
      </w:r>
      <w:proofErr w:type="spellStart"/>
      <w:r w:rsidRPr="002E2661">
        <w:rPr>
          <w:lang w:val="ru-RU"/>
        </w:rPr>
        <w:t>StateMain</w:t>
      </w:r>
      <w:proofErr w:type="spellEnd"/>
      <w:r w:rsidRPr="002E2661">
        <w:rPr>
          <w:lang w:val="ru-RU"/>
        </w:rPr>
        <w:t>.</w:t>
      </w:r>
    </w:p>
    <w:p w14:paraId="6D33E049" w14:textId="7DB857EE" w:rsidR="00A95A74" w:rsidRPr="002E2661" w:rsidRDefault="00930694" w:rsidP="00643ABE">
      <w:pPr>
        <w:pStyle w:val="a0"/>
        <w:numPr>
          <w:ilvl w:val="0"/>
          <w:numId w:val="119"/>
        </w:numPr>
        <w:tabs>
          <w:tab w:val="left" w:pos="709"/>
        </w:tabs>
        <w:ind w:left="0" w:firstLine="709"/>
        <w:rPr>
          <w:rFonts w:eastAsia="Batang"/>
          <w:iCs/>
          <w:szCs w:val="28"/>
          <w:lang w:val="ru-RU" w:eastAsia="en-US"/>
        </w:rPr>
      </w:pPr>
      <w:r w:rsidRPr="002E2661">
        <w:rPr>
          <w:lang w:val="ru-RU"/>
        </w:rPr>
        <w:t xml:space="preserve">организовать в потоке временной синхронизации (обработчик прерывания по изменению уровня входного сигнала) вызов функции </w:t>
      </w:r>
      <w:proofErr w:type="spellStart"/>
      <w:r w:rsidRPr="002E2661">
        <w:rPr>
          <w:b/>
          <w:i/>
          <w:lang w:val="ru-RU"/>
        </w:rPr>
        <w:t>ShuntShiftGen_</w:t>
      </w:r>
      <w:proofErr w:type="gramStart"/>
      <w:r w:rsidRPr="002E2661">
        <w:rPr>
          <w:b/>
          <w:i/>
          <w:lang w:val="ru-RU"/>
        </w:rPr>
        <w:t>interrupt</w:t>
      </w:r>
      <w:proofErr w:type="spellEnd"/>
      <w:r w:rsidR="003811C5" w:rsidRPr="002E2661">
        <w:rPr>
          <w:b/>
          <w:i/>
          <w:lang w:val="ru-RU"/>
        </w:rPr>
        <w:t>(</w:t>
      </w:r>
      <w:proofErr w:type="gramEnd"/>
      <w:r w:rsidR="003811C5" w:rsidRPr="002E2661">
        <w:rPr>
          <w:b/>
          <w:i/>
          <w:lang w:val="ru-RU"/>
        </w:rPr>
        <w:t>)</w:t>
      </w:r>
      <w:r w:rsidRPr="002E2661">
        <w:rPr>
          <w:lang w:val="ru-RU"/>
        </w:rPr>
        <w:t>.</w:t>
      </w:r>
      <w:bookmarkEnd w:id="255"/>
    </w:p>
    <w:p w14:paraId="7A3034D8" w14:textId="77777777" w:rsidR="00E3303E" w:rsidRPr="002E2661" w:rsidRDefault="00E3303E" w:rsidP="00E8772A">
      <w:pPr>
        <w:pStyle w:val="2"/>
        <w:tabs>
          <w:tab w:val="clear" w:pos="2410"/>
          <w:tab w:val="left" w:pos="709"/>
          <w:tab w:val="left" w:pos="1134"/>
          <w:tab w:val="left" w:pos="1418"/>
        </w:tabs>
        <w:spacing w:before="360" w:line="480" w:lineRule="auto"/>
      </w:pPr>
      <w:bookmarkStart w:id="270" w:name="_Toc50027359"/>
      <w:r w:rsidRPr="002E2661">
        <w:lastRenderedPageBreak/>
        <w:t>Системные каталоги</w:t>
      </w:r>
      <w:bookmarkEnd w:id="270"/>
    </w:p>
    <w:p w14:paraId="26684B11" w14:textId="77777777" w:rsidR="00E3303E" w:rsidRPr="002E2661" w:rsidRDefault="00E3303E" w:rsidP="00E3303E">
      <w:pPr>
        <w:pStyle w:val="affffa"/>
      </w:pPr>
      <w:r w:rsidRPr="002E2661">
        <w:t>Системные каталоги содержат программные модули, которые не являются компонентами в том виде, в котором этот термин определен. Системные каталоги имеют разное назначение:</w:t>
      </w:r>
    </w:p>
    <w:p w14:paraId="0A1483C0" w14:textId="77777777" w:rsidR="00E3303E" w:rsidRPr="002E2661" w:rsidRDefault="003811C5" w:rsidP="00345DDE">
      <w:pPr>
        <w:pStyle w:val="a"/>
        <w:ind w:left="0" w:firstLine="709"/>
        <w:rPr>
          <w:lang w:val="ru-RU"/>
        </w:rPr>
      </w:pPr>
      <w:proofErr w:type="spellStart"/>
      <w:r w:rsidRPr="002E2661">
        <w:rPr>
          <w:i/>
          <w:lang w:val="ru-RU"/>
        </w:rPr>
        <w:t>d</w:t>
      </w:r>
      <w:r w:rsidR="00E3303E" w:rsidRPr="002E2661">
        <w:rPr>
          <w:i/>
          <w:lang w:val="ru-RU"/>
        </w:rPr>
        <w:t>rv</w:t>
      </w:r>
      <w:proofErr w:type="spellEnd"/>
      <w:r w:rsidR="00E3303E" w:rsidRPr="002E2661">
        <w:rPr>
          <w:lang w:val="ru-RU"/>
        </w:rPr>
        <w:t xml:space="preserve"> – обеспечивают доступ компонентов ПО к аппаратному обеспечению через программные интерфейсы (драйвера);</w:t>
      </w:r>
    </w:p>
    <w:p w14:paraId="500F158C" w14:textId="77777777" w:rsidR="00E3303E" w:rsidRPr="002E2661" w:rsidRDefault="003811C5" w:rsidP="00345DDE">
      <w:pPr>
        <w:pStyle w:val="a"/>
        <w:ind w:left="0" w:firstLine="709"/>
        <w:rPr>
          <w:lang w:val="ru-RU"/>
        </w:rPr>
      </w:pPr>
      <w:proofErr w:type="spellStart"/>
      <w:r w:rsidRPr="002E2661">
        <w:rPr>
          <w:i/>
          <w:lang w:val="ru-RU"/>
        </w:rPr>
        <w:t>s</w:t>
      </w:r>
      <w:r w:rsidR="00E3303E" w:rsidRPr="002E2661">
        <w:rPr>
          <w:i/>
          <w:lang w:val="ru-RU"/>
        </w:rPr>
        <w:t>ystems</w:t>
      </w:r>
      <w:proofErr w:type="spellEnd"/>
      <w:r w:rsidR="00E3303E" w:rsidRPr="002E2661">
        <w:rPr>
          <w:lang w:val="ru-RU"/>
        </w:rPr>
        <w:t xml:space="preserve"> – настраивают компоненты ПО для использования в конкретном проекте;</w:t>
      </w:r>
    </w:p>
    <w:p w14:paraId="6DBA698F" w14:textId="77777777" w:rsidR="003811C5" w:rsidRPr="002E2661" w:rsidRDefault="004B51B6" w:rsidP="00345DDE">
      <w:pPr>
        <w:pStyle w:val="a"/>
        <w:ind w:left="0" w:firstLine="709"/>
        <w:rPr>
          <w:lang w:val="ru-RU"/>
        </w:rPr>
      </w:pPr>
      <w:proofErr w:type="spellStart"/>
      <w:r w:rsidRPr="002E2661">
        <w:rPr>
          <w:i/>
          <w:lang w:val="ru-RU"/>
        </w:rPr>
        <w:t>Utility</w:t>
      </w:r>
      <w:proofErr w:type="spellEnd"/>
      <w:r w:rsidRPr="002E2661">
        <w:rPr>
          <w:i/>
          <w:lang w:val="ru-RU"/>
        </w:rPr>
        <w:annotationRef/>
      </w:r>
      <w:r w:rsidR="003811C5" w:rsidRPr="002E2661">
        <w:rPr>
          <w:i/>
          <w:lang w:val="ru-RU"/>
        </w:rPr>
        <w:t xml:space="preserve"> </w:t>
      </w:r>
      <w:r w:rsidR="003811C5" w:rsidRPr="002E2661">
        <w:rPr>
          <w:lang w:val="ru-RU"/>
        </w:rPr>
        <w:t xml:space="preserve">– </w:t>
      </w:r>
      <w:r w:rsidR="001024FB" w:rsidRPr="002E2661">
        <w:rPr>
          <w:lang w:val="ru-RU"/>
        </w:rPr>
        <w:t>функции вычисления квадратного корня, а также временные задержки.</w:t>
      </w:r>
    </w:p>
    <w:p w14:paraId="2D1E1B21" w14:textId="77777777" w:rsidR="00737A4D" w:rsidRPr="002E2661" w:rsidRDefault="00367741" w:rsidP="00345DDE">
      <w:pPr>
        <w:pStyle w:val="3"/>
        <w:tabs>
          <w:tab w:val="left" w:pos="851"/>
        </w:tabs>
        <w:rPr>
          <w:i/>
          <w:lang w:val="ru-RU"/>
        </w:rPr>
      </w:pPr>
      <w:bookmarkStart w:id="271" w:name="_Ref188510"/>
      <w:bookmarkStart w:id="272" w:name="_Ref188512"/>
      <w:bookmarkStart w:id="273" w:name="_Ref188818"/>
      <w:bookmarkStart w:id="274" w:name="_Toc50027360"/>
      <w:proofErr w:type="spellStart"/>
      <w:r w:rsidRPr="002E2661">
        <w:rPr>
          <w:lang w:val="ru-RU"/>
        </w:rPr>
        <w:t>d</w:t>
      </w:r>
      <w:r w:rsidR="00737A4D" w:rsidRPr="002E2661">
        <w:rPr>
          <w:lang w:val="ru-RU"/>
        </w:rPr>
        <w:t>rv</w:t>
      </w:r>
      <w:bookmarkEnd w:id="271"/>
      <w:bookmarkEnd w:id="272"/>
      <w:bookmarkEnd w:id="273"/>
      <w:bookmarkEnd w:id="274"/>
      <w:proofErr w:type="spellEnd"/>
    </w:p>
    <w:p w14:paraId="77039F3F" w14:textId="77777777" w:rsidR="00737A4D" w:rsidRPr="002E2661" w:rsidRDefault="00737A4D" w:rsidP="00747915">
      <w:pPr>
        <w:pStyle w:val="40"/>
      </w:pPr>
      <w:r w:rsidRPr="002E2661">
        <w:t>Назначение</w:t>
      </w:r>
    </w:p>
    <w:p w14:paraId="6101210E" w14:textId="77777777" w:rsidR="00737A4D" w:rsidRPr="002E2661" w:rsidRDefault="00ED260C" w:rsidP="00737A4D">
      <w:pPr>
        <w:pStyle w:val="a4"/>
      </w:pPr>
      <w:r w:rsidRPr="002E2661">
        <w:t xml:space="preserve">Каталог </w:t>
      </w:r>
      <w:proofErr w:type="spellStart"/>
      <w:r w:rsidR="00367741" w:rsidRPr="002E2661">
        <w:t>d</w:t>
      </w:r>
      <w:r w:rsidRPr="002E2661">
        <w:t>rv</w:t>
      </w:r>
      <w:proofErr w:type="spellEnd"/>
      <w:r w:rsidRPr="002E2661">
        <w:t xml:space="preserve"> содержит програ</w:t>
      </w:r>
      <w:r w:rsidR="00F10DCA" w:rsidRPr="002E2661">
        <w:t>м</w:t>
      </w:r>
      <w:r w:rsidRPr="002E2661">
        <w:t>мные модули, которые обеспечивают доступ компонент</w:t>
      </w:r>
      <w:r w:rsidR="00065EEA" w:rsidRPr="002E2661">
        <w:t>ов</w:t>
      </w:r>
      <w:r w:rsidRPr="002E2661">
        <w:t xml:space="preserve"> ПО к аппар</w:t>
      </w:r>
      <w:r w:rsidR="00065EEA" w:rsidRPr="002E2661">
        <w:t>а</w:t>
      </w:r>
      <w:r w:rsidRPr="002E2661">
        <w:t>тному обеспечению через програм</w:t>
      </w:r>
      <w:r w:rsidR="00065EEA" w:rsidRPr="002E2661">
        <w:t>м</w:t>
      </w:r>
      <w:r w:rsidRPr="002E2661">
        <w:t>ные интерфейсы (драйвера). Драйвера могут обеспечивать как доступ к пер</w:t>
      </w:r>
      <w:r w:rsidR="00065EEA" w:rsidRPr="002E2661">
        <w:t>и</w:t>
      </w:r>
      <w:r w:rsidRPr="002E2661">
        <w:t>ферии МК</w:t>
      </w:r>
      <w:r w:rsidR="005F0D30" w:rsidRPr="002E2661">
        <w:t>,</w:t>
      </w:r>
      <w:r w:rsidRPr="002E2661">
        <w:t xml:space="preserve"> так и доступ к блокам схемы прибора</w:t>
      </w:r>
      <w:r w:rsidR="00065EEA" w:rsidRPr="002E2661">
        <w:t>,</w:t>
      </w:r>
      <w:r w:rsidRPr="002E2661">
        <w:t xml:space="preserve"> используя пер</w:t>
      </w:r>
      <w:r w:rsidR="00065EEA" w:rsidRPr="002E2661">
        <w:t>и</w:t>
      </w:r>
      <w:r w:rsidRPr="002E2661">
        <w:t xml:space="preserve">ферию </w:t>
      </w:r>
      <w:r w:rsidR="007C2E4F" w:rsidRPr="002E2661">
        <w:t>МК</w:t>
      </w:r>
      <w:r w:rsidRPr="002E2661">
        <w:t>.</w:t>
      </w:r>
    </w:p>
    <w:p w14:paraId="035E08F4" w14:textId="77777777" w:rsidR="00737A4D" w:rsidRPr="002E2661" w:rsidRDefault="00737A4D" w:rsidP="00747915">
      <w:pPr>
        <w:pStyle w:val="40"/>
      </w:pPr>
      <w:r w:rsidRPr="002E2661">
        <w:t>Состав</w:t>
      </w:r>
    </w:p>
    <w:p w14:paraId="498A3D93" w14:textId="77777777" w:rsidR="003213E2" w:rsidRPr="002E2661" w:rsidRDefault="003213E2" w:rsidP="003213E2">
      <w:pPr>
        <w:pStyle w:val="affffa"/>
      </w:pPr>
      <w:r w:rsidRPr="002E2661">
        <w:t>В состав каталога входят следующие модули:</w:t>
      </w:r>
    </w:p>
    <w:p w14:paraId="57690E70" w14:textId="47F0A29D" w:rsidR="003213E2" w:rsidRPr="002E2661" w:rsidRDefault="001C07C1" w:rsidP="00C67DBD">
      <w:pPr>
        <w:pStyle w:val="a"/>
        <w:ind w:left="0" w:firstLine="709"/>
        <w:rPr>
          <w:lang w:val="ru-RU"/>
        </w:rPr>
      </w:pPr>
      <w:r w:rsidRPr="002E2661">
        <w:rPr>
          <w:i/>
          <w:lang w:val="ru-RU"/>
        </w:rPr>
        <w:t>AdcDriver</w:t>
      </w:r>
      <w:r w:rsidR="0055653F" w:rsidRPr="002E2661">
        <w:rPr>
          <w:i/>
          <w:lang w:val="ru-RU"/>
        </w:rPr>
        <w:t>_PIC33</w:t>
      </w:r>
      <w:r w:rsidR="003213E2" w:rsidRPr="002E2661">
        <w:rPr>
          <w:lang w:val="ru-RU"/>
        </w:rPr>
        <w:t xml:space="preserve"> </w:t>
      </w:r>
      <w:r w:rsidRPr="002E2661">
        <w:rPr>
          <w:lang w:val="ru-RU"/>
        </w:rPr>
        <w:t>–</w:t>
      </w:r>
      <w:r w:rsidR="003213E2" w:rsidRPr="002E2661">
        <w:rPr>
          <w:lang w:val="ru-RU"/>
        </w:rPr>
        <w:t xml:space="preserve"> интерфейс</w:t>
      </w:r>
      <w:r w:rsidRPr="002E2661">
        <w:rPr>
          <w:lang w:val="ru-RU"/>
        </w:rPr>
        <w:t xml:space="preserve"> с АЦП</w:t>
      </w:r>
      <w:r w:rsidR="003213E2" w:rsidRPr="002E2661">
        <w:rPr>
          <w:lang w:val="ru-RU"/>
        </w:rPr>
        <w:t>;</w:t>
      </w:r>
    </w:p>
    <w:p w14:paraId="745BB6F3" w14:textId="77777777" w:rsidR="001C07C1" w:rsidRPr="002E2661" w:rsidRDefault="001C07C1" w:rsidP="00C67DBD">
      <w:pPr>
        <w:pStyle w:val="a"/>
        <w:ind w:left="0" w:firstLine="709"/>
        <w:rPr>
          <w:lang w:val="ru-RU"/>
        </w:rPr>
      </w:pPr>
      <w:proofErr w:type="spellStart"/>
      <w:r w:rsidRPr="002E2661">
        <w:rPr>
          <w:i/>
          <w:lang w:val="ru-RU"/>
        </w:rPr>
        <w:t>Blo</w:t>
      </w:r>
      <w:r w:rsidR="00D32764" w:rsidRPr="002E2661">
        <w:rPr>
          <w:i/>
          <w:lang w:val="ru-RU"/>
        </w:rPr>
        <w:t>c</w:t>
      </w:r>
      <w:r w:rsidR="000C679D" w:rsidRPr="002E2661">
        <w:rPr>
          <w:i/>
          <w:lang w:val="ru-RU"/>
        </w:rPr>
        <w:t>k</w:t>
      </w:r>
      <w:r w:rsidRPr="002E2661">
        <w:rPr>
          <w:i/>
          <w:lang w:val="ru-RU"/>
        </w:rPr>
        <w:t>Exch_driver</w:t>
      </w:r>
      <w:proofErr w:type="spellEnd"/>
      <w:r w:rsidRPr="002E2661">
        <w:rPr>
          <w:i/>
          <w:lang w:val="ru-RU"/>
        </w:rPr>
        <w:t xml:space="preserve"> </w:t>
      </w:r>
      <w:r w:rsidRPr="002E2661">
        <w:rPr>
          <w:lang w:val="ru-RU"/>
        </w:rPr>
        <w:t>– драйвер межблочного обмена;</w:t>
      </w:r>
    </w:p>
    <w:p w14:paraId="7D86876D" w14:textId="3EC81A3A" w:rsidR="001C07C1" w:rsidRPr="002E2661" w:rsidRDefault="001C07C1" w:rsidP="00C67DBD">
      <w:pPr>
        <w:pStyle w:val="a"/>
        <w:ind w:left="0" w:firstLine="709"/>
        <w:rPr>
          <w:lang w:val="ru-RU"/>
        </w:rPr>
      </w:pPr>
      <w:proofErr w:type="spellStart"/>
      <w:r w:rsidRPr="002E2661">
        <w:rPr>
          <w:i/>
          <w:lang w:val="ru-RU"/>
        </w:rPr>
        <w:t>checkRegistersDrv</w:t>
      </w:r>
      <w:proofErr w:type="spellEnd"/>
      <w:r w:rsidRPr="002E2661">
        <w:rPr>
          <w:i/>
          <w:lang w:val="ru-RU"/>
        </w:rPr>
        <w:t xml:space="preserve"> </w:t>
      </w:r>
      <w:r w:rsidRPr="002E2661">
        <w:rPr>
          <w:lang w:val="ru-RU"/>
        </w:rPr>
        <w:t>– драйвер проверки регистров МК;</w:t>
      </w:r>
    </w:p>
    <w:p w14:paraId="1DA2F0A0" w14:textId="7682E965" w:rsidR="00F759FB" w:rsidRPr="002E2661" w:rsidRDefault="00F759FB" w:rsidP="00C67DBD">
      <w:pPr>
        <w:pStyle w:val="a"/>
        <w:ind w:left="0" w:firstLine="709"/>
        <w:rPr>
          <w:i/>
          <w:lang w:val="ru-RU"/>
        </w:rPr>
      </w:pPr>
      <w:proofErr w:type="spellStart"/>
      <w:r w:rsidRPr="002E2661">
        <w:rPr>
          <w:i/>
          <w:lang w:val="ru-RU"/>
        </w:rPr>
        <w:t>ConfigurationMK</w:t>
      </w:r>
      <w:proofErr w:type="spellEnd"/>
      <w:r w:rsidRPr="002E2661">
        <w:rPr>
          <w:i/>
          <w:lang w:val="ru-RU"/>
        </w:rPr>
        <w:t xml:space="preserve"> – </w:t>
      </w:r>
      <w:r w:rsidRPr="002E2661">
        <w:rPr>
          <w:iCs/>
          <w:lang w:val="ru-RU"/>
        </w:rPr>
        <w:t>конфигурация МК;</w:t>
      </w:r>
    </w:p>
    <w:p w14:paraId="2D066A3E" w14:textId="721EEF26" w:rsidR="003213E2" w:rsidRPr="002E2661" w:rsidRDefault="001C07C1" w:rsidP="00C67DBD">
      <w:pPr>
        <w:pStyle w:val="a"/>
        <w:ind w:left="0" w:firstLine="709"/>
        <w:rPr>
          <w:lang w:val="ru-RU"/>
        </w:rPr>
      </w:pPr>
      <w:r w:rsidRPr="002E2661">
        <w:rPr>
          <w:i/>
          <w:lang w:val="ru-RU"/>
        </w:rPr>
        <w:t xml:space="preserve">dsPIC33_rs422 </w:t>
      </w:r>
      <w:r w:rsidR="00E1789D" w:rsidRPr="002E2661">
        <w:rPr>
          <w:i/>
          <w:lang w:val="ru-RU"/>
        </w:rPr>
        <w:t>–</w:t>
      </w:r>
      <w:r w:rsidRPr="002E2661">
        <w:rPr>
          <w:i/>
          <w:lang w:val="ru-RU"/>
        </w:rPr>
        <w:t xml:space="preserve"> </w:t>
      </w:r>
      <w:r w:rsidRPr="002E2661">
        <w:rPr>
          <w:lang w:val="ru-RU"/>
        </w:rPr>
        <w:t>драйвер модуля RS-422 для МК dsPIC33;</w:t>
      </w:r>
    </w:p>
    <w:p w14:paraId="27C96EC1" w14:textId="400BE09D" w:rsidR="00E1789D" w:rsidRPr="002E2661" w:rsidRDefault="00E1789D" w:rsidP="00C67DBD">
      <w:pPr>
        <w:pStyle w:val="a"/>
        <w:ind w:left="0" w:firstLine="709"/>
        <w:rPr>
          <w:lang w:val="ru-RU"/>
        </w:rPr>
      </w:pPr>
      <w:r w:rsidRPr="002E2661">
        <w:rPr>
          <w:i/>
          <w:iCs/>
          <w:lang w:val="ru-RU"/>
        </w:rPr>
        <w:t>ECAN1_PinRemap</w:t>
      </w:r>
      <w:r w:rsidRPr="002E2661">
        <w:rPr>
          <w:lang w:val="ru-RU"/>
        </w:rPr>
        <w:t xml:space="preserve"> – </w:t>
      </w:r>
      <w:r w:rsidR="004D7E5D" w:rsidRPr="002E2661">
        <w:rPr>
          <w:lang w:val="ru-RU"/>
        </w:rPr>
        <w:t>н</w:t>
      </w:r>
      <w:r w:rsidRPr="002E2661">
        <w:rPr>
          <w:lang w:val="ru-RU"/>
        </w:rPr>
        <w:t xml:space="preserve">астройка </w:t>
      </w:r>
      <w:proofErr w:type="spellStart"/>
      <w:r w:rsidRPr="002E2661">
        <w:rPr>
          <w:lang w:val="ru-RU"/>
        </w:rPr>
        <w:t>пинов</w:t>
      </w:r>
      <w:proofErr w:type="spellEnd"/>
      <w:r w:rsidRPr="002E2661">
        <w:rPr>
          <w:lang w:val="ru-RU"/>
        </w:rPr>
        <w:t xml:space="preserve"> на работу с ECAN1</w:t>
      </w:r>
      <w:r w:rsidR="00FA19E8" w:rsidRPr="002E2661">
        <w:rPr>
          <w:lang w:val="ru-RU"/>
        </w:rPr>
        <w:t>;</w:t>
      </w:r>
    </w:p>
    <w:p w14:paraId="75528338" w14:textId="0AA02B54" w:rsidR="00FA19E8" w:rsidRPr="002E2661" w:rsidRDefault="00FA19E8" w:rsidP="00C67DBD">
      <w:pPr>
        <w:pStyle w:val="a"/>
        <w:ind w:left="0" w:firstLine="709"/>
        <w:rPr>
          <w:lang w:val="ru-RU"/>
        </w:rPr>
      </w:pPr>
      <w:r w:rsidRPr="002E2661">
        <w:rPr>
          <w:i/>
          <w:iCs/>
          <w:lang w:val="ru-RU"/>
        </w:rPr>
        <w:t>ECAN2_PinRemap</w:t>
      </w:r>
      <w:r w:rsidRPr="002E2661">
        <w:rPr>
          <w:lang w:val="ru-RU"/>
        </w:rPr>
        <w:t xml:space="preserve"> – </w:t>
      </w:r>
      <w:r w:rsidR="004D7E5D" w:rsidRPr="002E2661">
        <w:rPr>
          <w:lang w:val="ru-RU"/>
        </w:rPr>
        <w:t>н</w:t>
      </w:r>
      <w:r w:rsidRPr="002E2661">
        <w:rPr>
          <w:lang w:val="ru-RU"/>
        </w:rPr>
        <w:t xml:space="preserve">астройка </w:t>
      </w:r>
      <w:proofErr w:type="spellStart"/>
      <w:r w:rsidRPr="002E2661">
        <w:rPr>
          <w:lang w:val="ru-RU"/>
        </w:rPr>
        <w:t>пинов</w:t>
      </w:r>
      <w:proofErr w:type="spellEnd"/>
      <w:r w:rsidRPr="002E2661">
        <w:rPr>
          <w:lang w:val="ru-RU"/>
        </w:rPr>
        <w:t xml:space="preserve"> на работу с ECAN2;</w:t>
      </w:r>
    </w:p>
    <w:p w14:paraId="6A2699EC" w14:textId="654CC8CF" w:rsidR="001C07C1" w:rsidRPr="002E2661" w:rsidRDefault="0002271A" w:rsidP="00C67DBD">
      <w:pPr>
        <w:pStyle w:val="a"/>
        <w:ind w:left="0" w:firstLine="709"/>
        <w:rPr>
          <w:lang w:val="ru-RU"/>
        </w:rPr>
      </w:pPr>
      <w:r w:rsidRPr="002E2661">
        <w:rPr>
          <w:i/>
          <w:iCs/>
          <w:lang w:val="ru-RU"/>
        </w:rPr>
        <w:t xml:space="preserve">EcanAck_driverPIC33 </w:t>
      </w:r>
      <w:r w:rsidR="001C07C1" w:rsidRPr="002E2661">
        <w:rPr>
          <w:lang w:val="ru-RU"/>
        </w:rPr>
        <w:t>− драйвер для модуля CAN</w:t>
      </w:r>
      <w:r w:rsidR="00DB746B" w:rsidRPr="002E2661">
        <w:rPr>
          <w:lang w:val="ru-RU"/>
        </w:rPr>
        <w:t>;</w:t>
      </w:r>
    </w:p>
    <w:p w14:paraId="65EBE4EC" w14:textId="5C641383" w:rsidR="00FC52D1" w:rsidRPr="002E2661" w:rsidRDefault="00301060" w:rsidP="00C67DBD">
      <w:pPr>
        <w:pStyle w:val="a"/>
        <w:ind w:left="0" w:firstLine="709"/>
        <w:rPr>
          <w:lang w:val="ru-RU"/>
        </w:rPr>
      </w:pPr>
      <w:proofErr w:type="spellStart"/>
      <w:r w:rsidRPr="002E2661">
        <w:rPr>
          <w:i/>
          <w:iCs/>
          <w:lang w:val="ru-RU"/>
        </w:rPr>
        <w:t>EcanAck_Pins</w:t>
      </w:r>
      <w:proofErr w:type="spellEnd"/>
      <w:r w:rsidRPr="002E2661">
        <w:rPr>
          <w:lang w:val="ru-RU"/>
        </w:rPr>
        <w:t xml:space="preserve"> – порты ввода-вывода модуля «Драйвер ECAN с подтверждением приема по дискретным линиям»;</w:t>
      </w:r>
    </w:p>
    <w:p w14:paraId="064D61C2" w14:textId="5FEFF2FF" w:rsidR="00301060" w:rsidRPr="002E2661" w:rsidRDefault="00D022B8" w:rsidP="00C67DBD">
      <w:pPr>
        <w:pStyle w:val="a"/>
        <w:ind w:left="0" w:firstLine="709"/>
        <w:rPr>
          <w:lang w:val="ru-RU"/>
        </w:rPr>
      </w:pPr>
      <w:proofErr w:type="spellStart"/>
      <w:r w:rsidRPr="002E2661">
        <w:rPr>
          <w:i/>
          <w:iCs/>
          <w:lang w:val="ru-RU"/>
        </w:rPr>
        <w:lastRenderedPageBreak/>
        <w:t>Ecan_DMA</w:t>
      </w:r>
      <w:proofErr w:type="spellEnd"/>
      <w:r w:rsidRPr="002E2661">
        <w:rPr>
          <w:lang w:val="ru-RU"/>
        </w:rPr>
        <w:t xml:space="preserve"> – </w:t>
      </w:r>
      <w:r w:rsidR="004D7E5D" w:rsidRPr="002E2661">
        <w:rPr>
          <w:lang w:val="ru-RU"/>
        </w:rPr>
        <w:t>м</w:t>
      </w:r>
      <w:r w:rsidRPr="002E2661">
        <w:rPr>
          <w:lang w:val="ru-RU"/>
        </w:rPr>
        <w:t>акросы для работы с прямым доступом в память устройств ECAN;</w:t>
      </w:r>
    </w:p>
    <w:p w14:paraId="5ACD08AA" w14:textId="68AE3666" w:rsidR="00D022B8" w:rsidRPr="00636E7E" w:rsidRDefault="00AA673E" w:rsidP="00C67DBD">
      <w:pPr>
        <w:pStyle w:val="a"/>
        <w:ind w:left="0" w:firstLine="709"/>
        <w:rPr>
          <w:lang w:val="en-US"/>
        </w:rPr>
      </w:pPr>
      <w:r w:rsidRPr="00636E7E">
        <w:rPr>
          <w:i/>
          <w:iCs/>
          <w:lang w:val="en-US"/>
        </w:rPr>
        <w:t>Ecan_driverPIC33</w:t>
      </w:r>
      <w:r w:rsidRPr="00636E7E">
        <w:rPr>
          <w:lang w:val="en-US"/>
        </w:rPr>
        <w:t xml:space="preserve"> – </w:t>
      </w:r>
      <w:r w:rsidRPr="002E2661">
        <w:rPr>
          <w:lang w:val="ru-RU"/>
        </w:rPr>
        <w:t>драйвер</w:t>
      </w:r>
      <w:r w:rsidRPr="00636E7E">
        <w:rPr>
          <w:lang w:val="en-US"/>
        </w:rPr>
        <w:t xml:space="preserve"> </w:t>
      </w:r>
      <w:r w:rsidRPr="002E2661">
        <w:rPr>
          <w:lang w:val="ru-RU"/>
        </w:rPr>
        <w:t>модуля</w:t>
      </w:r>
      <w:r w:rsidRPr="00636E7E">
        <w:rPr>
          <w:lang w:val="en-US"/>
        </w:rPr>
        <w:t xml:space="preserve"> ECAN;</w:t>
      </w:r>
    </w:p>
    <w:p w14:paraId="7E69C6A9" w14:textId="71C0E55A" w:rsidR="006D20E4" w:rsidRPr="00636E7E" w:rsidRDefault="006D20E4" w:rsidP="00C67DBD">
      <w:pPr>
        <w:pStyle w:val="a"/>
        <w:ind w:left="0" w:firstLine="709"/>
        <w:rPr>
          <w:lang w:val="en-US"/>
        </w:rPr>
      </w:pPr>
      <w:r w:rsidRPr="00636E7E">
        <w:rPr>
          <w:i/>
          <w:iCs/>
          <w:lang w:val="en-US"/>
        </w:rPr>
        <w:t>Ecan_regsPIC33</w:t>
      </w:r>
      <w:r w:rsidRPr="00636E7E">
        <w:rPr>
          <w:lang w:val="en-US"/>
        </w:rPr>
        <w:t xml:space="preserve"> – </w:t>
      </w:r>
      <w:r w:rsidRPr="002E2661">
        <w:rPr>
          <w:lang w:val="ru-RU"/>
        </w:rPr>
        <w:t>порты</w:t>
      </w:r>
      <w:r w:rsidRPr="00636E7E">
        <w:rPr>
          <w:lang w:val="en-US"/>
        </w:rPr>
        <w:t xml:space="preserve"> </w:t>
      </w:r>
      <w:r w:rsidRPr="002E2661">
        <w:rPr>
          <w:lang w:val="ru-RU"/>
        </w:rPr>
        <w:t>модуля</w:t>
      </w:r>
      <w:r w:rsidRPr="00636E7E">
        <w:rPr>
          <w:lang w:val="en-US"/>
        </w:rPr>
        <w:t xml:space="preserve"> ECAN;</w:t>
      </w:r>
    </w:p>
    <w:p w14:paraId="25BA2B0C" w14:textId="77777777" w:rsidR="00DB746B" w:rsidRPr="002E2661" w:rsidRDefault="00DB746B" w:rsidP="00C67DBD">
      <w:pPr>
        <w:pStyle w:val="a"/>
        <w:ind w:left="0" w:firstLine="709"/>
        <w:rPr>
          <w:lang w:val="ru-RU"/>
        </w:rPr>
      </w:pPr>
      <w:proofErr w:type="spellStart"/>
      <w:r w:rsidRPr="002E2661">
        <w:rPr>
          <w:i/>
          <w:lang w:val="ru-RU"/>
        </w:rPr>
        <w:t>EepromDrv</w:t>
      </w:r>
      <w:proofErr w:type="spellEnd"/>
      <w:r w:rsidRPr="002E2661">
        <w:rPr>
          <w:lang w:val="ru-RU"/>
        </w:rPr>
        <w:t xml:space="preserve"> − драйвер работы с EEPROM;</w:t>
      </w:r>
    </w:p>
    <w:p w14:paraId="721221C1" w14:textId="56637CE9" w:rsidR="003213E2" w:rsidRPr="002E2661" w:rsidRDefault="003213E2" w:rsidP="00C67DBD">
      <w:pPr>
        <w:pStyle w:val="a"/>
        <w:ind w:left="0" w:firstLine="709"/>
        <w:rPr>
          <w:lang w:val="ru-RU"/>
        </w:rPr>
      </w:pPr>
      <w:r w:rsidRPr="002E2661">
        <w:rPr>
          <w:i/>
          <w:lang w:val="ru-RU"/>
        </w:rPr>
        <w:t>I</w:t>
      </w:r>
      <w:r w:rsidR="00DB746B" w:rsidRPr="002E2661">
        <w:rPr>
          <w:i/>
          <w:lang w:val="ru-RU"/>
        </w:rPr>
        <w:t>2Cd</w:t>
      </w:r>
      <w:r w:rsidRPr="002E2661">
        <w:rPr>
          <w:i/>
          <w:lang w:val="ru-RU"/>
        </w:rPr>
        <w:t>rv</w:t>
      </w:r>
      <w:r w:rsidR="00DB746B" w:rsidRPr="002E2661">
        <w:rPr>
          <w:i/>
          <w:lang w:val="ru-RU"/>
        </w:rPr>
        <w:t>_PIC33</w:t>
      </w:r>
      <w:r w:rsidRPr="002E2661">
        <w:rPr>
          <w:lang w:val="ru-RU"/>
        </w:rPr>
        <w:t xml:space="preserve"> − </w:t>
      </w:r>
      <w:r w:rsidRPr="002E2661">
        <w:rPr>
          <w:lang w:val="ru-RU"/>
        </w:rPr>
        <w:tab/>
      </w:r>
      <w:r w:rsidR="00DB746B" w:rsidRPr="002E2661">
        <w:rPr>
          <w:lang w:val="ru-RU"/>
        </w:rPr>
        <w:t xml:space="preserve">драйвер </w:t>
      </w:r>
      <w:r w:rsidR="003614B3" w:rsidRPr="002E2661">
        <w:rPr>
          <w:lang w:val="ru-RU"/>
        </w:rPr>
        <w:t>интерфейса</w:t>
      </w:r>
      <w:r w:rsidR="00DB746B" w:rsidRPr="002E2661">
        <w:rPr>
          <w:lang w:val="ru-RU"/>
        </w:rPr>
        <w:t xml:space="preserve"> I2C</w:t>
      </w:r>
      <w:r w:rsidRPr="002E2661">
        <w:rPr>
          <w:lang w:val="ru-RU"/>
        </w:rPr>
        <w:t>;</w:t>
      </w:r>
    </w:p>
    <w:p w14:paraId="41BBCA31" w14:textId="2C2331A8" w:rsidR="006D20E4" w:rsidRPr="002E2661" w:rsidRDefault="006D20E4" w:rsidP="00C67DBD">
      <w:pPr>
        <w:pStyle w:val="a"/>
        <w:ind w:left="0" w:firstLine="709"/>
        <w:rPr>
          <w:sz w:val="24"/>
          <w:szCs w:val="18"/>
          <w:lang w:val="ru-RU"/>
        </w:rPr>
      </w:pPr>
      <w:proofErr w:type="spellStart"/>
      <w:r w:rsidRPr="002E2661">
        <w:rPr>
          <w:i/>
          <w:iCs/>
          <w:szCs w:val="28"/>
          <w:lang w:val="ru-RU"/>
        </w:rPr>
        <w:t>iodrv</w:t>
      </w:r>
      <w:proofErr w:type="spellEnd"/>
      <w:r w:rsidRPr="002E2661">
        <w:rPr>
          <w:i/>
          <w:iCs/>
          <w:szCs w:val="28"/>
          <w:lang w:val="ru-RU"/>
        </w:rPr>
        <w:t xml:space="preserve"> </w:t>
      </w:r>
      <w:r w:rsidRPr="002E2661">
        <w:rPr>
          <w:szCs w:val="28"/>
          <w:lang w:val="ru-RU"/>
        </w:rPr>
        <w:t>– интерфейсы драйверов;</w:t>
      </w:r>
    </w:p>
    <w:p w14:paraId="5D34B1C7" w14:textId="1B064A5F" w:rsidR="00921B95" w:rsidRPr="002E2661" w:rsidRDefault="00921B95" w:rsidP="00C67DBD">
      <w:pPr>
        <w:pStyle w:val="a"/>
        <w:ind w:left="0" w:firstLine="709"/>
        <w:rPr>
          <w:szCs w:val="28"/>
          <w:lang w:val="ru-RU"/>
        </w:rPr>
      </w:pPr>
      <w:proofErr w:type="spellStart"/>
      <w:r w:rsidRPr="002E2661">
        <w:rPr>
          <w:i/>
          <w:iCs/>
          <w:szCs w:val="28"/>
          <w:lang w:val="ru-RU"/>
        </w:rPr>
        <w:t>IOports</w:t>
      </w:r>
      <w:proofErr w:type="spellEnd"/>
      <w:r w:rsidRPr="002E2661">
        <w:rPr>
          <w:i/>
          <w:iCs/>
          <w:szCs w:val="28"/>
          <w:lang w:val="ru-RU"/>
        </w:rPr>
        <w:t xml:space="preserve"> </w:t>
      </w:r>
      <w:r w:rsidRPr="002E2661">
        <w:rPr>
          <w:szCs w:val="28"/>
          <w:lang w:val="ru-RU"/>
        </w:rPr>
        <w:t xml:space="preserve">– </w:t>
      </w:r>
      <w:r w:rsidR="004D7E5D" w:rsidRPr="002E2661">
        <w:rPr>
          <w:szCs w:val="28"/>
          <w:lang w:val="ru-RU"/>
        </w:rPr>
        <w:t>м</w:t>
      </w:r>
      <w:r w:rsidRPr="002E2661">
        <w:rPr>
          <w:szCs w:val="28"/>
          <w:lang w:val="ru-RU"/>
        </w:rPr>
        <w:t>акросы для работы с портами ввода/вывода;</w:t>
      </w:r>
    </w:p>
    <w:p w14:paraId="7DC2582C" w14:textId="6B506B5A" w:rsidR="009B56AA" w:rsidRPr="002E2661" w:rsidRDefault="009B56AA" w:rsidP="009B56AA">
      <w:pPr>
        <w:pStyle w:val="a"/>
        <w:ind w:hanging="502"/>
        <w:rPr>
          <w:szCs w:val="28"/>
          <w:lang w:val="ru-RU"/>
        </w:rPr>
      </w:pPr>
      <w:r w:rsidRPr="002E2661">
        <w:rPr>
          <w:szCs w:val="28"/>
          <w:lang w:val="ru-RU"/>
        </w:rPr>
        <w:t xml:space="preserve"> </w:t>
      </w:r>
      <w:proofErr w:type="spellStart"/>
      <w:r w:rsidRPr="002E2661">
        <w:rPr>
          <w:i/>
          <w:iCs/>
          <w:szCs w:val="28"/>
          <w:lang w:val="ru-RU"/>
        </w:rPr>
        <w:t>MainRegisters</w:t>
      </w:r>
      <w:proofErr w:type="spellEnd"/>
      <w:r w:rsidRPr="002E2661">
        <w:rPr>
          <w:i/>
          <w:iCs/>
          <w:szCs w:val="28"/>
          <w:lang w:val="ru-RU"/>
        </w:rPr>
        <w:t xml:space="preserve"> </w:t>
      </w:r>
      <w:r w:rsidRPr="002E2661">
        <w:rPr>
          <w:szCs w:val="28"/>
          <w:lang w:val="ru-RU"/>
        </w:rPr>
        <w:t>– настройка битов конфигурации семейства МК dsPIC33</w:t>
      </w:r>
    </w:p>
    <w:p w14:paraId="3CA5E45F" w14:textId="77777777" w:rsidR="003213E2" w:rsidRPr="002E2661" w:rsidRDefault="00DB746B" w:rsidP="00C67DBD">
      <w:pPr>
        <w:pStyle w:val="a"/>
        <w:ind w:left="0" w:firstLine="709"/>
        <w:rPr>
          <w:lang w:val="ru-RU"/>
        </w:rPr>
      </w:pPr>
      <w:proofErr w:type="spellStart"/>
      <w:r w:rsidRPr="002E2661">
        <w:rPr>
          <w:i/>
          <w:lang w:val="ru-RU"/>
        </w:rPr>
        <w:t>posDetGen_drv</w:t>
      </w:r>
      <w:proofErr w:type="spellEnd"/>
      <w:r w:rsidR="003213E2" w:rsidRPr="002E2661">
        <w:rPr>
          <w:lang w:val="ru-RU"/>
        </w:rPr>
        <w:t xml:space="preserve"> − </w:t>
      </w:r>
      <w:r w:rsidR="003213E2" w:rsidRPr="002E2661">
        <w:rPr>
          <w:lang w:val="ru-RU"/>
        </w:rPr>
        <w:tab/>
        <w:t xml:space="preserve">драйвер </w:t>
      </w:r>
      <w:r w:rsidRPr="002E2661">
        <w:rPr>
          <w:lang w:val="ru-RU"/>
        </w:rPr>
        <w:t>определения положения стрелки</w:t>
      </w:r>
      <w:r w:rsidR="003213E2" w:rsidRPr="002E2661">
        <w:rPr>
          <w:lang w:val="ru-RU"/>
        </w:rPr>
        <w:t>;</w:t>
      </w:r>
    </w:p>
    <w:p w14:paraId="4336E2B5" w14:textId="7DB78CC1" w:rsidR="003213E2" w:rsidRPr="002E2661" w:rsidRDefault="00B42FED" w:rsidP="00C67DBD">
      <w:pPr>
        <w:pStyle w:val="a"/>
        <w:ind w:left="0" w:firstLine="709"/>
        <w:rPr>
          <w:lang w:val="ru-RU"/>
        </w:rPr>
      </w:pPr>
      <w:proofErr w:type="spellStart"/>
      <w:r w:rsidRPr="002E2661">
        <w:rPr>
          <w:i/>
          <w:iCs/>
          <w:lang w:val="ru-RU"/>
        </w:rPr>
        <w:t>relayCtrlDrv</w:t>
      </w:r>
      <w:proofErr w:type="spellEnd"/>
      <w:r w:rsidRPr="002E2661">
        <w:rPr>
          <w:lang w:val="ru-RU"/>
        </w:rPr>
        <w:t xml:space="preserve"> </w:t>
      </w:r>
      <w:r w:rsidR="003213E2" w:rsidRPr="002E2661">
        <w:rPr>
          <w:lang w:val="ru-RU"/>
        </w:rPr>
        <w:t xml:space="preserve">− драйвер </w:t>
      </w:r>
      <w:r w:rsidR="00DB746B" w:rsidRPr="002E2661">
        <w:rPr>
          <w:lang w:val="ru-RU"/>
        </w:rPr>
        <w:t>управления реле</w:t>
      </w:r>
      <w:r w:rsidR="003213E2" w:rsidRPr="002E2661">
        <w:rPr>
          <w:lang w:val="ru-RU"/>
        </w:rPr>
        <w:t>;</w:t>
      </w:r>
    </w:p>
    <w:p w14:paraId="2BA41D8F" w14:textId="77777777" w:rsidR="003213E2" w:rsidRPr="002E2661" w:rsidRDefault="00DB746B" w:rsidP="00C67DBD">
      <w:pPr>
        <w:pStyle w:val="a"/>
        <w:ind w:left="0" w:firstLine="709"/>
        <w:rPr>
          <w:lang w:val="ru-RU"/>
        </w:rPr>
      </w:pPr>
      <w:proofErr w:type="spellStart"/>
      <w:r w:rsidRPr="002E2661">
        <w:rPr>
          <w:i/>
          <w:lang w:val="ru-RU"/>
        </w:rPr>
        <w:t>shuntShiftGenDrv</w:t>
      </w:r>
      <w:proofErr w:type="spellEnd"/>
      <w:r w:rsidR="003213E2" w:rsidRPr="002E2661">
        <w:rPr>
          <w:lang w:val="ru-RU"/>
        </w:rPr>
        <w:t xml:space="preserve"> − драйвер </w:t>
      </w:r>
      <w:r w:rsidRPr="002E2661">
        <w:rPr>
          <w:lang w:val="ru-RU"/>
        </w:rPr>
        <w:t>управления приводом</w:t>
      </w:r>
      <w:r w:rsidR="003213E2" w:rsidRPr="002E2661">
        <w:rPr>
          <w:lang w:val="ru-RU"/>
        </w:rPr>
        <w:t>;</w:t>
      </w:r>
    </w:p>
    <w:p w14:paraId="520ECEB1" w14:textId="700864C2" w:rsidR="003213E2" w:rsidRPr="002E2661" w:rsidRDefault="00DB746B" w:rsidP="00C67DBD">
      <w:pPr>
        <w:pStyle w:val="a"/>
        <w:ind w:left="0" w:firstLine="709"/>
        <w:rPr>
          <w:lang w:val="ru-RU"/>
        </w:rPr>
      </w:pPr>
      <w:r w:rsidRPr="002E2661">
        <w:rPr>
          <w:i/>
          <w:lang w:val="ru-RU"/>
        </w:rPr>
        <w:t>turnOffdsPIC33</w:t>
      </w:r>
      <w:r w:rsidRPr="002E2661">
        <w:rPr>
          <w:lang w:val="ru-RU"/>
        </w:rPr>
        <w:t xml:space="preserve"> – драйвер отключения периферии МК</w:t>
      </w:r>
      <w:r w:rsidR="000971A6" w:rsidRPr="002E2661">
        <w:rPr>
          <w:lang w:val="ru-RU"/>
        </w:rPr>
        <w:t>;</w:t>
      </w:r>
    </w:p>
    <w:p w14:paraId="0D0E4D6E" w14:textId="6A443FFC" w:rsidR="000971A6" w:rsidRPr="002E2661" w:rsidRDefault="000971A6" w:rsidP="00C67DBD">
      <w:pPr>
        <w:pStyle w:val="a"/>
        <w:ind w:left="0" w:firstLine="709"/>
        <w:rPr>
          <w:lang w:val="ru-RU"/>
        </w:rPr>
      </w:pPr>
      <w:proofErr w:type="spellStart"/>
      <w:r w:rsidRPr="002E2661">
        <w:rPr>
          <w:i/>
          <w:iCs/>
          <w:lang w:val="ru-RU"/>
        </w:rPr>
        <w:t>typeMK</w:t>
      </w:r>
      <w:proofErr w:type="spellEnd"/>
      <w:r w:rsidRPr="002E2661">
        <w:rPr>
          <w:lang w:val="ru-RU"/>
        </w:rPr>
        <w:t xml:space="preserve"> –</w:t>
      </w:r>
      <w:r w:rsidR="00C12F5F" w:rsidRPr="002E2661">
        <w:rPr>
          <w:lang w:val="ru-RU"/>
        </w:rPr>
        <w:t xml:space="preserve"> </w:t>
      </w:r>
      <w:r w:rsidRPr="002E2661">
        <w:rPr>
          <w:lang w:val="ru-RU"/>
        </w:rPr>
        <w:t>определени</w:t>
      </w:r>
      <w:r w:rsidR="00C12F5F" w:rsidRPr="002E2661">
        <w:rPr>
          <w:lang w:val="ru-RU"/>
        </w:rPr>
        <w:t>е</w:t>
      </w:r>
      <w:r w:rsidRPr="002E2661">
        <w:rPr>
          <w:lang w:val="ru-RU"/>
        </w:rPr>
        <w:t xml:space="preserve"> типа МК;</w:t>
      </w:r>
    </w:p>
    <w:p w14:paraId="48E8DCBA" w14:textId="0D5495DA" w:rsidR="000971A6" w:rsidRPr="002E2661" w:rsidRDefault="000971A6" w:rsidP="000971A6">
      <w:pPr>
        <w:pStyle w:val="a"/>
        <w:ind w:hanging="502"/>
        <w:rPr>
          <w:lang w:val="ru-RU"/>
        </w:rPr>
      </w:pPr>
      <w:proofErr w:type="spellStart"/>
      <w:r w:rsidRPr="002E2661">
        <w:rPr>
          <w:i/>
          <w:iCs/>
          <w:lang w:val="ru-RU"/>
        </w:rPr>
        <w:t>WorkWithBits</w:t>
      </w:r>
      <w:proofErr w:type="spellEnd"/>
      <w:r w:rsidRPr="002E2661">
        <w:rPr>
          <w:lang w:val="ru-RU"/>
        </w:rPr>
        <w:t xml:space="preserve"> – макросы для работы с битами.</w:t>
      </w:r>
    </w:p>
    <w:p w14:paraId="1D1C2AAE" w14:textId="77777777" w:rsidR="003E2141" w:rsidRPr="002E2661" w:rsidRDefault="003E2141" w:rsidP="00C67DBD">
      <w:pPr>
        <w:pStyle w:val="40"/>
      </w:pPr>
      <w:r w:rsidRPr="002E2661">
        <w:t>Описание</w:t>
      </w:r>
    </w:p>
    <w:p w14:paraId="5C9E0889" w14:textId="77777777" w:rsidR="003E2141" w:rsidRPr="002E2661" w:rsidRDefault="003E2141" w:rsidP="003E2141">
      <w:pPr>
        <w:pStyle w:val="affffa"/>
      </w:pPr>
      <w:r w:rsidRPr="002E2661">
        <w:t>С целью разделения логических функций ПО от аппаратуры используются следующие уровни:</w:t>
      </w:r>
    </w:p>
    <w:p w14:paraId="35BA59DE" w14:textId="77777777" w:rsidR="003E2141" w:rsidRPr="002E2661" w:rsidRDefault="003E2141" w:rsidP="00E64684">
      <w:pPr>
        <w:pStyle w:val="a"/>
        <w:ind w:left="0" w:firstLine="709"/>
        <w:rPr>
          <w:lang w:val="ru-RU"/>
        </w:rPr>
      </w:pPr>
      <w:r w:rsidRPr="002E2661">
        <w:rPr>
          <w:lang w:val="ru-RU"/>
        </w:rPr>
        <w:t>уровень драйверов − обеспечивает программный интерфейс доступа к аппаратуре;</w:t>
      </w:r>
    </w:p>
    <w:p w14:paraId="49167B48" w14:textId="77777777" w:rsidR="003E2141" w:rsidRPr="002E2661" w:rsidRDefault="003E2141" w:rsidP="00E64684">
      <w:pPr>
        <w:pStyle w:val="a"/>
        <w:ind w:left="0" w:firstLine="709"/>
        <w:rPr>
          <w:lang w:val="ru-RU"/>
        </w:rPr>
      </w:pPr>
      <w:r w:rsidRPr="002E2661">
        <w:rPr>
          <w:lang w:val="ru-RU"/>
        </w:rPr>
        <w:t>логический уровень − реализует логику принятия решений и при помощи уровня драйверов формирует команды (сигналы) для выдачи в аппаратуру.</w:t>
      </w:r>
    </w:p>
    <w:p w14:paraId="7E8446A1" w14:textId="77777777" w:rsidR="003E2141" w:rsidRPr="002E2661" w:rsidRDefault="003E2141" w:rsidP="003E2141">
      <w:pPr>
        <w:pStyle w:val="a4"/>
      </w:pPr>
      <w:r w:rsidRPr="002E2661">
        <w:t>Данное разделение позволяет логическому уровню быть пригодным к автономному тестированию и проще переносить этот уровень на другие аппаратные платформы.</w:t>
      </w:r>
    </w:p>
    <w:p w14:paraId="339687A6" w14:textId="77777777" w:rsidR="003E2141" w:rsidRPr="002E2661" w:rsidRDefault="003E2141" w:rsidP="003E2141">
      <w:pPr>
        <w:pStyle w:val="a4"/>
      </w:pPr>
      <w:r w:rsidRPr="002E2661">
        <w:t xml:space="preserve">Драйвера с логическим уровнем могут связываться статически и динамически. Статическое связывание осуществляется на этапе сборки проекта. Компонент логического уровня использует универсальные имена функций. </w:t>
      </w:r>
      <w:r w:rsidRPr="002E2661">
        <w:lastRenderedPageBreak/>
        <w:t xml:space="preserve">Модуль драйвера содержит реализацию этих функций. Компоновщик находит нужный объектный файл и связывает компонент логического уровня с драйвером. Таким образом, подмена драйверов выполняется при помощи удаления или добавления нужной реализации драйвера в проект. Динамическое связывание осуществляется через структуру, которая содержит поля, хранящие адреса вызовов функций. Компонент ПО, получив указатель на эту структуру, обращается к функциям драйвера через поля этой структуры. Таким образом, драйвер может быть подменен в процессе выполнения кода. Использование динамического связывания драйверов позволяет предопределять драйвера без изменения компонента логического уровня, не вызывая при этом конфликта имен. А также проводить автономное тестирование компонента логического уровня без </w:t>
      </w:r>
      <w:proofErr w:type="spellStart"/>
      <w:r w:rsidRPr="002E2661">
        <w:t>пересборки</w:t>
      </w:r>
      <w:proofErr w:type="spellEnd"/>
      <w:r w:rsidRPr="002E2661">
        <w:t xml:space="preserve"> тестового проекта, подменяя драйвер различными объектами, имитирующими его поведение с разными тестовыми наборами данных.</w:t>
      </w:r>
    </w:p>
    <w:p w14:paraId="30DEBA35" w14:textId="77777777" w:rsidR="00BC692D" w:rsidRPr="002E2661" w:rsidRDefault="00BC692D" w:rsidP="00747915">
      <w:pPr>
        <w:pStyle w:val="40"/>
      </w:pPr>
      <w:bookmarkStart w:id="275" w:name="_Ref965121"/>
      <w:r w:rsidRPr="002E2661">
        <w:t xml:space="preserve">Модуль </w:t>
      </w:r>
      <w:bookmarkEnd w:id="275"/>
      <w:r w:rsidR="00BB63D1" w:rsidRPr="002E2661">
        <w:t>AdcDriver_PIC33</w:t>
      </w:r>
    </w:p>
    <w:p w14:paraId="6B9A40FE" w14:textId="77777777" w:rsidR="00D17501" w:rsidRPr="002E2661" w:rsidRDefault="00D17501" w:rsidP="008B3AB9">
      <w:pPr>
        <w:pStyle w:val="5"/>
      </w:pPr>
      <w:r w:rsidRPr="002E2661">
        <w:t>Назначение</w:t>
      </w:r>
    </w:p>
    <w:p w14:paraId="17BC43E4" w14:textId="77777777" w:rsidR="00DB746B" w:rsidRPr="002E2661" w:rsidRDefault="00D17501" w:rsidP="00DB746B">
      <w:pPr>
        <w:pStyle w:val="a4"/>
      </w:pPr>
      <w:r w:rsidRPr="002E2661">
        <w:t xml:space="preserve">Модуль </w:t>
      </w:r>
      <w:r w:rsidR="00DB746B" w:rsidRPr="002E2661">
        <w:t>AdcDriver_PIC33</w:t>
      </w:r>
      <w:r w:rsidRPr="002E2661">
        <w:t xml:space="preserve"> </w:t>
      </w:r>
      <w:r w:rsidR="00DB746B" w:rsidRPr="002E2661">
        <w:t>предназначен для инициализации встроенного в процессор АЦП и работы с ним.</w:t>
      </w:r>
    </w:p>
    <w:p w14:paraId="2C853FCC" w14:textId="77777777" w:rsidR="00D17501" w:rsidRPr="002E2661" w:rsidRDefault="00BA6637" w:rsidP="008B3AB9">
      <w:pPr>
        <w:pStyle w:val="5"/>
      </w:pPr>
      <w:r w:rsidRPr="002E2661">
        <w:t>Состав</w:t>
      </w:r>
    </w:p>
    <w:p w14:paraId="0EED30E8" w14:textId="77777777" w:rsidR="00BA6637" w:rsidRPr="002E2661" w:rsidRDefault="00BA6637" w:rsidP="00BA6637">
      <w:pPr>
        <w:pStyle w:val="a4"/>
      </w:pPr>
      <w:r w:rsidRPr="002E2661">
        <w:t>Компонент состоит из модулей:</w:t>
      </w:r>
    </w:p>
    <w:p w14:paraId="3C79E5CF" w14:textId="77777777" w:rsidR="00BA6637" w:rsidRPr="002E2661" w:rsidRDefault="00B45DFC" w:rsidP="00345D95">
      <w:pPr>
        <w:pStyle w:val="afffb"/>
        <w:numPr>
          <w:ilvl w:val="0"/>
          <w:numId w:val="10"/>
        </w:numPr>
        <w:ind w:hanging="4046"/>
      </w:pPr>
      <w:r w:rsidRPr="002E2661">
        <w:t>AdcDriver_PIC33</w:t>
      </w:r>
      <w:r w:rsidR="00BA6637" w:rsidRPr="002E2661">
        <w:t xml:space="preserve"> – </w:t>
      </w:r>
      <w:r w:rsidRPr="002E2661">
        <w:t>драйвер модуля АЦП</w:t>
      </w:r>
      <w:r w:rsidR="00BA6637" w:rsidRPr="002E2661">
        <w:t>;</w:t>
      </w:r>
    </w:p>
    <w:p w14:paraId="2B721283" w14:textId="77777777" w:rsidR="00B45DFC" w:rsidRPr="002E2661" w:rsidRDefault="00B45DFC" w:rsidP="00345D95">
      <w:pPr>
        <w:pStyle w:val="afffb"/>
        <w:numPr>
          <w:ilvl w:val="0"/>
          <w:numId w:val="10"/>
        </w:numPr>
        <w:ind w:hanging="4046"/>
      </w:pPr>
      <w:r w:rsidRPr="002E2661">
        <w:t>Adc_Inic1– макроопределения для инициализации модуля;</w:t>
      </w:r>
    </w:p>
    <w:p w14:paraId="523CFD09" w14:textId="5D11B820" w:rsidR="00B45DFC" w:rsidRPr="002E2661" w:rsidRDefault="00B45DFC" w:rsidP="00345D95">
      <w:pPr>
        <w:pStyle w:val="afffb"/>
        <w:numPr>
          <w:ilvl w:val="0"/>
          <w:numId w:val="10"/>
        </w:numPr>
        <w:ind w:hanging="4046"/>
      </w:pPr>
      <w:r w:rsidRPr="002E2661">
        <w:t>Adc</w:t>
      </w:r>
      <w:r w:rsidR="0019465E" w:rsidRPr="002E2661">
        <w:t>_</w:t>
      </w:r>
      <w:r w:rsidR="00804E41" w:rsidRPr="002E2661">
        <w:t>r</w:t>
      </w:r>
      <w:r w:rsidRPr="002E2661">
        <w:t>egsPIC33</w:t>
      </w:r>
      <w:r w:rsidR="00BA6637" w:rsidRPr="002E2661">
        <w:t xml:space="preserve"> – </w:t>
      </w:r>
      <w:r w:rsidRPr="002E2661">
        <w:t xml:space="preserve">регистры модуля </w:t>
      </w:r>
      <w:proofErr w:type="spellStart"/>
      <w:r w:rsidRPr="002E2661">
        <w:t>Adc</w:t>
      </w:r>
      <w:proofErr w:type="spellEnd"/>
      <w:r w:rsidR="005F353E" w:rsidRPr="002E2661">
        <w:t>.</w:t>
      </w:r>
    </w:p>
    <w:p w14:paraId="08C42D1F" w14:textId="77777777" w:rsidR="00E9045F" w:rsidRPr="002E2661" w:rsidRDefault="00E9045F" w:rsidP="00747915">
      <w:pPr>
        <w:pStyle w:val="40"/>
      </w:pPr>
      <w:r w:rsidRPr="002E2661">
        <w:t>Описание</w:t>
      </w:r>
    </w:p>
    <w:p w14:paraId="6903B27C" w14:textId="77777777" w:rsidR="00E9045F" w:rsidRPr="002E2661" w:rsidRDefault="00E9045F" w:rsidP="001C10D7">
      <w:pPr>
        <w:pStyle w:val="5"/>
        <w:tabs>
          <w:tab w:val="clear" w:pos="2410"/>
          <w:tab w:val="left" w:pos="1985"/>
        </w:tabs>
        <w:ind w:left="0" w:firstLine="709"/>
      </w:pPr>
      <w:r w:rsidRPr="002E2661">
        <w:t>Общие сведения</w:t>
      </w:r>
    </w:p>
    <w:p w14:paraId="4DE3300A" w14:textId="3C923FA3" w:rsidR="00B45DFC" w:rsidRPr="002E2661" w:rsidRDefault="00B45DFC" w:rsidP="00B45DFC">
      <w:pPr>
        <w:pStyle w:val="a4"/>
      </w:pPr>
      <w:r w:rsidRPr="002E2661">
        <w:t xml:space="preserve">Драйвер АЦП представляет </w:t>
      </w:r>
      <w:r w:rsidR="00436891" w:rsidRPr="002E2661">
        <w:t>собой</w:t>
      </w:r>
      <w:r w:rsidRPr="002E2661">
        <w:t xml:space="preserve"> набор измерительных каналов, которые последовательно измеряются по каналу АЦП CH0. Управляет работой драйвер АЦП </w:t>
      </w:r>
      <w:r w:rsidRPr="002E2661">
        <w:rPr>
          <w:rStyle w:val="affffff7"/>
        </w:rPr>
        <w:t>AdcDriver</w:t>
      </w:r>
      <w:r w:rsidR="00E31EB1" w:rsidRPr="002E2661">
        <w:rPr>
          <w:rStyle w:val="affffff7"/>
        </w:rPr>
        <w:t>_PIC33</w:t>
      </w:r>
      <w:r w:rsidRPr="002E2661">
        <w:t>. Работа драйвера АЦП происходит следующим образом.</w:t>
      </w:r>
    </w:p>
    <w:p w14:paraId="1FB6C62D" w14:textId="77777777" w:rsidR="00B45DFC" w:rsidRPr="002E2661" w:rsidRDefault="00B45DFC" w:rsidP="00B45DFC">
      <w:pPr>
        <w:pStyle w:val="a4"/>
      </w:pPr>
      <w:r w:rsidRPr="002E2661">
        <w:lastRenderedPageBreak/>
        <w:t>Перед началом работы происходит настройка драйвера АЦП.</w:t>
      </w:r>
    </w:p>
    <w:p w14:paraId="41DD7E52" w14:textId="77777777" w:rsidR="00B45DFC" w:rsidRPr="002E2661" w:rsidRDefault="00B45DFC" w:rsidP="00B45DFC">
      <w:pPr>
        <w:pStyle w:val="a4"/>
      </w:pPr>
      <w:r w:rsidRPr="002E2661">
        <w:t xml:space="preserve">По вызову функции </w:t>
      </w:r>
      <w:proofErr w:type="spellStart"/>
      <w:r w:rsidRPr="002E2661">
        <w:rPr>
          <w:b/>
          <w:bCs/>
          <w:i/>
          <w:iCs/>
        </w:rPr>
        <w:t>AdcDriver_</w:t>
      </w:r>
      <w:proofErr w:type="gramStart"/>
      <w:r w:rsidRPr="002E2661">
        <w:rPr>
          <w:b/>
          <w:bCs/>
          <w:i/>
          <w:iCs/>
        </w:rPr>
        <w:t>ctor</w:t>
      </w:r>
      <w:proofErr w:type="spellEnd"/>
      <w:r w:rsidRPr="002E2661">
        <w:rPr>
          <w:b/>
          <w:bCs/>
          <w:i/>
          <w:iCs/>
        </w:rPr>
        <w:t>(</w:t>
      </w:r>
      <w:proofErr w:type="gramEnd"/>
      <w:r w:rsidRPr="002E2661">
        <w:rPr>
          <w:b/>
          <w:bCs/>
          <w:i/>
          <w:iCs/>
        </w:rPr>
        <w:t>)</w:t>
      </w:r>
      <w:r w:rsidRPr="002E2661">
        <w:t xml:space="preserve"> проводится инициализация периферийного модуля МК АЦП. При инициализации дискретных входов АЦП </w:t>
      </w:r>
      <w:r w:rsidR="00F4769E" w:rsidRPr="002E2661">
        <w:t>используется макрос</w:t>
      </w:r>
      <w:r w:rsidRPr="002E2661">
        <w:t xml:space="preserve"> INIC_ADC1_PIN</w:t>
      </w:r>
      <w:r w:rsidR="00F4769E" w:rsidRPr="002E2661">
        <w:t>.</w:t>
      </w:r>
      <w:r w:rsidRPr="002E2661">
        <w:t xml:space="preserve"> </w:t>
      </w:r>
      <w:r w:rsidR="00202BAB" w:rsidRPr="002E2661">
        <w:t>Инициализация</w:t>
      </w:r>
      <w:r w:rsidRPr="002E2661">
        <w:t xml:space="preserve"> дискретных входов МК </w:t>
      </w:r>
      <w:r w:rsidRPr="002E2661">
        <w:sym w:font="Symbol" w:char="F02D"/>
      </w:r>
      <w:r w:rsidRPr="002E2661">
        <w:t xml:space="preserve"> настройка их, как входов АЦП.</w:t>
      </w:r>
    </w:p>
    <w:p w14:paraId="6943DEB0" w14:textId="5BE99406" w:rsidR="00B45DFC" w:rsidRPr="002E2661" w:rsidRDefault="00B45DFC" w:rsidP="009C4494">
      <w:pPr>
        <w:pStyle w:val="a4"/>
      </w:pPr>
      <w:r w:rsidRPr="002E2661">
        <w:t xml:space="preserve">По вызову </w:t>
      </w:r>
      <w:proofErr w:type="spellStart"/>
      <w:r w:rsidRPr="002E2661">
        <w:rPr>
          <w:b/>
          <w:bCs/>
          <w:i/>
          <w:iCs/>
        </w:rPr>
        <w:t>AdcDriver_</w:t>
      </w:r>
      <w:proofErr w:type="gramStart"/>
      <w:r w:rsidRPr="002E2661">
        <w:rPr>
          <w:b/>
          <w:bCs/>
          <w:i/>
          <w:iCs/>
        </w:rPr>
        <w:t>start</w:t>
      </w:r>
      <w:proofErr w:type="spellEnd"/>
      <w:r w:rsidRPr="002E2661">
        <w:rPr>
          <w:b/>
          <w:bCs/>
          <w:i/>
          <w:iCs/>
        </w:rPr>
        <w:t>(</w:t>
      </w:r>
      <w:proofErr w:type="spellStart"/>
      <w:proofErr w:type="gramEnd"/>
      <w:r w:rsidR="009C4494" w:rsidRPr="002E2661">
        <w:rPr>
          <w:b/>
          <w:bCs/>
          <w:i/>
          <w:iCs/>
        </w:rPr>
        <w:t>AdcNumber</w:t>
      </w:r>
      <w:proofErr w:type="spellEnd"/>
      <w:r w:rsidR="009C4494" w:rsidRPr="002E2661">
        <w:rPr>
          <w:b/>
          <w:bCs/>
          <w:i/>
          <w:iCs/>
        </w:rPr>
        <w:t xml:space="preserve"> </w:t>
      </w:r>
      <w:proofErr w:type="spellStart"/>
      <w:r w:rsidR="009C4494" w:rsidRPr="002E2661">
        <w:rPr>
          <w:b/>
          <w:bCs/>
          <w:i/>
          <w:iCs/>
        </w:rPr>
        <w:t>number</w:t>
      </w:r>
      <w:proofErr w:type="spellEnd"/>
      <w:r w:rsidRPr="002E2661">
        <w:rPr>
          <w:b/>
          <w:bCs/>
          <w:i/>
          <w:iCs/>
        </w:rPr>
        <w:t>)</w:t>
      </w:r>
      <w:r w:rsidRPr="002E2661">
        <w:t xml:space="preserve"> запускается измерени</w:t>
      </w:r>
      <w:r w:rsidR="00C0435E" w:rsidRPr="002E2661">
        <w:t>е</w:t>
      </w:r>
      <w:r w:rsidRPr="002E2661">
        <w:t xml:space="preserve"> канала с индексом </w:t>
      </w:r>
      <w:proofErr w:type="spellStart"/>
      <w:r w:rsidR="009C4494" w:rsidRPr="002E2661">
        <w:rPr>
          <w:i/>
          <w:iCs/>
        </w:rPr>
        <w:t>number</w:t>
      </w:r>
      <w:proofErr w:type="spellEnd"/>
      <w:r w:rsidR="009C4494" w:rsidRPr="002E2661">
        <w:t>.</w:t>
      </w:r>
      <w:r w:rsidRPr="002E2661">
        <w:t xml:space="preserve"> По завершению измерения вызывается функция </w:t>
      </w:r>
      <w:r w:rsidR="00731D69" w:rsidRPr="002E2661">
        <w:rPr>
          <w:b/>
          <w:bCs/>
          <w:i/>
          <w:iCs/>
        </w:rPr>
        <w:t>AdcDriver_interruptAdc1</w:t>
      </w:r>
      <w:r w:rsidRPr="002E2661">
        <w:rPr>
          <w:b/>
          <w:bCs/>
          <w:i/>
          <w:iCs/>
        </w:rPr>
        <w:t>()</w:t>
      </w:r>
      <w:r w:rsidRPr="002E2661">
        <w:t>, которая сохраняет результат измерения в очереди</w:t>
      </w:r>
      <w:r w:rsidR="009C4494" w:rsidRPr="002E2661">
        <w:t>.</w:t>
      </w:r>
      <w:r w:rsidRPr="002E2661">
        <w:t xml:space="preserve"> Переполнение очереди приводит к переходу прибора в ЗС. Затем запускается измерение </w:t>
      </w:r>
      <w:r w:rsidR="009C4494" w:rsidRPr="002E2661">
        <w:t xml:space="preserve">следующего </w:t>
      </w:r>
      <w:r w:rsidRPr="002E2661">
        <w:t>канала</w:t>
      </w:r>
      <w:r w:rsidR="009C4494" w:rsidRPr="002E2661">
        <w:t>.</w:t>
      </w:r>
      <w:r w:rsidRPr="002E2661">
        <w:t xml:space="preserve"> </w:t>
      </w:r>
    </w:p>
    <w:p w14:paraId="6BC2EA0A" w14:textId="77777777" w:rsidR="00B45DFC" w:rsidRPr="002E2661" w:rsidRDefault="00B45DFC" w:rsidP="00B45DFC">
      <w:pPr>
        <w:pStyle w:val="affffff9"/>
      </w:pPr>
      <w:r w:rsidRPr="002E2661">
        <w:t>Драйвер имеет следующее ограничения:</w:t>
      </w:r>
    </w:p>
    <w:p w14:paraId="2F997540" w14:textId="77777777" w:rsidR="00B45DFC" w:rsidRPr="002E2661" w:rsidRDefault="00B45DFC" w:rsidP="00643ABE">
      <w:pPr>
        <w:pStyle w:val="a"/>
        <w:numPr>
          <w:ilvl w:val="0"/>
          <w:numId w:val="80"/>
        </w:numPr>
        <w:ind w:left="0" w:firstLine="709"/>
        <w:rPr>
          <w:lang w:val="ru-RU"/>
        </w:rPr>
      </w:pPr>
      <w:r w:rsidRPr="002E2661">
        <w:rPr>
          <w:lang w:val="ru-RU"/>
        </w:rPr>
        <w:t xml:space="preserve">частота дискретизации измерительного канала не должна превышать частоту вызова функции </w:t>
      </w:r>
      <w:proofErr w:type="spellStart"/>
      <w:r w:rsidRPr="002E2661">
        <w:rPr>
          <w:b/>
          <w:bCs/>
          <w:i/>
          <w:iCs/>
          <w:lang w:val="ru-RU"/>
        </w:rPr>
        <w:t>AdcDriver_</w:t>
      </w:r>
      <w:proofErr w:type="gramStart"/>
      <w:r w:rsidRPr="002E2661">
        <w:rPr>
          <w:b/>
          <w:bCs/>
          <w:i/>
          <w:iCs/>
          <w:lang w:val="ru-RU"/>
        </w:rPr>
        <w:t>start</w:t>
      </w:r>
      <w:proofErr w:type="spellEnd"/>
      <w:r w:rsidRPr="002E2661">
        <w:rPr>
          <w:b/>
          <w:bCs/>
          <w:i/>
          <w:iCs/>
          <w:lang w:val="ru-RU"/>
        </w:rPr>
        <w:t>(</w:t>
      </w:r>
      <w:proofErr w:type="gramEnd"/>
      <w:r w:rsidRPr="002E2661">
        <w:rPr>
          <w:b/>
          <w:bCs/>
          <w:i/>
          <w:iCs/>
          <w:lang w:val="ru-RU"/>
        </w:rPr>
        <w:t>)</w:t>
      </w:r>
      <w:r w:rsidRPr="002E2661">
        <w:rPr>
          <w:lang w:val="ru-RU"/>
        </w:rPr>
        <w:t xml:space="preserve"> и должна быть ей кратна;</w:t>
      </w:r>
    </w:p>
    <w:p w14:paraId="2D33D638" w14:textId="2EFEE7F2" w:rsidR="00B45DFC" w:rsidRPr="002E2661" w:rsidRDefault="00B45DFC" w:rsidP="00643ABE">
      <w:pPr>
        <w:pStyle w:val="a"/>
        <w:numPr>
          <w:ilvl w:val="0"/>
          <w:numId w:val="80"/>
        </w:numPr>
        <w:ind w:left="0" w:firstLine="709"/>
        <w:rPr>
          <w:lang w:val="ru-RU"/>
        </w:rPr>
      </w:pPr>
      <w:r w:rsidRPr="002E2661">
        <w:rPr>
          <w:lang w:val="ru-RU"/>
        </w:rPr>
        <w:t xml:space="preserve">необходимо постоянно считывать результаты измерений функцией </w:t>
      </w:r>
      <w:proofErr w:type="spellStart"/>
      <w:r w:rsidRPr="002E2661">
        <w:rPr>
          <w:b/>
          <w:bCs/>
          <w:i/>
          <w:iCs/>
          <w:lang w:val="ru-RU"/>
        </w:rPr>
        <w:t>AdcDriver_</w:t>
      </w:r>
      <w:proofErr w:type="gramStart"/>
      <w:r w:rsidRPr="002E2661">
        <w:rPr>
          <w:b/>
          <w:bCs/>
          <w:i/>
          <w:iCs/>
          <w:lang w:val="ru-RU"/>
        </w:rPr>
        <w:t>get</w:t>
      </w:r>
      <w:proofErr w:type="spellEnd"/>
      <w:r w:rsidRPr="002E2661">
        <w:rPr>
          <w:b/>
          <w:bCs/>
          <w:i/>
          <w:iCs/>
          <w:lang w:val="ru-RU"/>
        </w:rPr>
        <w:t>(</w:t>
      </w:r>
      <w:proofErr w:type="gramEnd"/>
      <w:r w:rsidRPr="002E2661">
        <w:rPr>
          <w:b/>
          <w:bCs/>
          <w:i/>
          <w:iCs/>
          <w:lang w:val="ru-RU"/>
        </w:rPr>
        <w:t>)</w:t>
      </w:r>
      <w:r w:rsidRPr="002E2661">
        <w:rPr>
          <w:lang w:val="ru-RU"/>
        </w:rPr>
        <w:t>, что бы не допустить переполнение очереди;</w:t>
      </w:r>
    </w:p>
    <w:p w14:paraId="38ADDE23" w14:textId="672047F6" w:rsidR="00B45DFC" w:rsidRPr="002E2661" w:rsidRDefault="00B45DFC" w:rsidP="00643ABE">
      <w:pPr>
        <w:pStyle w:val="a"/>
        <w:numPr>
          <w:ilvl w:val="0"/>
          <w:numId w:val="80"/>
        </w:numPr>
        <w:ind w:left="0" w:firstLine="709"/>
        <w:rPr>
          <w:lang w:val="ru-RU"/>
        </w:rPr>
      </w:pPr>
      <w:r w:rsidRPr="002E2661">
        <w:rPr>
          <w:lang w:val="ru-RU"/>
        </w:rPr>
        <w:t>необходимо обеспечить своевременное считывание измерений с регистров АЦП функцией</w:t>
      </w:r>
      <w:r w:rsidR="00731D69" w:rsidRPr="002E2661">
        <w:rPr>
          <w:lang w:val="ru-RU"/>
        </w:rPr>
        <w:t xml:space="preserve"> </w:t>
      </w:r>
      <w:r w:rsidR="00731D69" w:rsidRPr="002E2661">
        <w:rPr>
          <w:b/>
          <w:bCs/>
          <w:i/>
          <w:iCs/>
          <w:lang w:val="ru-RU"/>
        </w:rPr>
        <w:t>AdcDriver_interruptAdc1</w:t>
      </w:r>
      <w:r w:rsidRPr="002E2661">
        <w:rPr>
          <w:b/>
          <w:bCs/>
          <w:i/>
          <w:iCs/>
          <w:lang w:val="ru-RU"/>
        </w:rPr>
        <w:t>()</w:t>
      </w:r>
      <w:r w:rsidRPr="002E2661">
        <w:rPr>
          <w:lang w:val="ru-RU"/>
        </w:rPr>
        <w:t>, обычно для этого организовывается обработка прерывания по завершению конвертации АЦП.</w:t>
      </w:r>
    </w:p>
    <w:p w14:paraId="012FBC9C" w14:textId="77777777" w:rsidR="00B45DFC" w:rsidRPr="002E2661" w:rsidRDefault="00B45DFC" w:rsidP="00052AF0">
      <w:pPr>
        <w:pStyle w:val="35"/>
      </w:pPr>
    </w:p>
    <w:p w14:paraId="1F63629F" w14:textId="77777777" w:rsidR="00E9045F" w:rsidRPr="002E2661" w:rsidRDefault="00E9045F" w:rsidP="00D852B7">
      <w:pPr>
        <w:pStyle w:val="5"/>
      </w:pPr>
      <w:r w:rsidRPr="002E2661">
        <w:lastRenderedPageBreak/>
        <w:t>Статическая модель</w:t>
      </w:r>
    </w:p>
    <w:p w14:paraId="42CB3F36" w14:textId="4A680C20" w:rsidR="00067C48" w:rsidRPr="002E2661" w:rsidRDefault="00067C48" w:rsidP="00067C48">
      <w:pPr>
        <w:pStyle w:val="5"/>
        <w:numPr>
          <w:ilvl w:val="0"/>
          <w:numId w:val="0"/>
        </w:numPr>
        <w:ind w:left="709"/>
        <w:rPr>
          <w:color w:val="000000" w:themeColor="text1"/>
        </w:rPr>
      </w:pPr>
      <w:r w:rsidRPr="002E2661">
        <w:rPr>
          <w:b w:val="0"/>
          <w:color w:val="000000" w:themeColor="text1"/>
          <w:szCs w:val="28"/>
        </w:rPr>
        <w:t>Статическая модель</w:t>
      </w:r>
      <w:r w:rsidR="00E403B0" w:rsidRPr="002E2661">
        <w:rPr>
          <w:b w:val="0"/>
          <w:color w:val="000000" w:themeColor="text1"/>
          <w:szCs w:val="28"/>
        </w:rPr>
        <w:t xml:space="preserve"> модуля AdcDriver_PIC33</w:t>
      </w:r>
      <w:r w:rsidRPr="002E2661">
        <w:rPr>
          <w:b w:val="0"/>
          <w:color w:val="000000" w:themeColor="text1"/>
          <w:szCs w:val="28"/>
        </w:rPr>
        <w:t xml:space="preserve"> приведена на рисунке</w:t>
      </w:r>
      <w:r w:rsidR="00F974AC" w:rsidRPr="002E2661">
        <w:rPr>
          <w:b w:val="0"/>
          <w:color w:val="000000" w:themeColor="text1"/>
          <w:szCs w:val="28"/>
        </w:rPr>
        <w:t xml:space="preserve"> </w:t>
      </w:r>
      <w:r w:rsidR="0019465E" w:rsidRPr="002E2661">
        <w:rPr>
          <w:b w:val="0"/>
          <w:color w:val="000000" w:themeColor="text1"/>
          <w:szCs w:val="28"/>
        </w:rPr>
        <w:fldChar w:fldCharType="begin"/>
      </w:r>
      <w:r w:rsidR="00F974AC" w:rsidRPr="002E2661">
        <w:rPr>
          <w:b w:val="0"/>
          <w:color w:val="000000" w:themeColor="text1"/>
          <w:szCs w:val="28"/>
        </w:rPr>
        <w:instrText xml:space="preserve"> REF _Ref47104752 \h </w:instrText>
      </w:r>
      <w:r w:rsidR="0019465E" w:rsidRPr="002E2661">
        <w:rPr>
          <w:b w:val="0"/>
          <w:color w:val="000000" w:themeColor="text1"/>
          <w:szCs w:val="28"/>
        </w:rPr>
      </w:r>
      <w:r w:rsidR="0019465E" w:rsidRPr="002E2661">
        <w:rPr>
          <w:b w:val="0"/>
          <w:color w:val="000000" w:themeColor="text1"/>
          <w:szCs w:val="28"/>
        </w:rPr>
        <w:fldChar w:fldCharType="separate"/>
      </w:r>
      <w:r w:rsidR="001432BC">
        <w:rPr>
          <w:b w:val="0"/>
          <w:noProof/>
          <w:color w:val="000000" w:themeColor="text1"/>
          <w:szCs w:val="28"/>
        </w:rPr>
        <w:t>36</w:t>
      </w:r>
      <w:r w:rsidR="0019465E" w:rsidRPr="002E2661">
        <w:rPr>
          <w:b w:val="0"/>
          <w:color w:val="000000" w:themeColor="text1"/>
          <w:szCs w:val="28"/>
        </w:rPr>
        <w:fldChar w:fldCharType="end"/>
      </w:r>
      <w:r w:rsidR="00F974AC" w:rsidRPr="002E2661">
        <w:rPr>
          <w:b w:val="0"/>
          <w:color w:val="000000" w:themeColor="text1"/>
          <w:szCs w:val="28"/>
        </w:rPr>
        <w:t>.</w:t>
      </w:r>
    </w:p>
    <w:p w14:paraId="0A44CA9B" w14:textId="77777777" w:rsidR="00E9045F" w:rsidRPr="002E2661" w:rsidRDefault="00731D69" w:rsidP="00BB7F47">
      <w:pPr>
        <w:pStyle w:val="a4"/>
        <w:ind w:firstLine="0"/>
        <w:jc w:val="center"/>
        <w:rPr>
          <w:color w:val="000000" w:themeColor="text1"/>
        </w:rPr>
      </w:pPr>
      <w:r w:rsidRPr="002E2661">
        <w:rPr>
          <w:rFonts w:eastAsia="Times New Roman"/>
          <w:noProof/>
          <w:sz w:val="16"/>
          <w:szCs w:val="16"/>
          <w:lang w:eastAsia="uk-UA"/>
        </w:rPr>
        <w:drawing>
          <wp:inline distT="0" distB="0" distL="0" distR="0" wp14:anchorId="61C2AF11" wp14:editId="2B191EBB">
            <wp:extent cx="4067175" cy="6128893"/>
            <wp:effectExtent l="0" t="0" r="0" b="0"/>
            <wp:docPr id="3" name="Рисунок 2" descr="AdcDriver_StaticDiagramm_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Driver_StaticDiagramm_SDS.jpg"/>
                    <pic:cNvPicPr/>
                  </pic:nvPicPr>
                  <pic:blipFill>
                    <a:blip r:embed="rId97" cstate="print"/>
                    <a:stretch>
                      <a:fillRect/>
                    </a:stretch>
                  </pic:blipFill>
                  <pic:spPr>
                    <a:xfrm>
                      <a:off x="0" y="0"/>
                      <a:ext cx="4079197" cy="6147010"/>
                    </a:xfrm>
                    <a:prstGeom prst="rect">
                      <a:avLst/>
                    </a:prstGeom>
                  </pic:spPr>
                </pic:pic>
              </a:graphicData>
            </a:graphic>
          </wp:inline>
        </w:drawing>
      </w:r>
    </w:p>
    <w:p w14:paraId="0C1D5F26" w14:textId="30B2F3AC" w:rsidR="00067C48" w:rsidRPr="002E2661" w:rsidRDefault="00067C48" w:rsidP="00F974AC">
      <w:pPr>
        <w:pStyle w:val="afff4"/>
        <w:jc w:val="center"/>
        <w:rPr>
          <w:b w:val="0"/>
          <w:color w:val="000000" w:themeColor="text1"/>
          <w:sz w:val="28"/>
          <w:szCs w:val="28"/>
        </w:rPr>
      </w:pPr>
      <w:bookmarkStart w:id="276" w:name="_Ref47103276"/>
      <w:bookmarkStart w:id="277" w:name="_Ref47103268"/>
      <w:r w:rsidRPr="002E2661">
        <w:rPr>
          <w:b w:val="0"/>
          <w:color w:val="000000" w:themeColor="text1"/>
          <w:sz w:val="28"/>
          <w:szCs w:val="28"/>
        </w:rPr>
        <w:t xml:space="preserve">Рисунок </w:t>
      </w:r>
      <w:r w:rsidR="0019465E" w:rsidRPr="002E2661">
        <w:rPr>
          <w:b w:val="0"/>
          <w:color w:val="000000" w:themeColor="text1"/>
          <w:sz w:val="28"/>
          <w:szCs w:val="28"/>
        </w:rPr>
        <w:fldChar w:fldCharType="begin"/>
      </w:r>
      <w:r w:rsidRPr="002E2661">
        <w:rPr>
          <w:b w:val="0"/>
          <w:color w:val="000000" w:themeColor="text1"/>
          <w:sz w:val="28"/>
          <w:szCs w:val="28"/>
        </w:rPr>
        <w:instrText xml:space="preserve"> SEQ Рисунок \* ARABIC </w:instrText>
      </w:r>
      <w:r w:rsidR="0019465E" w:rsidRPr="002E2661">
        <w:rPr>
          <w:b w:val="0"/>
          <w:color w:val="000000" w:themeColor="text1"/>
          <w:sz w:val="28"/>
          <w:szCs w:val="28"/>
        </w:rPr>
        <w:fldChar w:fldCharType="separate"/>
      </w:r>
      <w:bookmarkStart w:id="278" w:name="_Ref47104752"/>
      <w:r w:rsidR="001432BC">
        <w:rPr>
          <w:b w:val="0"/>
          <w:noProof/>
          <w:color w:val="000000" w:themeColor="text1"/>
          <w:sz w:val="28"/>
          <w:szCs w:val="28"/>
        </w:rPr>
        <w:t>36</w:t>
      </w:r>
      <w:bookmarkEnd w:id="278"/>
      <w:r w:rsidR="0019465E" w:rsidRPr="002E2661">
        <w:rPr>
          <w:b w:val="0"/>
          <w:color w:val="000000" w:themeColor="text1"/>
          <w:sz w:val="28"/>
          <w:szCs w:val="28"/>
        </w:rPr>
        <w:fldChar w:fldCharType="end"/>
      </w:r>
      <w:bookmarkEnd w:id="276"/>
      <w:r w:rsidR="00F974AC" w:rsidRPr="002E2661">
        <w:rPr>
          <w:b w:val="0"/>
          <w:color w:val="000000" w:themeColor="text1"/>
          <w:sz w:val="28"/>
          <w:szCs w:val="28"/>
        </w:rPr>
        <w:t xml:space="preserve"> </w:t>
      </w:r>
      <w:r w:rsidRPr="002E2661">
        <w:rPr>
          <w:b w:val="0"/>
          <w:color w:val="000000" w:themeColor="text1"/>
          <w:sz w:val="28"/>
          <w:szCs w:val="28"/>
        </w:rPr>
        <w:t xml:space="preserve">– </w:t>
      </w:r>
      <w:r w:rsidRPr="002E2661">
        <w:rPr>
          <w:b w:val="0"/>
          <w:color w:val="000000" w:themeColor="text1"/>
          <w:sz w:val="28"/>
          <w:szCs w:val="28"/>
        </w:rPr>
        <w:tab/>
        <w:t>Статическая модель</w:t>
      </w:r>
      <w:bookmarkEnd w:id="277"/>
    </w:p>
    <w:p w14:paraId="4235D015" w14:textId="77777777" w:rsidR="00E44A00" w:rsidRPr="002E2661" w:rsidRDefault="00E44A00" w:rsidP="003C53D7">
      <w:pPr>
        <w:widowControl w:val="0"/>
        <w:rPr>
          <w:lang w:eastAsia="en-US"/>
        </w:rPr>
      </w:pPr>
    </w:p>
    <w:p w14:paraId="5DD7E92E" w14:textId="77777777" w:rsidR="00E43E01" w:rsidRPr="002E2661" w:rsidRDefault="00E43E01" w:rsidP="007C05A0">
      <w:pPr>
        <w:pStyle w:val="40"/>
        <w:keepLines/>
      </w:pPr>
      <w:bookmarkStart w:id="279" w:name="_Ref47520043"/>
      <w:r w:rsidRPr="002E2661">
        <w:t>Модуль</w:t>
      </w:r>
      <w:r w:rsidR="004B1433" w:rsidRPr="002E2661">
        <w:t xml:space="preserve"> </w:t>
      </w:r>
      <w:proofErr w:type="spellStart"/>
      <w:r w:rsidR="00710AA0" w:rsidRPr="002E2661">
        <w:t>BlockExch_driver</w:t>
      </w:r>
      <w:bookmarkEnd w:id="279"/>
      <w:proofErr w:type="spellEnd"/>
    </w:p>
    <w:p w14:paraId="3F196247" w14:textId="77777777" w:rsidR="00E43E01" w:rsidRPr="002E2661" w:rsidRDefault="00E43E01" w:rsidP="00065153">
      <w:pPr>
        <w:pStyle w:val="5"/>
      </w:pPr>
      <w:r w:rsidRPr="002E2661">
        <w:t>Назначение</w:t>
      </w:r>
    </w:p>
    <w:p w14:paraId="4BDC0C18" w14:textId="77777777" w:rsidR="00E43E01" w:rsidRPr="002E2661" w:rsidRDefault="00E43E01" w:rsidP="00E43E01">
      <w:pPr>
        <w:pStyle w:val="a4"/>
      </w:pPr>
      <w:r w:rsidRPr="002E2661">
        <w:t xml:space="preserve">Модуль </w:t>
      </w:r>
      <w:proofErr w:type="spellStart"/>
      <w:r w:rsidR="00710AA0" w:rsidRPr="002E2661">
        <w:t>BlockExch_driver</w:t>
      </w:r>
      <w:proofErr w:type="spellEnd"/>
      <w:r w:rsidRPr="002E2661">
        <w:t xml:space="preserve"> обеспечивает управление </w:t>
      </w:r>
      <w:r w:rsidR="00710AA0" w:rsidRPr="002E2661">
        <w:t>обменом со смежным прибором</w:t>
      </w:r>
      <w:r w:rsidRPr="002E2661">
        <w:t>.</w:t>
      </w:r>
    </w:p>
    <w:p w14:paraId="53C8C770" w14:textId="77777777" w:rsidR="00DA1896" w:rsidRPr="002E2661" w:rsidRDefault="00DA1896" w:rsidP="00747915">
      <w:pPr>
        <w:pStyle w:val="40"/>
      </w:pPr>
      <w:r w:rsidRPr="002E2661">
        <w:lastRenderedPageBreak/>
        <w:t>Описание</w:t>
      </w:r>
    </w:p>
    <w:p w14:paraId="589801E8" w14:textId="77777777" w:rsidR="00CA3B95" w:rsidRPr="002E2661" w:rsidRDefault="00CA3B95" w:rsidP="00CA3B95">
      <w:pPr>
        <w:pStyle w:val="a"/>
        <w:numPr>
          <w:ilvl w:val="0"/>
          <w:numId w:val="0"/>
        </w:numPr>
        <w:ind w:left="709"/>
        <w:rPr>
          <w:lang w:val="ru-RU"/>
        </w:rPr>
      </w:pPr>
      <w:r w:rsidRPr="002E2661">
        <w:rPr>
          <w:lang w:val="ru-RU"/>
        </w:rPr>
        <w:t>Компонент состоит из одноимённого модуля.</w:t>
      </w:r>
    </w:p>
    <w:p w14:paraId="5A8E0289" w14:textId="77777777" w:rsidR="00DA1896" w:rsidRPr="002E2661" w:rsidRDefault="00DA1896" w:rsidP="002F6B6A">
      <w:pPr>
        <w:pStyle w:val="5"/>
      </w:pPr>
      <w:r w:rsidRPr="002E2661">
        <w:t>Общие сведения</w:t>
      </w:r>
    </w:p>
    <w:p w14:paraId="15043922" w14:textId="0CF39E81" w:rsidR="00CA3B95" w:rsidRPr="002E2661" w:rsidRDefault="00CA3B95" w:rsidP="00CA3B95">
      <w:pPr>
        <w:pStyle w:val="a4"/>
      </w:pPr>
      <w:r w:rsidRPr="002E2661">
        <w:t>Сигналы для передачи данных в смежный прибор</w:t>
      </w:r>
      <w:r w:rsidR="00A6565C" w:rsidRPr="002E2661">
        <w:t xml:space="preserve"> (см.</w:t>
      </w:r>
      <w:r w:rsidR="004D5F14" w:rsidRPr="002E2661">
        <w:t xml:space="preserve"> </w:t>
      </w:r>
      <w:r w:rsidR="00A6565C" w:rsidRPr="002E2661">
        <w:t xml:space="preserve">схему электрическую принципиальную </w:t>
      </w:r>
      <w:r w:rsidR="00A6565C" w:rsidRPr="002E2661">
        <w:rPr>
          <w:color w:val="FF0000"/>
        </w:rPr>
        <w:t>ЕИУ</w:t>
      </w:r>
      <w:r w:rsidR="009566EE" w:rsidRPr="002E2661">
        <w:rPr>
          <w:color w:val="FF0000"/>
        </w:rPr>
        <w:t>С.465275.006.100Э3</w:t>
      </w:r>
      <w:r w:rsidR="00A6565C" w:rsidRPr="002E2661">
        <w:rPr>
          <w:color w:val="FF0000"/>
        </w:rPr>
        <w:t>)</w:t>
      </w:r>
      <w:r w:rsidRPr="002E2661">
        <w:t xml:space="preserve"> синхронно формируют оба МК: </w:t>
      </w:r>
      <w:r w:rsidRPr="002E2661">
        <w:rPr>
          <w:i/>
        </w:rPr>
        <w:t>REZ</w:t>
      </w:r>
      <w:r w:rsidR="00622E0D" w:rsidRPr="002E2661">
        <w:rPr>
          <w:i/>
        </w:rPr>
        <w:noBreakHyphen/>
      </w:r>
      <w:r w:rsidRPr="002E2661">
        <w:rPr>
          <w:i/>
        </w:rPr>
        <w:t>TX-M</w:t>
      </w:r>
      <w:r w:rsidRPr="002E2661">
        <w:t xml:space="preserve"> – сигнал МК </w:t>
      </w:r>
      <w:proofErr w:type="spellStart"/>
      <w:r w:rsidRPr="002E2661">
        <w:t>Master</w:t>
      </w:r>
      <w:proofErr w:type="spellEnd"/>
      <w:r w:rsidRPr="002E2661">
        <w:t xml:space="preserve"> и </w:t>
      </w:r>
      <w:r w:rsidRPr="002E2661">
        <w:rPr>
          <w:i/>
        </w:rPr>
        <w:t>REZ-TX-S</w:t>
      </w:r>
      <w:r w:rsidRPr="002E2661">
        <w:t xml:space="preserve"> – сигнал МК </w:t>
      </w:r>
      <w:proofErr w:type="spellStart"/>
      <w:r w:rsidRPr="002E2661">
        <w:t>Slave</w:t>
      </w:r>
      <w:proofErr w:type="spellEnd"/>
      <w:r w:rsidRPr="002E2661">
        <w:t xml:space="preserve"> (порт RB7</w:t>
      </w:r>
      <w:r w:rsidR="007870FA" w:rsidRPr="002E2661">
        <w:t xml:space="preserve"> на обоих МК</w:t>
      </w:r>
      <w:r w:rsidRPr="002E2661">
        <w:t xml:space="preserve">). Передача логического 0 осуществляется если </w:t>
      </w:r>
      <w:r w:rsidR="005F353E" w:rsidRPr="002E2661">
        <w:rPr>
          <w:i/>
        </w:rPr>
        <w:t>REZ-TX-M</w:t>
      </w:r>
      <w:r w:rsidR="005F353E" w:rsidRPr="002E2661">
        <w:t xml:space="preserve"> </w:t>
      </w:r>
      <w:r w:rsidRPr="002E2661">
        <w:t xml:space="preserve">= 1 и </w:t>
      </w:r>
      <w:r w:rsidR="005F353E" w:rsidRPr="002E2661">
        <w:rPr>
          <w:i/>
        </w:rPr>
        <w:t>REZ-TX-S</w:t>
      </w:r>
      <w:r w:rsidR="005F353E" w:rsidRPr="002E2661">
        <w:t xml:space="preserve"> </w:t>
      </w:r>
      <w:r w:rsidRPr="002E2661">
        <w:t>= 0</w:t>
      </w:r>
      <w:r w:rsidR="005F353E" w:rsidRPr="002E2661">
        <w:t>.</w:t>
      </w:r>
      <w:r w:rsidRPr="002E2661">
        <w:t xml:space="preserve"> </w:t>
      </w:r>
      <w:r w:rsidR="005F353E" w:rsidRPr="002E2661">
        <w:t>В</w:t>
      </w:r>
      <w:r w:rsidRPr="002E2661">
        <w:t xml:space="preserve"> других случаях происходит передача логической 1.</w:t>
      </w:r>
    </w:p>
    <w:p w14:paraId="5E108E63" w14:textId="77777777" w:rsidR="00CA3B95" w:rsidRPr="002E2661" w:rsidRDefault="00CA3B95" w:rsidP="00CA3B95">
      <w:pPr>
        <w:pStyle w:val="a4"/>
      </w:pPr>
      <w:r w:rsidRPr="002E2661">
        <w:t xml:space="preserve">Прием данных от смежного прибора выполняется обоими МК путем чтения и обработки сигнала </w:t>
      </w:r>
      <w:r w:rsidR="005A250F" w:rsidRPr="002E2661">
        <w:rPr>
          <w:i/>
        </w:rPr>
        <w:t>REZ-</w:t>
      </w:r>
      <w:r w:rsidRPr="002E2661">
        <w:rPr>
          <w:i/>
        </w:rPr>
        <w:t>RX</w:t>
      </w:r>
      <w:r w:rsidRPr="002E2661">
        <w:t xml:space="preserve"> (порт R</w:t>
      </w:r>
      <w:r w:rsidR="005A250F" w:rsidRPr="002E2661">
        <w:t>B7</w:t>
      </w:r>
      <w:r w:rsidRPr="002E2661">
        <w:t>).</w:t>
      </w:r>
    </w:p>
    <w:p w14:paraId="3C335F48" w14:textId="77777777" w:rsidR="00CA3B95" w:rsidRPr="002E2661" w:rsidRDefault="00CA3B95" w:rsidP="00CA3B95">
      <w:pPr>
        <w:pStyle w:val="a4"/>
      </w:pPr>
      <w:r w:rsidRPr="002E2661">
        <w:t xml:space="preserve">Основная структура </w:t>
      </w:r>
      <w:proofErr w:type="spellStart"/>
      <w:r w:rsidRPr="002E2661">
        <w:rPr>
          <w:i/>
        </w:rPr>
        <w:t>driverStr</w:t>
      </w:r>
      <w:proofErr w:type="spellEnd"/>
      <w:r w:rsidRPr="002E2661">
        <w:t xml:space="preserve"> объявлена в файле </w:t>
      </w:r>
      <w:proofErr w:type="spellStart"/>
      <w:r w:rsidRPr="002E2661">
        <w:t>BlockExch_driver.c</w:t>
      </w:r>
      <w:proofErr w:type="spellEnd"/>
      <w:r w:rsidRPr="002E2661">
        <w:t xml:space="preserve"> и состоит из двух структур – </w:t>
      </w:r>
      <w:proofErr w:type="spellStart"/>
      <w:r w:rsidRPr="002E2661">
        <w:rPr>
          <w:i/>
        </w:rPr>
        <w:t>txData</w:t>
      </w:r>
      <w:proofErr w:type="spellEnd"/>
      <w:r w:rsidRPr="002E2661">
        <w:t xml:space="preserve"> и </w:t>
      </w:r>
      <w:proofErr w:type="spellStart"/>
      <w:r w:rsidRPr="002E2661">
        <w:rPr>
          <w:i/>
        </w:rPr>
        <w:t>rxData</w:t>
      </w:r>
      <w:proofErr w:type="spellEnd"/>
      <w:r w:rsidRPr="002E2661">
        <w:t xml:space="preserve">, которые содержат данные для управления передачей и приемом соответственно. Модуль инициализируется с помощью функции </w:t>
      </w:r>
      <w:proofErr w:type="spellStart"/>
      <w:r w:rsidRPr="002E2661">
        <w:rPr>
          <w:b/>
          <w:i/>
        </w:rPr>
        <w:t>BlockExch</w:t>
      </w:r>
      <w:r w:rsidR="00F425EC" w:rsidRPr="002E2661">
        <w:rPr>
          <w:b/>
          <w:i/>
        </w:rPr>
        <w:t>Drv</w:t>
      </w:r>
      <w:r w:rsidRPr="002E2661">
        <w:rPr>
          <w:b/>
          <w:i/>
        </w:rPr>
        <w:t>_</w:t>
      </w:r>
      <w:proofErr w:type="gramStart"/>
      <w:r w:rsidRPr="002E2661">
        <w:rPr>
          <w:b/>
          <w:i/>
        </w:rPr>
        <w:t>ctor</w:t>
      </w:r>
      <w:proofErr w:type="spellEnd"/>
      <w:r w:rsidRPr="002E2661">
        <w:rPr>
          <w:b/>
          <w:i/>
        </w:rPr>
        <w:t>(</w:t>
      </w:r>
      <w:proofErr w:type="gramEnd"/>
      <w:r w:rsidRPr="002E2661">
        <w:rPr>
          <w:b/>
          <w:i/>
        </w:rPr>
        <w:t>)</w:t>
      </w:r>
      <w:r w:rsidRPr="002E2661">
        <w:t xml:space="preserve">. В ней вызываются функции </w:t>
      </w:r>
      <w:proofErr w:type="spellStart"/>
      <w:proofErr w:type="gramStart"/>
      <w:r w:rsidRPr="002E2661">
        <w:rPr>
          <w:b/>
          <w:i/>
        </w:rPr>
        <w:t>transmitIni</w:t>
      </w:r>
      <w:proofErr w:type="spellEnd"/>
      <w:r w:rsidRPr="002E2661">
        <w:rPr>
          <w:b/>
          <w:i/>
        </w:rPr>
        <w:t>(</w:t>
      </w:r>
      <w:proofErr w:type="gramEnd"/>
      <w:r w:rsidRPr="002E2661">
        <w:rPr>
          <w:b/>
          <w:i/>
        </w:rPr>
        <w:t>)</w:t>
      </w:r>
      <w:r w:rsidRPr="002E2661">
        <w:t xml:space="preserve"> и </w:t>
      </w:r>
      <w:proofErr w:type="spellStart"/>
      <w:r w:rsidRPr="002E2661">
        <w:rPr>
          <w:b/>
          <w:i/>
        </w:rPr>
        <w:t>receptionIni</w:t>
      </w:r>
      <w:proofErr w:type="spellEnd"/>
      <w:r w:rsidRPr="002E2661">
        <w:rPr>
          <w:b/>
          <w:i/>
        </w:rPr>
        <w:t>()</w:t>
      </w:r>
      <w:r w:rsidRPr="002E2661">
        <w:t xml:space="preserve">, инициализирующие структуры </w:t>
      </w:r>
      <w:proofErr w:type="spellStart"/>
      <w:r w:rsidRPr="002E2661">
        <w:rPr>
          <w:i/>
        </w:rPr>
        <w:t>txData</w:t>
      </w:r>
      <w:proofErr w:type="spellEnd"/>
      <w:r w:rsidRPr="002E2661">
        <w:t xml:space="preserve"> и </w:t>
      </w:r>
      <w:proofErr w:type="spellStart"/>
      <w:r w:rsidRPr="002E2661">
        <w:rPr>
          <w:i/>
        </w:rPr>
        <w:t>rxData</w:t>
      </w:r>
      <w:proofErr w:type="spellEnd"/>
      <w:r w:rsidRPr="002E2661">
        <w:t>, в т.ч. указатели на функции для настройки и работы с конкретными портами МК для передачи и приема данных соответственно.</w:t>
      </w:r>
    </w:p>
    <w:p w14:paraId="19DB158A" w14:textId="77777777" w:rsidR="00CA3B95" w:rsidRPr="002E2661" w:rsidRDefault="00CA3B95" w:rsidP="00CA3B95">
      <w:pPr>
        <w:pStyle w:val="a4"/>
      </w:pPr>
      <w:r w:rsidRPr="002E2661">
        <w:t xml:space="preserve">Основная рабочая функция модуля </w:t>
      </w:r>
      <w:proofErr w:type="spellStart"/>
      <w:r w:rsidRPr="002E2661">
        <w:rPr>
          <w:b/>
          <w:i/>
        </w:rPr>
        <w:t>BlockExch_</w:t>
      </w:r>
      <w:proofErr w:type="gramStart"/>
      <w:r w:rsidRPr="002E2661">
        <w:rPr>
          <w:b/>
          <w:i/>
        </w:rPr>
        <w:t>run</w:t>
      </w:r>
      <w:proofErr w:type="spellEnd"/>
      <w:r w:rsidRPr="002E2661">
        <w:rPr>
          <w:b/>
          <w:i/>
        </w:rPr>
        <w:t>(</w:t>
      </w:r>
      <w:proofErr w:type="gramEnd"/>
      <w:r w:rsidRPr="002E2661">
        <w:rPr>
          <w:b/>
          <w:i/>
        </w:rPr>
        <w:t>)</w:t>
      </w:r>
      <w:r w:rsidRPr="002E2661">
        <w:t xml:space="preserve"> вызывается из функции </w:t>
      </w:r>
      <w:proofErr w:type="spellStart"/>
      <w:r w:rsidR="001D7CF0" w:rsidRPr="002E2661">
        <w:rPr>
          <w:b/>
          <w:i/>
        </w:rPr>
        <w:t>InterrruptHandler</w:t>
      </w:r>
      <w:r w:rsidR="00F425EC" w:rsidRPr="002E2661">
        <w:rPr>
          <w:b/>
          <w:i/>
        </w:rPr>
        <w:t>s</w:t>
      </w:r>
      <w:r w:rsidR="001D7CF0" w:rsidRPr="002E2661">
        <w:rPr>
          <w:b/>
          <w:i/>
        </w:rPr>
        <w:t>.c</w:t>
      </w:r>
      <w:proofErr w:type="spellEnd"/>
      <w:r w:rsidRPr="002E2661">
        <w:rPr>
          <w:i/>
        </w:rPr>
        <w:t xml:space="preserve"> </w:t>
      </w:r>
      <w:r w:rsidRPr="002E2661">
        <w:t xml:space="preserve">в обработчике прерывания синхронизации с периодом, равным кванту синхронизации </w:t>
      </w:r>
      <w:proofErr w:type="spellStart"/>
      <w:r w:rsidRPr="002E2661">
        <w:rPr>
          <w:i/>
        </w:rPr>
        <w:t>Tsync</w:t>
      </w:r>
      <w:proofErr w:type="spellEnd"/>
      <w:r w:rsidRPr="002E2661">
        <w:rPr>
          <w:i/>
        </w:rPr>
        <w:t xml:space="preserve"> = 62,5 мкс</w:t>
      </w:r>
      <w:r w:rsidRPr="002E2661">
        <w:t>.</w:t>
      </w:r>
    </w:p>
    <w:p w14:paraId="04D61472" w14:textId="77777777" w:rsidR="00CA3B95" w:rsidRPr="002E2661" w:rsidRDefault="00CA3B95" w:rsidP="00CA3B95">
      <w:pPr>
        <w:pStyle w:val="affffa"/>
      </w:pPr>
      <w:r w:rsidRPr="002E2661">
        <w:t xml:space="preserve">Функция </w:t>
      </w:r>
      <w:proofErr w:type="spellStart"/>
      <w:r w:rsidRPr="002E2661">
        <w:rPr>
          <w:b/>
          <w:i/>
        </w:rPr>
        <w:t>BlockExch_</w:t>
      </w:r>
      <w:proofErr w:type="gramStart"/>
      <w:r w:rsidRPr="002E2661">
        <w:rPr>
          <w:b/>
          <w:i/>
        </w:rPr>
        <w:t>run</w:t>
      </w:r>
      <w:proofErr w:type="spellEnd"/>
      <w:r w:rsidRPr="002E2661">
        <w:rPr>
          <w:b/>
          <w:i/>
        </w:rPr>
        <w:t>(</w:t>
      </w:r>
      <w:proofErr w:type="gramEnd"/>
      <w:r w:rsidRPr="002E2661">
        <w:rPr>
          <w:b/>
          <w:i/>
        </w:rPr>
        <w:t>)</w:t>
      </w:r>
      <w:r w:rsidRPr="002E2661">
        <w:t xml:space="preserve"> выполняет следующие действия:</w:t>
      </w:r>
    </w:p>
    <w:p w14:paraId="23DB0D91" w14:textId="77777777" w:rsidR="00CA3B95" w:rsidRPr="002E2661" w:rsidRDefault="00CA3B95" w:rsidP="00FA224E">
      <w:pPr>
        <w:pStyle w:val="a"/>
        <w:ind w:left="0" w:firstLine="709"/>
        <w:rPr>
          <w:lang w:val="ru-RU"/>
        </w:rPr>
      </w:pPr>
      <w:r w:rsidRPr="002E2661">
        <w:rPr>
          <w:lang w:val="ru-RU"/>
        </w:rPr>
        <w:t>определяет условия, позволяющие начать передачу, и устанавливает соответствующий признак;</w:t>
      </w:r>
    </w:p>
    <w:p w14:paraId="25A43757" w14:textId="77777777" w:rsidR="00CA3B95" w:rsidRPr="002E2661" w:rsidRDefault="00CA3B95" w:rsidP="00FA224E">
      <w:pPr>
        <w:pStyle w:val="a"/>
        <w:ind w:left="0" w:firstLine="709"/>
        <w:rPr>
          <w:lang w:val="ru-RU"/>
        </w:rPr>
      </w:pPr>
      <w:r w:rsidRPr="002E2661">
        <w:rPr>
          <w:lang w:val="ru-RU"/>
        </w:rPr>
        <w:t xml:space="preserve">вызывает функцию </w:t>
      </w:r>
      <w:proofErr w:type="spellStart"/>
      <w:proofErr w:type="gramStart"/>
      <w:r w:rsidRPr="002E2661">
        <w:rPr>
          <w:b/>
          <w:i/>
          <w:lang w:val="ru-RU"/>
        </w:rPr>
        <w:t>transmition</w:t>
      </w:r>
      <w:proofErr w:type="spellEnd"/>
      <w:r w:rsidRPr="002E2661">
        <w:rPr>
          <w:b/>
          <w:i/>
          <w:lang w:val="ru-RU"/>
        </w:rPr>
        <w:t>(</w:t>
      </w:r>
      <w:proofErr w:type="gramEnd"/>
      <w:r w:rsidRPr="002E2661">
        <w:rPr>
          <w:b/>
          <w:i/>
          <w:lang w:val="ru-RU"/>
        </w:rPr>
        <w:t>)</w:t>
      </w:r>
      <w:r w:rsidRPr="002E2661">
        <w:rPr>
          <w:lang w:val="ru-RU"/>
        </w:rPr>
        <w:t>, непосредственно осуществляющую передачу данных в физическую линию;</w:t>
      </w:r>
    </w:p>
    <w:p w14:paraId="27EBB8E8" w14:textId="77777777" w:rsidR="00CA3B95" w:rsidRPr="002E2661" w:rsidRDefault="00CA3B95" w:rsidP="00FA224E">
      <w:pPr>
        <w:pStyle w:val="a"/>
        <w:ind w:left="0" w:firstLine="709"/>
        <w:rPr>
          <w:lang w:val="ru-RU"/>
        </w:rPr>
      </w:pPr>
      <w:r w:rsidRPr="002E2661">
        <w:rPr>
          <w:lang w:val="ru-RU"/>
        </w:rPr>
        <w:t xml:space="preserve">вызывает функцию </w:t>
      </w:r>
      <w:proofErr w:type="spellStart"/>
      <w:proofErr w:type="gramStart"/>
      <w:r w:rsidRPr="002E2661">
        <w:rPr>
          <w:b/>
          <w:i/>
          <w:lang w:val="ru-RU"/>
        </w:rPr>
        <w:t>reception</w:t>
      </w:r>
      <w:proofErr w:type="spellEnd"/>
      <w:r w:rsidRPr="002E2661">
        <w:rPr>
          <w:b/>
          <w:i/>
          <w:lang w:val="ru-RU"/>
        </w:rPr>
        <w:t>(</w:t>
      </w:r>
      <w:proofErr w:type="gramEnd"/>
      <w:r w:rsidRPr="002E2661">
        <w:rPr>
          <w:b/>
          <w:i/>
          <w:lang w:val="ru-RU"/>
        </w:rPr>
        <w:t>)</w:t>
      </w:r>
      <w:r w:rsidRPr="002E2661">
        <w:rPr>
          <w:lang w:val="ru-RU"/>
        </w:rPr>
        <w:t>, непосредственно осуществляющую прием данных с физической линии.</w:t>
      </w:r>
    </w:p>
    <w:p w14:paraId="19216DE1" w14:textId="77777777" w:rsidR="00CA3B95" w:rsidRPr="002E2661" w:rsidRDefault="00CA3B95" w:rsidP="00CA3B95">
      <w:pPr>
        <w:pStyle w:val="a4"/>
      </w:pPr>
      <w:r w:rsidRPr="002E2661">
        <w:lastRenderedPageBreak/>
        <w:t xml:space="preserve">Функция </w:t>
      </w:r>
      <w:proofErr w:type="spellStart"/>
      <w:proofErr w:type="gramStart"/>
      <w:r w:rsidRPr="002E2661">
        <w:rPr>
          <w:b/>
          <w:i/>
        </w:rPr>
        <w:t>transmition</w:t>
      </w:r>
      <w:proofErr w:type="spellEnd"/>
      <w:r w:rsidRPr="002E2661">
        <w:rPr>
          <w:b/>
          <w:i/>
        </w:rPr>
        <w:t>(</w:t>
      </w:r>
      <w:proofErr w:type="gramEnd"/>
      <w:r w:rsidRPr="002E2661">
        <w:rPr>
          <w:b/>
          <w:i/>
        </w:rPr>
        <w:t>)</w:t>
      </w:r>
      <w:r w:rsidRPr="002E2661">
        <w:t xml:space="preserve"> вызывается каждое восьмое прерывание синхронизации, т.е. каждые </w:t>
      </w:r>
      <w:proofErr w:type="spellStart"/>
      <w:r w:rsidRPr="002E2661">
        <w:rPr>
          <w:i/>
        </w:rPr>
        <w:t>Tsync</w:t>
      </w:r>
      <w:proofErr w:type="spellEnd"/>
      <w:r w:rsidRPr="002E2661">
        <w:rPr>
          <w:i/>
        </w:rPr>
        <w:t xml:space="preserve"> * 8 = 500 мкс</w:t>
      </w:r>
      <w:r w:rsidRPr="002E2661">
        <w:t>.</w:t>
      </w:r>
    </w:p>
    <w:p w14:paraId="32812329" w14:textId="77777777" w:rsidR="00CA3B95" w:rsidRPr="002E2661" w:rsidRDefault="00CA3B95" w:rsidP="00CA3B95">
      <w:pPr>
        <w:pStyle w:val="a4"/>
      </w:pPr>
      <w:r w:rsidRPr="002E2661">
        <w:t xml:space="preserve">Функция </w:t>
      </w:r>
      <w:proofErr w:type="spellStart"/>
      <w:proofErr w:type="gramStart"/>
      <w:r w:rsidRPr="002E2661">
        <w:rPr>
          <w:b/>
          <w:i/>
        </w:rPr>
        <w:t>transmition</w:t>
      </w:r>
      <w:proofErr w:type="spellEnd"/>
      <w:r w:rsidRPr="002E2661">
        <w:rPr>
          <w:b/>
          <w:i/>
        </w:rPr>
        <w:t>(</w:t>
      </w:r>
      <w:proofErr w:type="gramEnd"/>
      <w:r w:rsidRPr="002E2661">
        <w:rPr>
          <w:b/>
          <w:i/>
        </w:rPr>
        <w:t>)</w:t>
      </w:r>
      <w:r w:rsidRPr="002E2661">
        <w:rPr>
          <w:i/>
        </w:rPr>
        <w:t xml:space="preserve"> </w:t>
      </w:r>
      <w:r w:rsidRPr="002E2661">
        <w:t>реализована в виде КА</w:t>
      </w:r>
      <w:r w:rsidR="004C480E" w:rsidRPr="002E2661">
        <w:t>,</w:t>
      </w:r>
      <w:r w:rsidRPr="002E2661">
        <w:t xml:space="preserve"> последовательная смена состояний которого соответствует определенной фазе выдачи сообщения (за исключением начального состояния, в котором автомат ожидает разрешения начала передачи).</w:t>
      </w:r>
    </w:p>
    <w:p w14:paraId="1F2EAE3E" w14:textId="77777777" w:rsidR="00CA3B95" w:rsidRPr="002E2661" w:rsidRDefault="00CA3B95" w:rsidP="003C53D7">
      <w:pPr>
        <w:pStyle w:val="affffa"/>
      </w:pPr>
      <w:r w:rsidRPr="002E2661">
        <w:t>Процесс передачи сообщения начинается при одновременном соблюдении следующих условий:</w:t>
      </w:r>
    </w:p>
    <w:p w14:paraId="5CDF4BE6" w14:textId="77777777" w:rsidR="00CA3B95" w:rsidRPr="002E2661" w:rsidRDefault="00CA3B95" w:rsidP="003C53D7">
      <w:pPr>
        <w:pStyle w:val="a"/>
        <w:ind w:left="0" w:firstLine="709"/>
        <w:rPr>
          <w:lang w:val="ru-RU"/>
        </w:rPr>
      </w:pPr>
      <w:r w:rsidRPr="002E2661">
        <w:rPr>
          <w:lang w:val="ru-RU"/>
        </w:rPr>
        <w:t>выполняется 16-е прерывание синхронизации (последнее в текущем 1 мс цикле главного потока);</w:t>
      </w:r>
    </w:p>
    <w:p w14:paraId="7D6FAC6A" w14:textId="77777777" w:rsidR="00CA3B95" w:rsidRPr="002E2661" w:rsidRDefault="00CA3B95" w:rsidP="003C53D7">
      <w:pPr>
        <w:pStyle w:val="a"/>
        <w:ind w:left="0" w:firstLine="709"/>
        <w:rPr>
          <w:lang w:val="ru-RU"/>
        </w:rPr>
      </w:pPr>
      <w:r w:rsidRPr="002E2661">
        <w:rPr>
          <w:lang w:val="ru-RU"/>
        </w:rPr>
        <w:t>КА процесса передачи находится в начальном состоянии;</w:t>
      </w:r>
    </w:p>
    <w:p w14:paraId="403653FF" w14:textId="77777777" w:rsidR="00CA3B95" w:rsidRPr="002E2661" w:rsidRDefault="00CA3B95" w:rsidP="003C53D7">
      <w:pPr>
        <w:pStyle w:val="a"/>
        <w:ind w:left="0" w:firstLine="709"/>
        <w:rPr>
          <w:lang w:val="ru-RU"/>
        </w:rPr>
      </w:pPr>
      <w:r w:rsidRPr="002E2661">
        <w:rPr>
          <w:lang w:val="ru-RU"/>
        </w:rPr>
        <w:t>есть данные для передачи (длина передаваемых данных не равна 0).</w:t>
      </w:r>
    </w:p>
    <w:p w14:paraId="7F413047" w14:textId="77777777" w:rsidR="00CA3B95" w:rsidRPr="002E2661" w:rsidRDefault="00CA3B95" w:rsidP="00CA3B95">
      <w:pPr>
        <w:pStyle w:val="a4"/>
      </w:pPr>
      <w:r w:rsidRPr="002E2661">
        <w:t xml:space="preserve">Функция </w:t>
      </w:r>
      <w:proofErr w:type="spellStart"/>
      <w:proofErr w:type="gramStart"/>
      <w:r w:rsidRPr="002E2661">
        <w:rPr>
          <w:b/>
          <w:i/>
        </w:rPr>
        <w:t>reception</w:t>
      </w:r>
      <w:proofErr w:type="spellEnd"/>
      <w:r w:rsidRPr="002E2661">
        <w:rPr>
          <w:b/>
          <w:i/>
        </w:rPr>
        <w:t>(</w:t>
      </w:r>
      <w:proofErr w:type="gramEnd"/>
      <w:r w:rsidRPr="002E2661">
        <w:rPr>
          <w:b/>
          <w:i/>
        </w:rPr>
        <w:t xml:space="preserve">) </w:t>
      </w:r>
      <w:r w:rsidRPr="002E2661">
        <w:t xml:space="preserve">вызывается каждое второе прерывание синхронизации, т.е. каждые </w:t>
      </w:r>
      <w:proofErr w:type="spellStart"/>
      <w:r w:rsidRPr="002E2661">
        <w:rPr>
          <w:i/>
        </w:rPr>
        <w:t>Tsync</w:t>
      </w:r>
      <w:proofErr w:type="spellEnd"/>
      <w:r w:rsidRPr="002E2661">
        <w:rPr>
          <w:i/>
        </w:rPr>
        <w:t xml:space="preserve"> * 2 = 125 мкс</w:t>
      </w:r>
      <w:r w:rsidRPr="002E2661">
        <w:t>.</w:t>
      </w:r>
    </w:p>
    <w:p w14:paraId="02E62169" w14:textId="4B035AD1" w:rsidR="00CA3B95" w:rsidRPr="002E2661" w:rsidRDefault="00CA3B95" w:rsidP="00CA3B95">
      <w:pPr>
        <w:pStyle w:val="a4"/>
      </w:pPr>
      <w:r w:rsidRPr="002E2661">
        <w:t xml:space="preserve">Функция </w:t>
      </w:r>
      <w:proofErr w:type="spellStart"/>
      <w:r w:rsidRPr="002E2661">
        <w:rPr>
          <w:b/>
          <w:i/>
        </w:rPr>
        <w:t>reception</w:t>
      </w:r>
      <w:proofErr w:type="spellEnd"/>
      <w:r w:rsidRPr="002E2661">
        <w:rPr>
          <w:b/>
          <w:i/>
        </w:rPr>
        <w:t>()</w:t>
      </w:r>
      <w:r w:rsidRPr="002E2661">
        <w:t xml:space="preserve"> реализована в виде </w:t>
      </w:r>
      <w:r w:rsidR="007A1EEB" w:rsidRPr="002E2661">
        <w:t>КА,</w:t>
      </w:r>
      <w:r w:rsidRPr="002E2661">
        <w:t xml:space="preserve"> состояния которого отражают прием отдельных элементов сообщения (см. </w:t>
      </w:r>
      <w:r w:rsidR="005450E9" w:rsidRPr="002E2661">
        <w:fldChar w:fldCharType="begin"/>
      </w:r>
      <w:r w:rsidR="005450E9" w:rsidRPr="002E2661">
        <w:instrText xml:space="preserve"> REF _Ref49849371 \r \h </w:instrText>
      </w:r>
      <w:r w:rsidR="005450E9" w:rsidRPr="002E2661">
        <w:fldChar w:fldCharType="separate"/>
      </w:r>
      <w:r w:rsidR="001432BC">
        <w:t>4.3.1.6.2.2</w:t>
      </w:r>
      <w:r w:rsidR="005450E9" w:rsidRPr="002E2661">
        <w:fldChar w:fldCharType="end"/>
      </w:r>
      <w:r w:rsidR="005D50C7">
        <w:t xml:space="preserve"> </w:t>
      </w:r>
      <w:r w:rsidRPr="002E2661">
        <w:t>и рисунок </w:t>
      </w:r>
      <w:r w:rsidR="005450E9" w:rsidRPr="002E2661">
        <w:rPr>
          <w:rStyle w:val="aff9"/>
          <w:rFonts w:eastAsia="Times New Roman"/>
          <w:noProof/>
          <w:lang w:eastAsia="ru-RU"/>
        </w:rPr>
        <w:t xml:space="preserve"> </w:t>
      </w:r>
      <w:r w:rsidR="005450E9" w:rsidRPr="002E2661">
        <w:rPr>
          <w:rStyle w:val="aff9"/>
          <w:rFonts w:eastAsia="Times New Roman"/>
          <w:noProof/>
          <w:lang w:eastAsia="ru-RU"/>
        </w:rPr>
        <w:fldChar w:fldCharType="begin"/>
      </w:r>
      <w:r w:rsidR="005450E9" w:rsidRPr="002E2661">
        <w:rPr>
          <w:rStyle w:val="aff9"/>
          <w:rFonts w:eastAsia="Times New Roman"/>
          <w:noProof/>
          <w:lang w:eastAsia="ru-RU"/>
        </w:rPr>
        <w:instrText xml:space="preserve"> REF _Ref47520154 \h </w:instrText>
      </w:r>
      <w:r w:rsidR="005450E9" w:rsidRPr="002E2661">
        <w:rPr>
          <w:rStyle w:val="aff9"/>
          <w:rFonts w:eastAsia="Times New Roman"/>
          <w:noProof/>
          <w:lang w:eastAsia="ru-RU"/>
        </w:rPr>
      </w:r>
      <w:r w:rsidR="005450E9" w:rsidRPr="002E2661">
        <w:rPr>
          <w:rStyle w:val="aff9"/>
          <w:rFonts w:eastAsia="Times New Roman"/>
          <w:noProof/>
          <w:lang w:eastAsia="ru-RU"/>
        </w:rPr>
        <w:fldChar w:fldCharType="separate"/>
      </w:r>
      <w:r w:rsidR="001432BC">
        <w:rPr>
          <w:noProof/>
        </w:rPr>
        <w:t>5</w:t>
      </w:r>
      <w:r w:rsidR="005450E9" w:rsidRPr="002E2661">
        <w:rPr>
          <w:rStyle w:val="aff9"/>
          <w:rFonts w:eastAsia="Times New Roman"/>
          <w:noProof/>
          <w:lang w:eastAsia="ru-RU"/>
        </w:rPr>
        <w:fldChar w:fldCharType="end"/>
      </w:r>
      <w:r w:rsidRPr="002E2661">
        <w:t xml:space="preserve">). В начальном состоянии происходит ожидание логической 1 на приемной линии, затем – ожидание СТОП-посылки, затем – СТАРТ-бита и т.д. Конец принимаемого сообщения определяется при обнаружении бита 1 вместо СТАРТ-бита после приема очередного байта данных. При обнаружении ошибок формата принимаемого сообщения происходит переход в начальное состояние. Для приема одного бита используется </w:t>
      </w:r>
      <w:r w:rsidRPr="002E2661">
        <w:rPr>
          <w:i/>
        </w:rPr>
        <w:t>BIT_QUANTUM_NUMBER</w:t>
      </w:r>
      <w:r w:rsidR="009E0626" w:rsidRPr="002E2661">
        <w:rPr>
          <w:i/>
        </w:rPr>
        <w:t> </w:t>
      </w:r>
      <w:r w:rsidRPr="002E2661">
        <w:rPr>
          <w:i/>
        </w:rPr>
        <w:t>=</w:t>
      </w:r>
      <w:r w:rsidR="009E0626" w:rsidRPr="002E2661">
        <w:rPr>
          <w:i/>
        </w:rPr>
        <w:t> </w:t>
      </w:r>
      <w:r w:rsidRPr="002E2661">
        <w:rPr>
          <w:i/>
        </w:rPr>
        <w:t>4</w:t>
      </w:r>
      <w:r w:rsidRPr="002E2661">
        <w:t xml:space="preserve"> выборок (чтений) состояния линии связи (сигнал </w:t>
      </w:r>
      <w:r w:rsidRPr="002E2661">
        <w:rPr>
          <w:i/>
        </w:rPr>
        <w:t>IND_RX</w:t>
      </w:r>
      <w:r w:rsidRPr="002E2661">
        <w:t xml:space="preserve">). Обработку выборок выполняет функция </w:t>
      </w:r>
      <w:proofErr w:type="spellStart"/>
      <w:proofErr w:type="gramStart"/>
      <w:r w:rsidRPr="002E2661">
        <w:rPr>
          <w:b/>
          <w:i/>
        </w:rPr>
        <w:t>bitSelector</w:t>
      </w:r>
      <w:proofErr w:type="spellEnd"/>
      <w:r w:rsidRPr="002E2661">
        <w:rPr>
          <w:b/>
          <w:i/>
        </w:rPr>
        <w:t>(</w:t>
      </w:r>
      <w:proofErr w:type="gramEnd"/>
      <w:r w:rsidRPr="002E2661">
        <w:rPr>
          <w:b/>
          <w:i/>
        </w:rPr>
        <w:t>)</w:t>
      </w:r>
      <w:r w:rsidRPr="002E2661">
        <w:rPr>
          <w:i/>
        </w:rPr>
        <w:t>.</w:t>
      </w:r>
      <w:r w:rsidRPr="002E2661">
        <w:t xml:space="preserve"> Решение о значении бита (0 или 1) принимается по критерию «3 из 4». Если в анализируемом наборе выборок число 0 = числу 1, это считается ошибкой и происходит переход в начальное состояние автомата.</w:t>
      </w:r>
    </w:p>
    <w:p w14:paraId="519C784F" w14:textId="229D069C" w:rsidR="00CA3B95" w:rsidRPr="002E2661" w:rsidRDefault="00CA3B95" w:rsidP="00CA3B95">
      <w:pPr>
        <w:pStyle w:val="a4"/>
      </w:pPr>
      <w:r w:rsidRPr="002E2661">
        <w:t>Процесс передачи/приема одного бита данных условно показан на рисунке</w:t>
      </w:r>
      <w:r w:rsidR="00205636" w:rsidRPr="002E2661">
        <w:t> </w:t>
      </w:r>
      <w:r w:rsidR="0019465E" w:rsidRPr="002E2661">
        <w:fldChar w:fldCharType="begin"/>
      </w:r>
      <w:r w:rsidR="00205636" w:rsidRPr="002E2661">
        <w:instrText xml:space="preserve"> REF _Ref2066998 \h </w:instrText>
      </w:r>
      <w:r w:rsidR="0019465E" w:rsidRPr="002E2661">
        <w:fldChar w:fldCharType="separate"/>
      </w:r>
      <w:r w:rsidR="001432BC">
        <w:rPr>
          <w:noProof/>
        </w:rPr>
        <w:t>37</w:t>
      </w:r>
      <w:r w:rsidR="0019465E" w:rsidRPr="002E2661">
        <w:fldChar w:fldCharType="end"/>
      </w:r>
      <w:r w:rsidRPr="002E2661">
        <w:t>.</w:t>
      </w:r>
    </w:p>
    <w:p w14:paraId="7AC04D42" w14:textId="77777777" w:rsidR="00CA3B95" w:rsidRPr="002E2661" w:rsidRDefault="00CA3B95" w:rsidP="00CA3B95">
      <w:pPr>
        <w:pStyle w:val="a4"/>
        <w:sectPr w:rsidR="00CA3B95" w:rsidRPr="002E2661" w:rsidSect="00CC7AC2">
          <w:headerReference w:type="first" r:id="rId98"/>
          <w:footerReference w:type="first" r:id="rId99"/>
          <w:pgSz w:w="11907" w:h="16840" w:code="9"/>
          <w:pgMar w:top="1312" w:right="567" w:bottom="1560" w:left="1418" w:header="567" w:footer="567" w:gutter="0"/>
          <w:paperSrc w:first="7" w:other="7"/>
          <w:cols w:space="720"/>
          <w:titlePg/>
          <w:docGrid w:linePitch="381"/>
        </w:sectPr>
      </w:pPr>
    </w:p>
    <w:p w14:paraId="3E60D6A9" w14:textId="77777777" w:rsidR="00CA3B95" w:rsidRPr="002E2661" w:rsidRDefault="00A726ED" w:rsidP="00CA3B95">
      <w:pPr>
        <w:pStyle w:val="afff6"/>
      </w:pPr>
      <w:r w:rsidRPr="002E2661">
        <w:object w:dxaOrig="14250" w:dyaOrig="9015" w14:anchorId="4A8F5551">
          <v:shape id="_x0000_i1052" type="#_x0000_t75" style="width:712.5pt;height:6in" o:ole="">
            <v:imagedata r:id="rId100" o:title="" cropbottom="2835f"/>
          </v:shape>
          <o:OLEObject Type="Embed" ProgID="Visio.Drawing.11" ShapeID="_x0000_i1052" DrawAspect="Content" ObjectID="_1667114065" r:id="rId101"/>
        </w:object>
      </w:r>
    </w:p>
    <w:p w14:paraId="2417EAA3" w14:textId="6AF0FDC9" w:rsidR="00CA3B95" w:rsidRPr="002E2661" w:rsidRDefault="00CA3B95" w:rsidP="001E746C">
      <w:pPr>
        <w:pStyle w:val="affff3"/>
        <w:rPr>
          <w:b/>
        </w:rPr>
        <w:sectPr w:rsidR="00CA3B95" w:rsidRPr="002E2661" w:rsidSect="005969C5">
          <w:headerReference w:type="first" r:id="rId102"/>
          <w:footerReference w:type="first" r:id="rId103"/>
          <w:pgSz w:w="16840" w:h="11907" w:orient="landscape" w:code="9"/>
          <w:pgMar w:top="1418" w:right="1310" w:bottom="567" w:left="1559" w:header="567" w:footer="567" w:gutter="0"/>
          <w:cols w:space="720"/>
          <w:titlePg/>
          <w:docGrid w:linePitch="381"/>
        </w:sectPr>
      </w:pPr>
      <w:r w:rsidRPr="002E2661">
        <w:t xml:space="preserve">Рисунок </w:t>
      </w:r>
      <w:r w:rsidR="0019465E" w:rsidRPr="002E2661">
        <w:rPr>
          <w:noProof/>
        </w:rPr>
        <w:fldChar w:fldCharType="begin"/>
      </w:r>
      <w:r w:rsidRPr="002E2661">
        <w:rPr>
          <w:noProof/>
        </w:rPr>
        <w:instrText xml:space="preserve"> SEQ Рисунок \* ARABIC </w:instrText>
      </w:r>
      <w:r w:rsidR="0019465E" w:rsidRPr="002E2661">
        <w:rPr>
          <w:noProof/>
        </w:rPr>
        <w:fldChar w:fldCharType="separate"/>
      </w:r>
      <w:bookmarkStart w:id="286" w:name="_Ref2066998"/>
      <w:r w:rsidR="001432BC">
        <w:rPr>
          <w:noProof/>
        </w:rPr>
        <w:t>37</w:t>
      </w:r>
      <w:bookmarkEnd w:id="286"/>
      <w:r w:rsidR="0019465E" w:rsidRPr="002E2661">
        <w:rPr>
          <w:noProof/>
        </w:rPr>
        <w:fldChar w:fldCharType="end"/>
      </w:r>
      <w:r w:rsidRPr="002E2661">
        <w:t xml:space="preserve"> – Временная диаграмма передачи одного бита данных сообщения МПО</w:t>
      </w:r>
    </w:p>
    <w:p w14:paraId="44912F81" w14:textId="77777777" w:rsidR="00DF7316" w:rsidRPr="002E2661" w:rsidRDefault="00DF7316" w:rsidP="00747915">
      <w:pPr>
        <w:pStyle w:val="40"/>
      </w:pPr>
      <w:r w:rsidRPr="002E2661">
        <w:lastRenderedPageBreak/>
        <w:t xml:space="preserve">Модуль </w:t>
      </w:r>
      <w:proofErr w:type="spellStart"/>
      <w:r w:rsidRPr="002E2661">
        <w:t>checkRegistersDrv</w:t>
      </w:r>
      <w:proofErr w:type="spellEnd"/>
    </w:p>
    <w:p w14:paraId="10D83BDC" w14:textId="77777777" w:rsidR="00DF7316" w:rsidRPr="002E2661" w:rsidRDefault="00DF7316" w:rsidP="00042F9A">
      <w:pPr>
        <w:pStyle w:val="5"/>
      </w:pPr>
      <w:r w:rsidRPr="002E2661">
        <w:t>Назначение</w:t>
      </w:r>
    </w:p>
    <w:p w14:paraId="527D3226" w14:textId="77777777" w:rsidR="00DF7316" w:rsidRPr="002E2661" w:rsidRDefault="00DF7316" w:rsidP="00DF7316">
      <w:pPr>
        <w:pStyle w:val="a4"/>
      </w:pPr>
      <w:r w:rsidRPr="002E2661">
        <w:t xml:space="preserve">Модуль </w:t>
      </w:r>
      <w:proofErr w:type="spellStart"/>
      <w:r w:rsidRPr="002E2661">
        <w:t>checkRegistersDrv</w:t>
      </w:r>
      <w:proofErr w:type="spellEnd"/>
      <w:r w:rsidRPr="002E2661">
        <w:t xml:space="preserve"> обеспечивает проверку регистров специального назначения, используемых в работе МК.</w:t>
      </w:r>
    </w:p>
    <w:p w14:paraId="27F9C3BB" w14:textId="77777777" w:rsidR="00DA1896" w:rsidRPr="002E2661" w:rsidRDefault="00DA1896" w:rsidP="00A705BB">
      <w:pPr>
        <w:pStyle w:val="5"/>
        <w:ind w:left="0" w:firstLine="709"/>
      </w:pPr>
      <w:bookmarkStart w:id="287" w:name="_Ref47520049"/>
      <w:r w:rsidRPr="002E2661">
        <w:t>Описание</w:t>
      </w:r>
      <w:bookmarkEnd w:id="287"/>
    </w:p>
    <w:p w14:paraId="4ECFBFDE" w14:textId="77777777" w:rsidR="00073907" w:rsidRPr="002E2661" w:rsidRDefault="00073907" w:rsidP="00052AF0">
      <w:pPr>
        <w:pStyle w:val="35"/>
      </w:pPr>
      <w:r w:rsidRPr="002E2661">
        <w:t xml:space="preserve">Модуль содержит функцию контроля исправности регистров модулей периферии. Контроль исправности заключается в проверке, что в битах регистров находятся определенные значения. Проверяются обычно регистры таких модулей периферии, как главный таймер, система прерываний, АЦП, CAN, DMA. </w:t>
      </w:r>
    </w:p>
    <w:p w14:paraId="130095F2" w14:textId="092BC429" w:rsidR="009E124A" w:rsidRPr="002E2661" w:rsidRDefault="009E124A" w:rsidP="009E124A">
      <w:pPr>
        <w:pStyle w:val="afffb"/>
        <w:ind w:left="709"/>
      </w:pPr>
    </w:p>
    <w:p w14:paraId="6F11034D" w14:textId="6B93B717" w:rsidR="00A705BB" w:rsidRPr="002E2661" w:rsidRDefault="00A705BB" w:rsidP="00A705BB">
      <w:pPr>
        <w:pStyle w:val="40"/>
      </w:pPr>
      <w:r w:rsidRPr="002E2661">
        <w:t xml:space="preserve">Модуль </w:t>
      </w:r>
      <w:commentRangeStart w:id="288"/>
      <w:commentRangeStart w:id="289"/>
      <w:proofErr w:type="spellStart"/>
      <w:r w:rsidRPr="002E2661">
        <w:t>ConfigurationMK</w:t>
      </w:r>
      <w:commentRangeEnd w:id="288"/>
      <w:proofErr w:type="spellEnd"/>
      <w:r w:rsidR="00902FF9" w:rsidRPr="002E2661">
        <w:rPr>
          <w:rStyle w:val="aff9"/>
          <w:b w:val="0"/>
          <w:noProof/>
        </w:rPr>
        <w:commentReference w:id="288"/>
      </w:r>
      <w:commentRangeEnd w:id="289"/>
      <w:r w:rsidR="00496343">
        <w:rPr>
          <w:rStyle w:val="aff9"/>
          <w:b w:val="0"/>
          <w:noProof/>
        </w:rPr>
        <w:commentReference w:id="289"/>
      </w:r>
    </w:p>
    <w:p w14:paraId="16F259C5" w14:textId="60A0D421" w:rsidR="00A705BB" w:rsidRPr="002E2661" w:rsidRDefault="00902FF9" w:rsidP="00042F9A">
      <w:pPr>
        <w:pStyle w:val="5"/>
      </w:pPr>
      <w:r w:rsidRPr="002E2661">
        <w:t>Назначение</w:t>
      </w:r>
    </w:p>
    <w:p w14:paraId="14F6D96C" w14:textId="54A5B986" w:rsidR="00E45C8D" w:rsidRPr="002E2661" w:rsidRDefault="00E45C8D" w:rsidP="00710A8C">
      <w:pPr>
        <w:pStyle w:val="a4"/>
      </w:pPr>
      <w:r w:rsidRPr="002E2661">
        <w:t xml:space="preserve">Модуль </w:t>
      </w:r>
      <w:proofErr w:type="spellStart"/>
      <w:r w:rsidRPr="002E2661">
        <w:t>ConfigurationMK</w:t>
      </w:r>
      <w:proofErr w:type="spellEnd"/>
      <w:r w:rsidRPr="002E2661">
        <w:t xml:space="preserve"> предназначен для конфигурации МК;</w:t>
      </w:r>
    </w:p>
    <w:p w14:paraId="0181302D" w14:textId="16C5E739" w:rsidR="003B09E5" w:rsidRPr="002E2661" w:rsidRDefault="003B09E5" w:rsidP="00042F9A">
      <w:pPr>
        <w:pStyle w:val="5"/>
      </w:pPr>
      <w:r w:rsidRPr="002E2661">
        <w:t>Состав</w:t>
      </w:r>
    </w:p>
    <w:p w14:paraId="41443565" w14:textId="64902129" w:rsidR="003B09E5" w:rsidRDefault="005962CF" w:rsidP="00BB4CF4">
      <w:pPr>
        <w:pStyle w:val="a4"/>
        <w:ind w:hanging="939"/>
      </w:pPr>
      <w:r>
        <w:rPr>
          <w:lang w:val="en-US"/>
        </w:rPr>
        <w:t xml:space="preserve">void </w:t>
      </w:r>
      <w:proofErr w:type="spellStart"/>
      <w:r>
        <w:rPr>
          <w:lang w:val="en-US"/>
        </w:rPr>
        <w:t>Config</w:t>
      </w:r>
      <w:r w:rsidR="00DE68F5">
        <w:rPr>
          <w:lang w:val="en-US"/>
        </w:rPr>
        <w:t>MK_</w:t>
      </w:r>
      <w:proofErr w:type="gramStart"/>
      <w:r w:rsidR="00DE68F5">
        <w:rPr>
          <w:lang w:val="en-US"/>
        </w:rPr>
        <w:t>ctor</w:t>
      </w:r>
      <w:proofErr w:type="spellEnd"/>
      <w:r w:rsidR="00DE68F5">
        <w:rPr>
          <w:lang w:val="en-US"/>
        </w:rPr>
        <w:t>(</w:t>
      </w:r>
      <w:proofErr w:type="gramEnd"/>
      <w:r w:rsidR="00DE68F5">
        <w:rPr>
          <w:lang w:val="en-US"/>
        </w:rPr>
        <w:t xml:space="preserve">) – </w:t>
      </w:r>
      <w:r w:rsidR="00DE68F5">
        <w:t>инициализация модуля.</w:t>
      </w:r>
    </w:p>
    <w:p w14:paraId="63FCC78E" w14:textId="69F194FA" w:rsidR="00DE68F5" w:rsidRDefault="00DE68F5" w:rsidP="00DE68F5">
      <w:pPr>
        <w:pStyle w:val="a4"/>
        <w:ind w:hanging="939"/>
      </w:pPr>
      <w:r>
        <w:rPr>
          <w:lang w:val="en-US"/>
        </w:rPr>
        <w:t xml:space="preserve">bool </w:t>
      </w:r>
      <w:proofErr w:type="spellStart"/>
      <w:r>
        <w:rPr>
          <w:lang w:val="en-US"/>
        </w:rPr>
        <w:t>ConfigMK_</w:t>
      </w:r>
      <w:proofErr w:type="gramStart"/>
      <w:r>
        <w:rPr>
          <w:lang w:val="en-US"/>
        </w:rPr>
        <w:t>isMaster</w:t>
      </w:r>
      <w:proofErr w:type="spellEnd"/>
      <w:r>
        <w:rPr>
          <w:lang w:val="en-US"/>
        </w:rPr>
        <w:t>(</w:t>
      </w:r>
      <w:proofErr w:type="gramEnd"/>
      <w:r>
        <w:rPr>
          <w:lang w:val="en-US"/>
        </w:rPr>
        <w:t xml:space="preserve">) – </w:t>
      </w:r>
      <w:r>
        <w:t xml:space="preserve">возвращает значение </w:t>
      </w:r>
      <w:r>
        <w:rPr>
          <w:lang w:val="en-US"/>
        </w:rPr>
        <w:t xml:space="preserve">true, </w:t>
      </w:r>
      <w:r>
        <w:t>если МК мастер.</w:t>
      </w:r>
    </w:p>
    <w:p w14:paraId="6E600DF6" w14:textId="66B0CF30" w:rsidR="00DE68F5" w:rsidRDefault="00DE68F5" w:rsidP="00DE68F5">
      <w:pPr>
        <w:pStyle w:val="a4"/>
        <w:ind w:hanging="939"/>
      </w:pPr>
      <w:r>
        <w:rPr>
          <w:lang w:val="en-US"/>
        </w:rPr>
        <w:t xml:space="preserve">bool </w:t>
      </w:r>
      <w:proofErr w:type="spellStart"/>
      <w:r>
        <w:rPr>
          <w:lang w:val="en-US"/>
        </w:rPr>
        <w:t>ConfigMK_</w:t>
      </w:r>
      <w:proofErr w:type="gramStart"/>
      <w:r>
        <w:rPr>
          <w:lang w:val="en-US"/>
        </w:rPr>
        <w:t>isSlave</w:t>
      </w:r>
      <w:proofErr w:type="spellEnd"/>
      <w:r>
        <w:rPr>
          <w:lang w:val="en-US"/>
        </w:rPr>
        <w:t>(</w:t>
      </w:r>
      <w:proofErr w:type="gramEnd"/>
      <w:r>
        <w:rPr>
          <w:lang w:val="en-US"/>
        </w:rPr>
        <w:t xml:space="preserve">) – </w:t>
      </w:r>
      <w:r>
        <w:t xml:space="preserve">возвращает значение </w:t>
      </w:r>
      <w:r>
        <w:rPr>
          <w:lang w:val="en-US"/>
        </w:rPr>
        <w:t xml:space="preserve">true, </w:t>
      </w:r>
      <w:r>
        <w:t xml:space="preserve">если МК </w:t>
      </w:r>
      <w:proofErr w:type="spellStart"/>
      <w:r>
        <w:t>слэйв</w:t>
      </w:r>
      <w:proofErr w:type="spellEnd"/>
      <w:r>
        <w:t>.</w:t>
      </w:r>
    </w:p>
    <w:p w14:paraId="4AA35ACF" w14:textId="77777777" w:rsidR="00DE68F5" w:rsidRDefault="00DE68F5" w:rsidP="00DE68F5">
      <w:pPr>
        <w:pStyle w:val="a4"/>
        <w:ind w:hanging="939"/>
      </w:pPr>
    </w:p>
    <w:p w14:paraId="4E6B238B" w14:textId="4001009C" w:rsidR="00902FF9" w:rsidRPr="002E2661" w:rsidRDefault="00902FF9" w:rsidP="00042F9A">
      <w:pPr>
        <w:pStyle w:val="5"/>
      </w:pPr>
      <w:r w:rsidRPr="002E2661">
        <w:t>Описание</w:t>
      </w:r>
    </w:p>
    <w:p w14:paraId="07671499" w14:textId="327FFCF2" w:rsidR="00902FF9" w:rsidRPr="00DE68F5" w:rsidRDefault="00DE68F5" w:rsidP="00DE68F5">
      <w:pPr>
        <w:pStyle w:val="5"/>
        <w:numPr>
          <w:ilvl w:val="0"/>
          <w:numId w:val="0"/>
        </w:numPr>
        <w:rPr>
          <w:b w:val="0"/>
          <w:bCs/>
        </w:rPr>
      </w:pPr>
      <w:r>
        <w:rPr>
          <w:b w:val="0"/>
          <w:bCs/>
        </w:rPr>
        <w:t xml:space="preserve">Модуль предназначен для определения типа МК в приборе (мастер или </w:t>
      </w:r>
      <w:proofErr w:type="spellStart"/>
      <w:r>
        <w:rPr>
          <w:b w:val="0"/>
          <w:bCs/>
        </w:rPr>
        <w:t>слэйв</w:t>
      </w:r>
      <w:proofErr w:type="spellEnd"/>
      <w:r>
        <w:rPr>
          <w:b w:val="0"/>
          <w:bCs/>
        </w:rPr>
        <w:t>).</w:t>
      </w:r>
    </w:p>
    <w:p w14:paraId="188526C7" w14:textId="77777777" w:rsidR="009E124A" w:rsidRPr="002E2661" w:rsidRDefault="009E124A" w:rsidP="00747915">
      <w:pPr>
        <w:pStyle w:val="40"/>
      </w:pPr>
      <w:bookmarkStart w:id="290" w:name="_Ref2078436"/>
      <w:r w:rsidRPr="002E2661">
        <w:t>Модуль dsPIC33_rs422</w:t>
      </w:r>
      <w:bookmarkEnd w:id="290"/>
    </w:p>
    <w:p w14:paraId="472D6D2B" w14:textId="77777777" w:rsidR="009E124A" w:rsidRPr="002E2661" w:rsidRDefault="009E124A" w:rsidP="00864C3F">
      <w:pPr>
        <w:pStyle w:val="5"/>
      </w:pPr>
      <w:r w:rsidRPr="002E2661">
        <w:t>Назначение</w:t>
      </w:r>
    </w:p>
    <w:p w14:paraId="34C1F266" w14:textId="77777777" w:rsidR="009E124A" w:rsidRPr="002E2661" w:rsidRDefault="009E124A" w:rsidP="009E124A">
      <w:pPr>
        <w:pStyle w:val="a4"/>
      </w:pPr>
      <w:r w:rsidRPr="002E2661">
        <w:t>Драйвер модуля RS-422 для МК dsPIC33. Обеспечивает программные интерфейсы доступа к модулям UART1 и UART2, а также к портам дискретного ввода/вывода, которые управляют переключением направления передачи драйвер</w:t>
      </w:r>
      <w:r w:rsidR="002837A9" w:rsidRPr="002E2661">
        <w:t>ов</w:t>
      </w:r>
      <w:r w:rsidRPr="002E2661">
        <w:t xml:space="preserve"> интерфейса RS-422.</w:t>
      </w:r>
    </w:p>
    <w:p w14:paraId="0F7CFC7D" w14:textId="77777777" w:rsidR="009E124A" w:rsidRPr="002E2661" w:rsidRDefault="009E124A" w:rsidP="00864C3F">
      <w:pPr>
        <w:pStyle w:val="5"/>
      </w:pPr>
      <w:r w:rsidRPr="002E2661">
        <w:lastRenderedPageBreak/>
        <w:t>Описание</w:t>
      </w:r>
    </w:p>
    <w:p w14:paraId="48EEFB2F" w14:textId="77777777" w:rsidR="009E124A" w:rsidRPr="002E2661" w:rsidRDefault="009E124A" w:rsidP="009E124A">
      <w:pPr>
        <w:pStyle w:val="a4"/>
      </w:pPr>
      <w:r w:rsidRPr="002E2661">
        <w:t>Драйвер обеспечивает независимую работу по двум линия связи RS-422 при помощи двух модулей UART1 и UART2 и дискретных портов ввода/вывода 14 и 15 порта D.</w:t>
      </w:r>
    </w:p>
    <w:p w14:paraId="1327279F" w14:textId="543E5F62" w:rsidR="009E124A" w:rsidRPr="002E2661" w:rsidRDefault="009E124A" w:rsidP="009E124A">
      <w:pPr>
        <w:pStyle w:val="a4"/>
      </w:pPr>
      <w:r w:rsidRPr="002E2661">
        <w:t xml:space="preserve">Функции </w:t>
      </w:r>
      <w:r w:rsidR="0057663D" w:rsidRPr="002E2661">
        <w:rPr>
          <w:b/>
          <w:i/>
        </w:rPr>
        <w:t>init</w:t>
      </w:r>
      <w:r w:rsidRPr="002E2661">
        <w:rPr>
          <w:b/>
          <w:i/>
        </w:rPr>
        <w:t>_L1()</w:t>
      </w:r>
      <w:r w:rsidRPr="002E2661">
        <w:t xml:space="preserve"> и </w:t>
      </w:r>
      <w:r w:rsidRPr="002E2661">
        <w:rPr>
          <w:b/>
          <w:i/>
        </w:rPr>
        <w:t>ini</w:t>
      </w:r>
      <w:r w:rsidR="0057663D" w:rsidRPr="002E2661">
        <w:rPr>
          <w:b/>
          <w:i/>
        </w:rPr>
        <w:t>t</w:t>
      </w:r>
      <w:r w:rsidRPr="002E2661">
        <w:rPr>
          <w:b/>
          <w:i/>
        </w:rPr>
        <w:t>_L2()</w:t>
      </w:r>
      <w:r w:rsidRPr="002E2661">
        <w:t xml:space="preserve"> настраивают модули UART1 и UART2 на работу в режиме 8 бит данных, без паритета с 1 стоп-битом на скорости 263314 бит/c</w:t>
      </w:r>
      <w:r w:rsidR="00062E0B" w:rsidRPr="002E2661">
        <w:t xml:space="preserve">, </w:t>
      </w:r>
      <w:r w:rsidR="0057663D" w:rsidRPr="002E2661">
        <w:t>дискретные порты для работы на выход и устанавливают направление передачи на прием</w:t>
      </w:r>
      <w:r w:rsidRPr="002E2661">
        <w:t>. Вызов этих функций должен обязательно осуществиться перед использованием модуля.</w:t>
      </w:r>
    </w:p>
    <w:p w14:paraId="6027C7AA" w14:textId="55579EC9" w:rsidR="009E124A" w:rsidRPr="002E2661" w:rsidRDefault="009E124A" w:rsidP="009E124A">
      <w:pPr>
        <w:pStyle w:val="a4"/>
      </w:pPr>
      <w:r w:rsidRPr="002E2661">
        <w:t xml:space="preserve">Прием данных необходимо выполнять при помощи функций </w:t>
      </w:r>
      <w:r w:rsidR="00496343">
        <w:rPr>
          <w:b/>
          <w:i/>
          <w:lang w:val="en-US"/>
        </w:rPr>
        <w:t>Rx</w:t>
      </w:r>
      <w:commentRangeStart w:id="291"/>
      <w:commentRangeStart w:id="292"/>
      <w:r w:rsidRPr="002E2661">
        <w:rPr>
          <w:b/>
          <w:i/>
        </w:rPr>
        <w:t>Byte_L1()</w:t>
      </w:r>
      <w:r w:rsidRPr="002E2661">
        <w:t xml:space="preserve"> и </w:t>
      </w:r>
      <w:r w:rsidR="00496343">
        <w:rPr>
          <w:b/>
          <w:i/>
          <w:lang w:val="en-US"/>
        </w:rPr>
        <w:t>Rx</w:t>
      </w:r>
      <w:r w:rsidRPr="002E2661">
        <w:rPr>
          <w:b/>
          <w:i/>
        </w:rPr>
        <w:t>Byte_L2</w:t>
      </w:r>
      <w:commentRangeEnd w:id="291"/>
      <w:r w:rsidR="00DB30A7" w:rsidRPr="002E2661">
        <w:rPr>
          <w:rStyle w:val="aff9"/>
          <w:rFonts w:eastAsia="Times New Roman"/>
          <w:noProof/>
          <w:lang w:eastAsia="ru-RU"/>
        </w:rPr>
        <w:commentReference w:id="291"/>
      </w:r>
      <w:commentRangeEnd w:id="292"/>
      <w:r w:rsidR="00496343">
        <w:rPr>
          <w:rStyle w:val="aff9"/>
          <w:rFonts w:eastAsia="Times New Roman"/>
          <w:noProof/>
          <w:lang w:eastAsia="ru-RU"/>
        </w:rPr>
        <w:commentReference w:id="292"/>
      </w:r>
      <w:r w:rsidRPr="002E2661">
        <w:rPr>
          <w:b/>
          <w:i/>
        </w:rPr>
        <w:t>()</w:t>
      </w:r>
      <w:r w:rsidRPr="002E2661">
        <w:t xml:space="preserve">. Если эти функции вернули </w:t>
      </w:r>
      <w:proofErr w:type="spellStart"/>
      <w:r w:rsidRPr="002E2661">
        <w:rPr>
          <w:i/>
        </w:rPr>
        <w:t>true</w:t>
      </w:r>
      <w:proofErr w:type="spellEnd"/>
      <w:r w:rsidRPr="002E2661">
        <w:t xml:space="preserve"> значит соответствующий модуль UART принял байт, который был прочитан и помещен в параметр этой функции.</w:t>
      </w:r>
    </w:p>
    <w:p w14:paraId="7123BAD8" w14:textId="693CD1CA" w:rsidR="009E124A" w:rsidRPr="002E2661" w:rsidRDefault="009E124A" w:rsidP="009E124A">
      <w:pPr>
        <w:pStyle w:val="a4"/>
      </w:pPr>
      <w:r w:rsidRPr="002E2661">
        <w:t xml:space="preserve">Для передачи байта данных необходимо при помощи функций </w:t>
      </w:r>
      <w:commentRangeStart w:id="293"/>
      <w:commentRangeStart w:id="294"/>
      <w:proofErr w:type="spellStart"/>
      <w:r w:rsidRPr="002E2661">
        <w:rPr>
          <w:b/>
          <w:i/>
        </w:rPr>
        <w:t>isT</w:t>
      </w:r>
      <w:proofErr w:type="spellEnd"/>
      <w:r w:rsidR="00496343">
        <w:rPr>
          <w:b/>
          <w:i/>
          <w:lang w:val="en-US"/>
        </w:rPr>
        <w:t>x</w:t>
      </w:r>
      <w:r w:rsidRPr="002E2661">
        <w:rPr>
          <w:b/>
          <w:i/>
        </w:rPr>
        <w:t>Compl_L1</w:t>
      </w:r>
      <w:commentRangeEnd w:id="293"/>
      <w:r w:rsidR="00BE7D58" w:rsidRPr="002E2661">
        <w:rPr>
          <w:rStyle w:val="aff9"/>
          <w:rFonts w:eastAsia="Times New Roman"/>
          <w:noProof/>
          <w:lang w:eastAsia="ru-RU"/>
        </w:rPr>
        <w:commentReference w:id="293"/>
      </w:r>
      <w:commentRangeEnd w:id="294"/>
      <w:r w:rsidR="00496343">
        <w:rPr>
          <w:rStyle w:val="aff9"/>
          <w:rFonts w:eastAsia="Times New Roman"/>
          <w:noProof/>
          <w:lang w:eastAsia="ru-RU"/>
        </w:rPr>
        <w:commentReference w:id="294"/>
      </w:r>
      <w:r w:rsidRPr="002E2661">
        <w:rPr>
          <w:b/>
          <w:i/>
        </w:rPr>
        <w:t>()</w:t>
      </w:r>
      <w:r w:rsidRPr="002E2661">
        <w:t xml:space="preserve"> и </w:t>
      </w:r>
      <w:commentRangeStart w:id="295"/>
      <w:commentRangeStart w:id="296"/>
      <w:proofErr w:type="spellStart"/>
      <w:r w:rsidRPr="002E2661">
        <w:rPr>
          <w:b/>
          <w:i/>
        </w:rPr>
        <w:t>isT</w:t>
      </w:r>
      <w:proofErr w:type="spellEnd"/>
      <w:r w:rsidR="00496343">
        <w:rPr>
          <w:b/>
          <w:i/>
          <w:lang w:val="en-US"/>
        </w:rPr>
        <w:t>x</w:t>
      </w:r>
      <w:r w:rsidRPr="002E2661">
        <w:rPr>
          <w:b/>
          <w:i/>
        </w:rPr>
        <w:t>Compl_L2</w:t>
      </w:r>
      <w:commentRangeEnd w:id="295"/>
      <w:r w:rsidR="00BE7D58" w:rsidRPr="002E2661">
        <w:rPr>
          <w:rStyle w:val="aff9"/>
          <w:rFonts w:eastAsia="Times New Roman"/>
          <w:noProof/>
          <w:lang w:eastAsia="ru-RU"/>
        </w:rPr>
        <w:commentReference w:id="295"/>
      </w:r>
      <w:commentRangeEnd w:id="296"/>
      <w:r w:rsidR="00496343">
        <w:rPr>
          <w:rStyle w:val="aff9"/>
          <w:rFonts w:eastAsia="Times New Roman"/>
          <w:noProof/>
          <w:lang w:eastAsia="ru-RU"/>
        </w:rPr>
        <w:commentReference w:id="296"/>
      </w:r>
      <w:r w:rsidRPr="002E2661">
        <w:rPr>
          <w:b/>
          <w:i/>
        </w:rPr>
        <w:t>()</w:t>
      </w:r>
      <w:r w:rsidRPr="002E2661">
        <w:t xml:space="preserve"> убедиться, что предыдущий байт передан и передать новый при помощи функций </w:t>
      </w:r>
      <w:r w:rsidR="00496343">
        <w:rPr>
          <w:b/>
          <w:i/>
          <w:lang w:val="en-US"/>
        </w:rPr>
        <w:t>Tx</w:t>
      </w:r>
      <w:commentRangeStart w:id="297"/>
      <w:commentRangeStart w:id="298"/>
      <w:r w:rsidRPr="002E2661">
        <w:rPr>
          <w:b/>
          <w:i/>
        </w:rPr>
        <w:t>Byte_L1()</w:t>
      </w:r>
      <w:r w:rsidRPr="002E2661">
        <w:t xml:space="preserve"> и </w:t>
      </w:r>
      <w:r w:rsidR="00496343">
        <w:rPr>
          <w:b/>
          <w:i/>
          <w:lang w:val="en-US"/>
        </w:rPr>
        <w:t>Tx</w:t>
      </w:r>
      <w:r w:rsidRPr="002E2661">
        <w:rPr>
          <w:b/>
          <w:i/>
        </w:rPr>
        <w:t>Byte_L2()</w:t>
      </w:r>
      <w:r w:rsidRPr="002E2661">
        <w:t>.</w:t>
      </w:r>
      <w:commentRangeEnd w:id="297"/>
      <w:r w:rsidR="00BD0926" w:rsidRPr="002E2661">
        <w:rPr>
          <w:rStyle w:val="aff9"/>
          <w:rFonts w:eastAsia="Times New Roman"/>
          <w:noProof/>
          <w:lang w:eastAsia="ru-RU"/>
        </w:rPr>
        <w:commentReference w:id="297"/>
      </w:r>
      <w:commentRangeEnd w:id="298"/>
      <w:r w:rsidR="00496343">
        <w:rPr>
          <w:rStyle w:val="aff9"/>
          <w:rFonts w:eastAsia="Times New Roman"/>
          <w:noProof/>
          <w:lang w:eastAsia="ru-RU"/>
        </w:rPr>
        <w:commentReference w:id="298"/>
      </w:r>
    </w:p>
    <w:p w14:paraId="495DEC95" w14:textId="78B6E974" w:rsidR="00F71679" w:rsidRPr="002E2661" w:rsidRDefault="00F71679" w:rsidP="00F71679">
      <w:pPr>
        <w:pStyle w:val="40"/>
      </w:pPr>
      <w:commentRangeStart w:id="299"/>
      <w:commentRangeStart w:id="300"/>
      <w:r w:rsidRPr="002E2661">
        <w:t>Модул</w:t>
      </w:r>
      <w:r w:rsidR="00496343">
        <w:t>ь</w:t>
      </w:r>
      <w:commentRangeEnd w:id="299"/>
      <w:r w:rsidR="00496343">
        <w:rPr>
          <w:rStyle w:val="aff9"/>
          <w:b w:val="0"/>
          <w:noProof/>
        </w:rPr>
        <w:commentReference w:id="299"/>
      </w:r>
      <w:commentRangeEnd w:id="300"/>
      <w:r w:rsidR="00496343">
        <w:rPr>
          <w:rStyle w:val="aff9"/>
          <w:b w:val="0"/>
          <w:noProof/>
        </w:rPr>
        <w:commentReference w:id="300"/>
      </w:r>
      <w:r w:rsidRPr="002E2661">
        <w:t xml:space="preserve"> </w:t>
      </w:r>
      <w:r w:rsidRPr="002E2661">
        <w:tab/>
      </w:r>
      <w:r w:rsidRPr="002E2661">
        <w:tab/>
        <w:t>ECAN2_PinRemap</w:t>
      </w:r>
    </w:p>
    <w:p w14:paraId="3349E579" w14:textId="37D7F542" w:rsidR="00F71679" w:rsidRPr="002E2661" w:rsidRDefault="00F71679" w:rsidP="00F71679">
      <w:pPr>
        <w:pStyle w:val="5"/>
        <w:ind w:left="0" w:firstLine="709"/>
      </w:pPr>
      <w:r w:rsidRPr="002E2661">
        <w:t>Назначение</w:t>
      </w:r>
    </w:p>
    <w:p w14:paraId="34F52887" w14:textId="1AA45EC9" w:rsidR="00F71679" w:rsidRPr="002E2661" w:rsidRDefault="00F71679" w:rsidP="00F71679">
      <w:pPr>
        <w:pStyle w:val="afffb"/>
        <w:ind w:firstLine="709"/>
      </w:pPr>
      <w:r w:rsidRPr="002E2661">
        <w:t>Модул</w:t>
      </w:r>
      <w:r w:rsidR="00496343">
        <w:t>ь</w:t>
      </w:r>
      <w:r w:rsidRPr="002E2661">
        <w:t xml:space="preserve"> ECAN2_PinRemap предназначены для настройки </w:t>
      </w:r>
      <w:proofErr w:type="spellStart"/>
      <w:r w:rsidRPr="002E2661">
        <w:t>пинов</w:t>
      </w:r>
      <w:proofErr w:type="spellEnd"/>
      <w:r w:rsidRPr="002E2661">
        <w:t xml:space="preserve"> на работу с ECAN2.</w:t>
      </w:r>
    </w:p>
    <w:p w14:paraId="242D1DBF" w14:textId="2CA0A48E" w:rsidR="00410E27" w:rsidRPr="002E2661" w:rsidRDefault="00410E27" w:rsidP="00F71679">
      <w:pPr>
        <w:pStyle w:val="5"/>
        <w:ind w:left="0" w:firstLine="709"/>
      </w:pPr>
      <w:r w:rsidRPr="002E2661">
        <w:t>Состав</w:t>
      </w:r>
    </w:p>
    <w:p w14:paraId="29D59C07" w14:textId="16CFCC15" w:rsidR="00410E27" w:rsidRPr="008656F4" w:rsidRDefault="008656F4" w:rsidP="00410E27">
      <w:pPr>
        <w:pStyle w:val="a4"/>
      </w:pPr>
      <w:r>
        <w:t>Модуль состоит из одноимённого файла.</w:t>
      </w:r>
    </w:p>
    <w:p w14:paraId="02C3D481" w14:textId="0FAABD4E" w:rsidR="009E124A" w:rsidRPr="002E2661" w:rsidRDefault="00F71679" w:rsidP="003B09E5">
      <w:pPr>
        <w:pStyle w:val="5"/>
        <w:spacing w:before="0"/>
        <w:ind w:left="0" w:firstLine="709"/>
      </w:pPr>
      <w:r w:rsidRPr="002E2661">
        <w:t>Описание</w:t>
      </w:r>
    </w:p>
    <w:p w14:paraId="6B775AEA" w14:textId="3B36073C" w:rsidR="00F71679" w:rsidRPr="008656F4" w:rsidRDefault="008656F4" w:rsidP="008656F4">
      <w:pPr>
        <w:pStyle w:val="29"/>
        <w:rPr>
          <w:b/>
          <w:bCs/>
          <w:lang w:val="en-US"/>
        </w:rPr>
      </w:pPr>
      <w:r>
        <w:rPr>
          <w:lang w:val="ru-RU"/>
        </w:rPr>
        <w:t xml:space="preserve">Макрос </w:t>
      </w:r>
      <w:r w:rsidRPr="008656F4">
        <w:rPr>
          <w:lang w:val="ru-RU"/>
        </w:rPr>
        <w:t>ECAN2_PIN_</w:t>
      </w:r>
      <w:proofErr w:type="gramStart"/>
      <w:r w:rsidRPr="008656F4">
        <w:rPr>
          <w:lang w:val="ru-RU"/>
        </w:rPr>
        <w:t xml:space="preserve">REMAP  </w:t>
      </w:r>
      <w:r>
        <w:rPr>
          <w:lang w:val="ru-RU"/>
        </w:rPr>
        <w:t>настраивает</w:t>
      </w:r>
      <w:proofErr w:type="gramEnd"/>
      <w:r>
        <w:rPr>
          <w:lang w:val="ru-RU"/>
        </w:rPr>
        <w:t xml:space="preserve"> </w:t>
      </w:r>
      <w:proofErr w:type="spellStart"/>
      <w:r>
        <w:rPr>
          <w:lang w:val="ru-RU"/>
        </w:rPr>
        <w:t>пин</w:t>
      </w:r>
      <w:proofErr w:type="spellEnd"/>
      <w:r>
        <w:rPr>
          <w:lang w:val="ru-RU"/>
        </w:rPr>
        <w:t xml:space="preserve"> для работы интерфейса </w:t>
      </w:r>
      <w:r>
        <w:rPr>
          <w:lang w:val="en-US"/>
        </w:rPr>
        <w:t>CAN.</w:t>
      </w:r>
    </w:p>
    <w:p w14:paraId="2DBBF8DC" w14:textId="77777777" w:rsidR="009E124A" w:rsidRPr="002E2661" w:rsidRDefault="009E124A" w:rsidP="00747915">
      <w:pPr>
        <w:pStyle w:val="40"/>
      </w:pPr>
      <w:r w:rsidRPr="002E2661">
        <w:lastRenderedPageBreak/>
        <w:t xml:space="preserve">Модуль </w:t>
      </w:r>
      <w:r w:rsidR="004E29B7" w:rsidRPr="002E2661">
        <w:t>Ecan</w:t>
      </w:r>
      <w:r w:rsidR="00256486" w:rsidRPr="002E2661">
        <w:t>Ack</w:t>
      </w:r>
      <w:r w:rsidRPr="002E2661">
        <w:t>_driver</w:t>
      </w:r>
      <w:r w:rsidR="004E29B7" w:rsidRPr="002E2661">
        <w:t>PIC33</w:t>
      </w:r>
    </w:p>
    <w:p w14:paraId="1F46D8E8" w14:textId="77777777" w:rsidR="009E124A" w:rsidRPr="002E2661" w:rsidRDefault="009E124A" w:rsidP="002F6B6A">
      <w:pPr>
        <w:pStyle w:val="5"/>
        <w:rPr>
          <w:highlight w:val="yellow"/>
          <w:rPrChange w:id="301" w:author="SadButTrue" w:date="2020-08-28T15:43:00Z">
            <w:rPr/>
          </w:rPrChange>
        </w:rPr>
      </w:pPr>
      <w:r w:rsidRPr="002E2661">
        <w:rPr>
          <w:highlight w:val="yellow"/>
          <w:rPrChange w:id="302" w:author="SadButTrue" w:date="2020-08-28T15:43:00Z">
            <w:rPr/>
          </w:rPrChange>
        </w:rPr>
        <w:t>Назначение</w:t>
      </w:r>
    </w:p>
    <w:p w14:paraId="7BFC039C" w14:textId="31B2F583" w:rsidR="009E124A" w:rsidRPr="002E2661" w:rsidRDefault="009E124A" w:rsidP="00256486">
      <w:pPr>
        <w:pStyle w:val="a4"/>
        <w:rPr>
          <w:highlight w:val="yellow"/>
        </w:rPr>
      </w:pPr>
      <w:r w:rsidRPr="002E2661">
        <w:rPr>
          <w:highlight w:val="yellow"/>
          <w:rPrChange w:id="303" w:author="SadButTrue" w:date="2020-08-28T15:43:00Z">
            <w:rPr/>
          </w:rPrChange>
        </w:rPr>
        <w:t xml:space="preserve">Модуль </w:t>
      </w:r>
      <w:commentRangeStart w:id="304"/>
      <w:commentRangeStart w:id="305"/>
      <w:commentRangeStart w:id="306"/>
      <w:proofErr w:type="spellStart"/>
      <w:r w:rsidR="004E29B7" w:rsidRPr="002E2661">
        <w:rPr>
          <w:highlight w:val="yellow"/>
          <w:rPrChange w:id="307" w:author="SadButTrue" w:date="2020-08-28T15:43:00Z">
            <w:rPr/>
          </w:rPrChange>
        </w:rPr>
        <w:t>Ecan</w:t>
      </w:r>
      <w:proofErr w:type="spellEnd"/>
      <w:r w:rsidR="00496343">
        <w:rPr>
          <w:highlight w:val="yellow"/>
          <w:lang w:val="en-US"/>
        </w:rPr>
        <w:t>Ack</w:t>
      </w:r>
      <w:r w:rsidRPr="002E2661">
        <w:rPr>
          <w:highlight w:val="yellow"/>
          <w:rPrChange w:id="308" w:author="SadButTrue" w:date="2020-08-28T15:43:00Z">
            <w:rPr/>
          </w:rPrChange>
        </w:rPr>
        <w:t>_driver</w:t>
      </w:r>
      <w:r w:rsidR="004E29B7" w:rsidRPr="002E2661">
        <w:rPr>
          <w:highlight w:val="yellow"/>
          <w:rPrChange w:id="309" w:author="SadButTrue" w:date="2020-08-28T15:43:00Z">
            <w:rPr/>
          </w:rPrChange>
        </w:rPr>
        <w:t>PIC33</w:t>
      </w:r>
      <w:r w:rsidRPr="002E2661">
        <w:rPr>
          <w:highlight w:val="yellow"/>
          <w:rPrChange w:id="310" w:author="SadButTrue" w:date="2020-08-28T15:43:00Z">
            <w:rPr/>
          </w:rPrChange>
        </w:rPr>
        <w:t xml:space="preserve"> </w:t>
      </w:r>
      <w:commentRangeEnd w:id="304"/>
      <w:r w:rsidR="007531E1" w:rsidRPr="002E2661">
        <w:rPr>
          <w:rStyle w:val="aff9"/>
          <w:rFonts w:eastAsia="Times New Roman"/>
          <w:noProof/>
          <w:highlight w:val="yellow"/>
          <w:lang w:eastAsia="ru-RU"/>
          <w:rPrChange w:id="311" w:author="SadButTrue" w:date="2020-08-28T15:43:00Z">
            <w:rPr>
              <w:rStyle w:val="aff9"/>
              <w:rFonts w:eastAsia="Times New Roman"/>
              <w:noProof/>
              <w:lang w:eastAsia="ru-RU"/>
            </w:rPr>
          </w:rPrChange>
        </w:rPr>
        <w:commentReference w:id="304"/>
      </w:r>
      <w:commentRangeEnd w:id="305"/>
      <w:commentRangeEnd w:id="306"/>
      <w:r w:rsidR="00496343">
        <w:rPr>
          <w:rStyle w:val="aff9"/>
          <w:rFonts w:eastAsia="Times New Roman"/>
          <w:noProof/>
          <w:lang w:eastAsia="ru-RU"/>
        </w:rPr>
        <w:commentReference w:id="305"/>
      </w:r>
      <w:r w:rsidR="0057663D" w:rsidRPr="002E2661">
        <w:rPr>
          <w:rStyle w:val="aff9"/>
          <w:rFonts w:eastAsia="Times New Roman"/>
          <w:noProof/>
          <w:highlight w:val="yellow"/>
          <w:lang w:eastAsia="ru-RU"/>
          <w:rPrChange w:id="312" w:author="SadButTrue" w:date="2020-08-28T15:43:00Z">
            <w:rPr>
              <w:rStyle w:val="aff9"/>
              <w:rFonts w:eastAsia="Times New Roman"/>
              <w:noProof/>
              <w:lang w:eastAsia="ru-RU"/>
            </w:rPr>
          </w:rPrChange>
        </w:rPr>
        <w:commentReference w:id="306"/>
      </w:r>
      <w:r w:rsidRPr="002E2661">
        <w:rPr>
          <w:highlight w:val="yellow"/>
        </w:rPr>
        <w:t>предназначен для передачи и приема сообщений по шине CAN с использованием дополнительного подтверждения приема при помощи дискретных портов ввода/вывода МК.</w:t>
      </w:r>
      <w:r w:rsidRPr="002E2661">
        <w:rPr>
          <w:color w:val="FF0000"/>
          <w:highlight w:val="yellow"/>
        </w:rPr>
        <w:t xml:space="preserve"> </w:t>
      </w:r>
    </w:p>
    <w:p w14:paraId="0E2374E1" w14:textId="77777777" w:rsidR="009E124A" w:rsidRPr="002E2661" w:rsidRDefault="00256486" w:rsidP="00626ED7">
      <w:pPr>
        <w:pStyle w:val="6"/>
        <w:ind w:hanging="1866"/>
        <w:rPr>
          <w:highlight w:val="yellow"/>
        </w:rPr>
      </w:pPr>
      <w:r w:rsidRPr="002E2661">
        <w:rPr>
          <w:highlight w:val="yellow"/>
        </w:rPr>
        <w:t>Состав</w:t>
      </w:r>
    </w:p>
    <w:p w14:paraId="0147A34D" w14:textId="77777777" w:rsidR="007A72DF" w:rsidRPr="002E2661" w:rsidRDefault="009E124A" w:rsidP="007A72DF">
      <w:pPr>
        <w:pStyle w:val="a4"/>
        <w:rPr>
          <w:highlight w:val="yellow"/>
        </w:rPr>
      </w:pPr>
      <w:r w:rsidRPr="002E2661">
        <w:rPr>
          <w:highlight w:val="yellow"/>
        </w:rPr>
        <w:t xml:space="preserve">Модуль </w:t>
      </w:r>
      <w:r w:rsidR="00256486" w:rsidRPr="002E2661">
        <w:rPr>
          <w:highlight w:val="yellow"/>
        </w:rPr>
        <w:t>состоит из одноимённого файла.</w:t>
      </w:r>
    </w:p>
    <w:p w14:paraId="34505FFE" w14:textId="77777777" w:rsidR="009E124A" w:rsidRPr="002E2661" w:rsidRDefault="009E124A" w:rsidP="002F6B6A">
      <w:pPr>
        <w:pStyle w:val="5"/>
        <w:rPr>
          <w:highlight w:val="yellow"/>
        </w:rPr>
      </w:pPr>
      <w:r w:rsidRPr="002E2661">
        <w:rPr>
          <w:highlight w:val="yellow"/>
        </w:rPr>
        <w:t>Описание</w:t>
      </w:r>
    </w:p>
    <w:p w14:paraId="0A7F74C3" w14:textId="77777777" w:rsidR="009E124A" w:rsidRPr="002E2661" w:rsidRDefault="009E124A" w:rsidP="00626ED7">
      <w:pPr>
        <w:pStyle w:val="6"/>
        <w:ind w:hanging="1866"/>
        <w:rPr>
          <w:highlight w:val="yellow"/>
        </w:rPr>
      </w:pPr>
      <w:r w:rsidRPr="002E2661">
        <w:rPr>
          <w:highlight w:val="yellow"/>
        </w:rPr>
        <w:t>Модель использования модуля</w:t>
      </w:r>
    </w:p>
    <w:p w14:paraId="56AF0184" w14:textId="77777777" w:rsidR="009E124A" w:rsidRPr="002E2661" w:rsidRDefault="009E124A" w:rsidP="009E124A">
      <w:pPr>
        <w:pStyle w:val="a4"/>
        <w:rPr>
          <w:highlight w:val="yellow"/>
        </w:rPr>
      </w:pPr>
      <w:r w:rsidRPr="002E2661">
        <w:rPr>
          <w:highlight w:val="yellow"/>
        </w:rPr>
        <w:t xml:space="preserve">Перед использованием драйвера должна быть вызвана функция </w:t>
      </w:r>
      <w:proofErr w:type="spellStart"/>
      <w:r w:rsidR="001D6D8A" w:rsidRPr="002E2661">
        <w:rPr>
          <w:b/>
          <w:i/>
          <w:highlight w:val="yellow"/>
        </w:rPr>
        <w:t>Ec</w:t>
      </w:r>
      <w:r w:rsidRPr="002E2661">
        <w:rPr>
          <w:b/>
          <w:i/>
          <w:highlight w:val="yellow"/>
        </w:rPr>
        <w:t>anAck_</w:t>
      </w:r>
      <w:proofErr w:type="gramStart"/>
      <w:r w:rsidRPr="002E2661">
        <w:rPr>
          <w:b/>
          <w:i/>
          <w:highlight w:val="yellow"/>
        </w:rPr>
        <w:t>ctor</w:t>
      </w:r>
      <w:proofErr w:type="spellEnd"/>
      <w:r w:rsidRPr="002E2661">
        <w:rPr>
          <w:b/>
          <w:i/>
          <w:highlight w:val="yellow"/>
        </w:rPr>
        <w:t>(</w:t>
      </w:r>
      <w:proofErr w:type="gramEnd"/>
      <w:r w:rsidRPr="002E2661">
        <w:rPr>
          <w:b/>
          <w:i/>
          <w:highlight w:val="yellow"/>
        </w:rPr>
        <w:t>)</w:t>
      </w:r>
      <w:r w:rsidRPr="002E2661">
        <w:rPr>
          <w:highlight w:val="yellow"/>
        </w:rPr>
        <w:t>, которая проинициализирует драйвер на работу с указанным модулем CAN.</w:t>
      </w:r>
    </w:p>
    <w:p w14:paraId="12DA0EA4" w14:textId="77777777" w:rsidR="009E124A" w:rsidRPr="002E2661" w:rsidRDefault="009E124A" w:rsidP="009E124A">
      <w:pPr>
        <w:pStyle w:val="a4"/>
        <w:rPr>
          <w:highlight w:val="yellow"/>
        </w:rPr>
      </w:pPr>
      <w:r w:rsidRPr="002E2661">
        <w:rPr>
          <w:highlight w:val="yellow"/>
        </w:rPr>
        <w:t xml:space="preserve">Работа драйвера построена на опросе SFR-регистров МК. Опрос регистров осуществляется функцией </w:t>
      </w:r>
      <w:proofErr w:type="spellStart"/>
      <w:r w:rsidR="001D6D8A" w:rsidRPr="002E2661">
        <w:rPr>
          <w:b/>
          <w:i/>
          <w:highlight w:val="yellow"/>
        </w:rPr>
        <w:t>Ec</w:t>
      </w:r>
      <w:r w:rsidRPr="002E2661">
        <w:rPr>
          <w:b/>
          <w:i/>
          <w:highlight w:val="yellow"/>
        </w:rPr>
        <w:t>anAck_</w:t>
      </w:r>
      <w:proofErr w:type="gramStart"/>
      <w:r w:rsidRPr="002E2661">
        <w:rPr>
          <w:b/>
          <w:i/>
          <w:highlight w:val="yellow"/>
        </w:rPr>
        <w:t>run</w:t>
      </w:r>
      <w:proofErr w:type="spellEnd"/>
      <w:r w:rsidRPr="002E2661">
        <w:rPr>
          <w:b/>
          <w:i/>
          <w:highlight w:val="yellow"/>
        </w:rPr>
        <w:t>(</w:t>
      </w:r>
      <w:proofErr w:type="gramEnd"/>
      <w:r w:rsidRPr="002E2661">
        <w:rPr>
          <w:b/>
          <w:i/>
          <w:highlight w:val="yellow"/>
        </w:rPr>
        <w:t>)</w:t>
      </w:r>
      <w:r w:rsidRPr="002E2661">
        <w:rPr>
          <w:highlight w:val="yellow"/>
        </w:rPr>
        <w:t>.</w:t>
      </w:r>
    </w:p>
    <w:p w14:paraId="5270781A" w14:textId="77777777" w:rsidR="009E124A" w:rsidRPr="002E2661" w:rsidRDefault="009E124A" w:rsidP="009E124A">
      <w:pPr>
        <w:pStyle w:val="a4"/>
        <w:rPr>
          <w:highlight w:val="yellow"/>
        </w:rPr>
      </w:pPr>
      <w:r w:rsidRPr="002E2661">
        <w:rPr>
          <w:highlight w:val="yellow"/>
        </w:rPr>
        <w:t xml:space="preserve">Для отправки сообщения при помощи функции </w:t>
      </w:r>
      <w:proofErr w:type="spellStart"/>
      <w:r w:rsidR="001D6D8A" w:rsidRPr="002E2661">
        <w:rPr>
          <w:b/>
          <w:i/>
          <w:highlight w:val="yellow"/>
        </w:rPr>
        <w:t>Ec</w:t>
      </w:r>
      <w:r w:rsidRPr="002E2661">
        <w:rPr>
          <w:b/>
          <w:i/>
          <w:highlight w:val="yellow"/>
        </w:rPr>
        <w:t>anAck_</w:t>
      </w:r>
      <w:proofErr w:type="gramStart"/>
      <w:r w:rsidRPr="002E2661">
        <w:rPr>
          <w:b/>
          <w:i/>
          <w:highlight w:val="yellow"/>
        </w:rPr>
        <w:t>isOutReady</w:t>
      </w:r>
      <w:proofErr w:type="spellEnd"/>
      <w:r w:rsidRPr="002E2661">
        <w:rPr>
          <w:b/>
          <w:i/>
          <w:highlight w:val="yellow"/>
        </w:rPr>
        <w:t>(</w:t>
      </w:r>
      <w:proofErr w:type="gramEnd"/>
      <w:r w:rsidRPr="002E2661">
        <w:rPr>
          <w:b/>
          <w:i/>
          <w:highlight w:val="yellow"/>
        </w:rPr>
        <w:t>)</w:t>
      </w:r>
      <w:r w:rsidRPr="002E2661">
        <w:rPr>
          <w:highlight w:val="yellow"/>
        </w:rPr>
        <w:t xml:space="preserve"> необходимо убедиться</w:t>
      </w:r>
      <w:r w:rsidR="00170453" w:rsidRPr="002E2661">
        <w:rPr>
          <w:highlight w:val="yellow"/>
        </w:rPr>
        <w:t>,</w:t>
      </w:r>
      <w:r w:rsidRPr="002E2661">
        <w:rPr>
          <w:highlight w:val="yellow"/>
        </w:rPr>
        <w:t xml:space="preserve"> что передатчик готов к передач</w:t>
      </w:r>
      <w:r w:rsidR="000C5F39" w:rsidRPr="002E2661">
        <w:rPr>
          <w:highlight w:val="yellow"/>
        </w:rPr>
        <w:t>е</w:t>
      </w:r>
      <w:r w:rsidRPr="002E2661">
        <w:rPr>
          <w:highlight w:val="yellow"/>
        </w:rPr>
        <w:t xml:space="preserve"> новых данных и инициировать передачу при помощи функции </w:t>
      </w:r>
      <w:proofErr w:type="spellStart"/>
      <w:r w:rsidR="001D6D8A" w:rsidRPr="002E2661">
        <w:rPr>
          <w:b/>
          <w:i/>
          <w:highlight w:val="yellow"/>
        </w:rPr>
        <w:t>Ec</w:t>
      </w:r>
      <w:r w:rsidRPr="002E2661">
        <w:rPr>
          <w:b/>
          <w:i/>
          <w:highlight w:val="yellow"/>
        </w:rPr>
        <w:t>anAck_set</w:t>
      </w:r>
      <w:proofErr w:type="spellEnd"/>
      <w:r w:rsidRPr="002E2661">
        <w:rPr>
          <w:b/>
          <w:i/>
          <w:highlight w:val="yellow"/>
        </w:rPr>
        <w:t>()</w:t>
      </w:r>
      <w:r w:rsidRPr="002E2661">
        <w:rPr>
          <w:highlight w:val="yellow"/>
        </w:rPr>
        <w:t xml:space="preserve">. После начала передачи функция </w:t>
      </w:r>
      <w:proofErr w:type="spellStart"/>
      <w:r w:rsidR="001D6D8A" w:rsidRPr="002E2661">
        <w:rPr>
          <w:b/>
          <w:i/>
          <w:highlight w:val="yellow"/>
        </w:rPr>
        <w:t>Ec</w:t>
      </w:r>
      <w:r w:rsidRPr="002E2661">
        <w:rPr>
          <w:b/>
          <w:i/>
          <w:highlight w:val="yellow"/>
        </w:rPr>
        <w:t>anAck_</w:t>
      </w:r>
      <w:proofErr w:type="gramStart"/>
      <w:r w:rsidRPr="002E2661">
        <w:rPr>
          <w:b/>
          <w:i/>
          <w:highlight w:val="yellow"/>
        </w:rPr>
        <w:t>isOutReady</w:t>
      </w:r>
      <w:proofErr w:type="spellEnd"/>
      <w:r w:rsidRPr="002E2661">
        <w:rPr>
          <w:b/>
          <w:i/>
          <w:highlight w:val="yellow"/>
        </w:rPr>
        <w:t>(</w:t>
      </w:r>
      <w:proofErr w:type="gramEnd"/>
      <w:r w:rsidRPr="002E2661">
        <w:rPr>
          <w:b/>
          <w:i/>
          <w:highlight w:val="yellow"/>
        </w:rPr>
        <w:t>)</w:t>
      </w:r>
      <w:r w:rsidRPr="002E2661">
        <w:rPr>
          <w:highlight w:val="yellow"/>
        </w:rPr>
        <w:t xml:space="preserve"> будет возвращать </w:t>
      </w:r>
      <w:proofErr w:type="spellStart"/>
      <w:r w:rsidRPr="002E2661">
        <w:rPr>
          <w:i/>
          <w:highlight w:val="yellow"/>
        </w:rPr>
        <w:t>false</w:t>
      </w:r>
      <w:proofErr w:type="spellEnd"/>
      <w:r w:rsidRPr="002E2661">
        <w:rPr>
          <w:highlight w:val="yellow"/>
        </w:rPr>
        <w:t xml:space="preserve"> до тех пор, пока передача не завершится успешно или с ошибкой, после функция вернет </w:t>
      </w:r>
      <w:proofErr w:type="spellStart"/>
      <w:r w:rsidRPr="002E2661">
        <w:rPr>
          <w:i/>
          <w:highlight w:val="yellow"/>
        </w:rPr>
        <w:t>true</w:t>
      </w:r>
      <w:proofErr w:type="spellEnd"/>
      <w:r w:rsidRPr="002E2661">
        <w:rPr>
          <w:highlight w:val="yellow"/>
        </w:rPr>
        <w:t>.</w:t>
      </w:r>
    </w:p>
    <w:p w14:paraId="3FBC6512" w14:textId="77777777" w:rsidR="009E124A" w:rsidRPr="002E2661" w:rsidRDefault="009E124A" w:rsidP="009E124A">
      <w:pPr>
        <w:pStyle w:val="a4"/>
        <w:rPr>
          <w:highlight w:val="yellow"/>
        </w:rPr>
      </w:pPr>
      <w:r w:rsidRPr="002E2661">
        <w:rPr>
          <w:highlight w:val="yellow"/>
        </w:rPr>
        <w:t xml:space="preserve">Для приема сообщения при помощи функции </w:t>
      </w:r>
      <w:proofErr w:type="spellStart"/>
      <w:r w:rsidR="001D6D8A" w:rsidRPr="002E2661">
        <w:rPr>
          <w:b/>
          <w:i/>
          <w:highlight w:val="yellow"/>
        </w:rPr>
        <w:t>EcanAck</w:t>
      </w:r>
      <w:r w:rsidRPr="002E2661">
        <w:rPr>
          <w:b/>
          <w:i/>
          <w:highlight w:val="yellow"/>
        </w:rPr>
        <w:t>_</w:t>
      </w:r>
      <w:proofErr w:type="gramStart"/>
      <w:r w:rsidRPr="002E2661">
        <w:rPr>
          <w:b/>
          <w:i/>
          <w:highlight w:val="yellow"/>
        </w:rPr>
        <w:t>isInReady</w:t>
      </w:r>
      <w:proofErr w:type="spellEnd"/>
      <w:r w:rsidRPr="002E2661">
        <w:rPr>
          <w:b/>
          <w:i/>
          <w:highlight w:val="yellow"/>
        </w:rPr>
        <w:t>(</w:t>
      </w:r>
      <w:proofErr w:type="gramEnd"/>
      <w:r w:rsidRPr="002E2661">
        <w:rPr>
          <w:b/>
          <w:i/>
          <w:highlight w:val="yellow"/>
        </w:rPr>
        <w:t>)</w:t>
      </w:r>
      <w:r w:rsidRPr="002E2661">
        <w:rPr>
          <w:highlight w:val="yellow"/>
        </w:rPr>
        <w:t xml:space="preserve"> необходимо убедиться что приемник принял сообщение и прочитать его при помощи функции </w:t>
      </w:r>
      <w:proofErr w:type="spellStart"/>
      <w:r w:rsidR="001D6D8A" w:rsidRPr="002E2661">
        <w:rPr>
          <w:b/>
          <w:i/>
          <w:highlight w:val="yellow"/>
        </w:rPr>
        <w:t>EcanAck</w:t>
      </w:r>
      <w:r w:rsidRPr="002E2661">
        <w:rPr>
          <w:b/>
          <w:i/>
          <w:highlight w:val="yellow"/>
        </w:rPr>
        <w:t>_get</w:t>
      </w:r>
      <w:proofErr w:type="spellEnd"/>
      <w:r w:rsidRPr="002E2661">
        <w:rPr>
          <w:b/>
          <w:i/>
          <w:highlight w:val="yellow"/>
        </w:rPr>
        <w:t>()</w:t>
      </w:r>
      <w:r w:rsidRPr="002E2661">
        <w:rPr>
          <w:highlight w:val="yellow"/>
        </w:rPr>
        <w:t xml:space="preserve">. После прочтения принятого сообщения признак его наличия будет сброшен и функция </w:t>
      </w:r>
      <w:proofErr w:type="spellStart"/>
      <w:r w:rsidR="001D6D8A" w:rsidRPr="002E2661">
        <w:rPr>
          <w:b/>
          <w:i/>
          <w:highlight w:val="yellow"/>
        </w:rPr>
        <w:t>EcanAck</w:t>
      </w:r>
      <w:r w:rsidRPr="002E2661">
        <w:rPr>
          <w:b/>
          <w:i/>
          <w:highlight w:val="yellow"/>
        </w:rPr>
        <w:t>_</w:t>
      </w:r>
      <w:proofErr w:type="gramStart"/>
      <w:r w:rsidRPr="002E2661">
        <w:rPr>
          <w:b/>
          <w:i/>
          <w:highlight w:val="yellow"/>
        </w:rPr>
        <w:t>isInReady</w:t>
      </w:r>
      <w:proofErr w:type="spellEnd"/>
      <w:r w:rsidRPr="002E2661">
        <w:rPr>
          <w:b/>
          <w:i/>
          <w:highlight w:val="yellow"/>
        </w:rPr>
        <w:t>(</w:t>
      </w:r>
      <w:proofErr w:type="gramEnd"/>
      <w:r w:rsidRPr="002E2661">
        <w:rPr>
          <w:b/>
          <w:i/>
          <w:highlight w:val="yellow"/>
        </w:rPr>
        <w:t>)</w:t>
      </w:r>
      <w:r w:rsidRPr="002E2661">
        <w:rPr>
          <w:highlight w:val="yellow"/>
        </w:rPr>
        <w:t xml:space="preserve"> будет возвращать </w:t>
      </w:r>
      <w:proofErr w:type="spellStart"/>
      <w:r w:rsidRPr="002E2661">
        <w:rPr>
          <w:i/>
          <w:highlight w:val="yellow"/>
        </w:rPr>
        <w:t>false</w:t>
      </w:r>
      <w:proofErr w:type="spellEnd"/>
      <w:r w:rsidRPr="002E2661">
        <w:rPr>
          <w:highlight w:val="yellow"/>
        </w:rPr>
        <w:t xml:space="preserve"> до тех пор, пока не примет новое сообщение.</w:t>
      </w:r>
    </w:p>
    <w:p w14:paraId="397E4565" w14:textId="77777777" w:rsidR="009E124A" w:rsidRPr="002E2661" w:rsidRDefault="009E124A" w:rsidP="009E124A">
      <w:pPr>
        <w:pStyle w:val="a4"/>
        <w:rPr>
          <w:highlight w:val="yellow"/>
        </w:rPr>
      </w:pPr>
      <w:r w:rsidRPr="002E2661">
        <w:rPr>
          <w:highlight w:val="yellow"/>
        </w:rPr>
        <w:t>Вызов функций драйвера должен осуществляться из того же потока, что</w:t>
      </w:r>
      <w:r w:rsidR="00F118D5" w:rsidRPr="002E2661">
        <w:rPr>
          <w:highlight w:val="yellow"/>
        </w:rPr>
        <w:t xml:space="preserve"> и</w:t>
      </w:r>
      <w:r w:rsidRPr="002E2661">
        <w:rPr>
          <w:highlight w:val="yellow"/>
        </w:rPr>
        <w:t xml:space="preserve"> вызов функции </w:t>
      </w:r>
      <w:proofErr w:type="spellStart"/>
      <w:r w:rsidR="001D6D8A" w:rsidRPr="002E2661">
        <w:rPr>
          <w:b/>
          <w:i/>
          <w:highlight w:val="yellow"/>
        </w:rPr>
        <w:t>EcanAck</w:t>
      </w:r>
      <w:r w:rsidRPr="002E2661">
        <w:rPr>
          <w:b/>
          <w:i/>
          <w:highlight w:val="yellow"/>
        </w:rPr>
        <w:t>_</w:t>
      </w:r>
      <w:proofErr w:type="gramStart"/>
      <w:r w:rsidRPr="002E2661">
        <w:rPr>
          <w:b/>
          <w:i/>
          <w:highlight w:val="yellow"/>
        </w:rPr>
        <w:t>run</w:t>
      </w:r>
      <w:proofErr w:type="spellEnd"/>
      <w:r w:rsidRPr="002E2661">
        <w:rPr>
          <w:b/>
          <w:i/>
          <w:highlight w:val="yellow"/>
        </w:rPr>
        <w:t>(</w:t>
      </w:r>
      <w:proofErr w:type="gramEnd"/>
      <w:r w:rsidRPr="002E2661">
        <w:rPr>
          <w:b/>
          <w:i/>
          <w:highlight w:val="yellow"/>
        </w:rPr>
        <w:t>)</w:t>
      </w:r>
      <w:r w:rsidRPr="002E2661">
        <w:rPr>
          <w:highlight w:val="yellow"/>
        </w:rPr>
        <w:t xml:space="preserve"> поскольку драйвер не имеет буферов данных и если данные не будут вычитаны до приема следующего сообщения</w:t>
      </w:r>
      <w:r w:rsidR="005A4717" w:rsidRPr="002E2661">
        <w:rPr>
          <w:highlight w:val="yellow"/>
        </w:rPr>
        <w:t>,</w:t>
      </w:r>
      <w:r w:rsidRPr="002E2661">
        <w:rPr>
          <w:highlight w:val="yellow"/>
        </w:rPr>
        <w:t xml:space="preserve"> они будут утеряны.</w:t>
      </w:r>
    </w:p>
    <w:p w14:paraId="3C391613" w14:textId="77777777" w:rsidR="009E124A" w:rsidRPr="002E2661" w:rsidRDefault="009E124A" w:rsidP="00626ED7">
      <w:pPr>
        <w:pStyle w:val="6"/>
        <w:ind w:hanging="1866"/>
        <w:rPr>
          <w:highlight w:val="yellow"/>
        </w:rPr>
      </w:pPr>
      <w:r w:rsidRPr="002E2661">
        <w:rPr>
          <w:highlight w:val="yellow"/>
        </w:rPr>
        <w:lastRenderedPageBreak/>
        <w:t>Алгоритм работы обмена данными</w:t>
      </w:r>
    </w:p>
    <w:p w14:paraId="75109D55" w14:textId="77777777" w:rsidR="009E124A" w:rsidRPr="002E2661" w:rsidRDefault="009E124A" w:rsidP="009E124A">
      <w:pPr>
        <w:pStyle w:val="a4"/>
        <w:rPr>
          <w:highlight w:val="yellow"/>
        </w:rPr>
      </w:pPr>
      <w:r w:rsidRPr="002E2661">
        <w:rPr>
          <w:highlight w:val="yellow"/>
        </w:rPr>
        <w:t>Кроме модуля CAN дополнительно используются два дискретных порта ввода/вывода, которые соединены между узлами. Выход одного узла является входом второго и наоборот.</w:t>
      </w:r>
    </w:p>
    <w:p w14:paraId="1970BC32" w14:textId="77777777" w:rsidR="009E124A" w:rsidRPr="002E2661" w:rsidRDefault="009E124A" w:rsidP="009E124A">
      <w:pPr>
        <w:pStyle w:val="affffa"/>
        <w:rPr>
          <w:highlight w:val="yellow"/>
        </w:rPr>
      </w:pPr>
      <w:r w:rsidRPr="002E2661">
        <w:rPr>
          <w:highlight w:val="yellow"/>
        </w:rPr>
        <w:t>Обмен данными с дополнительным подтверждением приема между двумя узлами шины CAN должен осуществляться по следующему сценарию:</w:t>
      </w:r>
    </w:p>
    <w:p w14:paraId="14F07673" w14:textId="77777777" w:rsidR="009E124A" w:rsidRPr="002E2661" w:rsidRDefault="009E124A" w:rsidP="00E64684">
      <w:pPr>
        <w:pStyle w:val="a"/>
        <w:ind w:left="0" w:firstLine="709"/>
        <w:rPr>
          <w:highlight w:val="yellow"/>
          <w:lang w:val="ru-RU"/>
        </w:rPr>
      </w:pPr>
      <w:r w:rsidRPr="002E2661">
        <w:rPr>
          <w:highlight w:val="yellow"/>
          <w:lang w:val="ru-RU"/>
        </w:rPr>
        <w:t>передающий узел перед началом передачи читает состояние дискретного порта, запоминает его и начинает передачу сообщения по шине CAN;</w:t>
      </w:r>
    </w:p>
    <w:p w14:paraId="67FCDAAA" w14:textId="77777777" w:rsidR="009E124A" w:rsidRPr="002E2661" w:rsidRDefault="009E124A" w:rsidP="00E64684">
      <w:pPr>
        <w:pStyle w:val="a"/>
        <w:ind w:left="0" w:firstLine="709"/>
        <w:rPr>
          <w:highlight w:val="yellow"/>
          <w:lang w:val="ru-RU"/>
        </w:rPr>
      </w:pPr>
      <w:r w:rsidRPr="002E2661">
        <w:rPr>
          <w:highlight w:val="yellow"/>
          <w:lang w:val="ru-RU"/>
        </w:rPr>
        <w:t>принимающий узел после приема корректного сообщения инвертирует состояние дискретного порта;</w:t>
      </w:r>
    </w:p>
    <w:p w14:paraId="6A5D9122" w14:textId="77777777" w:rsidR="009E124A" w:rsidRPr="002E2661" w:rsidRDefault="009E124A" w:rsidP="00E64684">
      <w:pPr>
        <w:pStyle w:val="a"/>
        <w:ind w:left="0" w:firstLine="709"/>
        <w:rPr>
          <w:highlight w:val="yellow"/>
          <w:lang w:val="ru-RU"/>
        </w:rPr>
      </w:pPr>
      <w:r w:rsidRPr="002E2661">
        <w:rPr>
          <w:highlight w:val="yellow"/>
          <w:lang w:val="ru-RU"/>
        </w:rPr>
        <w:t xml:space="preserve">передающий узел, после окончания передачи и получения подтверждения приема по шине CAN, ожидает изменение состояния дискретного порта на протяжении трех тактов вызова </w:t>
      </w:r>
      <w:proofErr w:type="spellStart"/>
      <w:r w:rsidR="001D6D8A" w:rsidRPr="002E2661">
        <w:rPr>
          <w:b/>
          <w:i/>
          <w:highlight w:val="yellow"/>
          <w:lang w:val="ru-RU"/>
        </w:rPr>
        <w:t>EcanAck</w:t>
      </w:r>
      <w:r w:rsidRPr="002E2661">
        <w:rPr>
          <w:b/>
          <w:i/>
          <w:highlight w:val="yellow"/>
          <w:lang w:val="ru-RU"/>
        </w:rPr>
        <w:t>_</w:t>
      </w:r>
      <w:proofErr w:type="gramStart"/>
      <w:r w:rsidRPr="002E2661">
        <w:rPr>
          <w:b/>
          <w:i/>
          <w:highlight w:val="yellow"/>
          <w:lang w:val="ru-RU"/>
        </w:rPr>
        <w:t>run</w:t>
      </w:r>
      <w:proofErr w:type="spellEnd"/>
      <w:r w:rsidRPr="002E2661">
        <w:rPr>
          <w:b/>
          <w:i/>
          <w:highlight w:val="yellow"/>
          <w:lang w:val="ru-RU"/>
        </w:rPr>
        <w:t>(</w:t>
      </w:r>
      <w:proofErr w:type="gramEnd"/>
      <w:r w:rsidRPr="002E2661">
        <w:rPr>
          <w:b/>
          <w:i/>
          <w:highlight w:val="yellow"/>
          <w:lang w:val="ru-RU"/>
        </w:rPr>
        <w:t>)</w:t>
      </w:r>
      <w:r w:rsidRPr="002E2661">
        <w:rPr>
          <w:highlight w:val="yellow"/>
          <w:lang w:val="ru-RU"/>
        </w:rPr>
        <w:t>;</w:t>
      </w:r>
    </w:p>
    <w:p w14:paraId="2295BC57" w14:textId="77777777" w:rsidR="009E124A" w:rsidRPr="002E2661" w:rsidRDefault="009E124A" w:rsidP="00E64684">
      <w:pPr>
        <w:pStyle w:val="a"/>
        <w:ind w:left="0" w:firstLine="709"/>
        <w:rPr>
          <w:highlight w:val="yellow"/>
          <w:lang w:val="ru-RU"/>
        </w:rPr>
      </w:pPr>
      <w:r w:rsidRPr="002E2661">
        <w:rPr>
          <w:highlight w:val="yellow"/>
          <w:lang w:val="ru-RU"/>
        </w:rPr>
        <w:t>если уровень изменился, передача считается успешной и передающий узел становится готовым к передаче следующего сообщения.</w:t>
      </w:r>
    </w:p>
    <w:p w14:paraId="65671A2A" w14:textId="77777777" w:rsidR="009E124A" w:rsidRPr="002E2661" w:rsidRDefault="009E124A" w:rsidP="00E64684">
      <w:pPr>
        <w:pStyle w:val="affffa"/>
        <w:rPr>
          <w:highlight w:val="yellow"/>
        </w:rPr>
      </w:pPr>
      <w:r w:rsidRPr="002E2661">
        <w:rPr>
          <w:highlight w:val="yellow"/>
        </w:rPr>
        <w:t>Исключения:</w:t>
      </w:r>
    </w:p>
    <w:p w14:paraId="3F639ED1" w14:textId="77777777" w:rsidR="009E124A" w:rsidRPr="002E2661" w:rsidRDefault="009E124A" w:rsidP="00E64684">
      <w:pPr>
        <w:pStyle w:val="a"/>
        <w:ind w:left="0" w:firstLine="709"/>
        <w:rPr>
          <w:highlight w:val="yellow"/>
          <w:lang w:val="ru-RU"/>
        </w:rPr>
      </w:pPr>
      <w:r w:rsidRPr="002E2661">
        <w:rPr>
          <w:highlight w:val="yellow"/>
          <w:lang w:val="ru-RU"/>
        </w:rPr>
        <w:t>если передающий узел обнаруживает, что при передаче сообщения модуль CAN МК сообщил о том, что произошла ошибка, он повторяет передачу данного сообщения;</w:t>
      </w:r>
    </w:p>
    <w:p w14:paraId="6BD07E6E" w14:textId="77777777" w:rsidR="009E124A" w:rsidRPr="002E2661" w:rsidRDefault="009E124A" w:rsidP="00E64684">
      <w:pPr>
        <w:pStyle w:val="a"/>
        <w:ind w:left="0" w:firstLine="709"/>
        <w:rPr>
          <w:highlight w:val="yellow"/>
          <w:lang w:val="ru-RU"/>
        </w:rPr>
      </w:pPr>
      <w:r w:rsidRPr="002E2661">
        <w:rPr>
          <w:highlight w:val="yellow"/>
          <w:lang w:val="ru-RU"/>
        </w:rPr>
        <w:t xml:space="preserve">если передающий узел не обнаруживает изменение состояния дискретного порта на протяжении трех тактов вызова функции </w:t>
      </w:r>
      <w:proofErr w:type="spellStart"/>
      <w:r w:rsidR="001D6D8A" w:rsidRPr="002E2661">
        <w:rPr>
          <w:b/>
          <w:i/>
          <w:highlight w:val="yellow"/>
          <w:lang w:val="ru-RU"/>
        </w:rPr>
        <w:t>EcanAck</w:t>
      </w:r>
      <w:r w:rsidRPr="002E2661">
        <w:rPr>
          <w:b/>
          <w:i/>
          <w:highlight w:val="yellow"/>
          <w:lang w:val="ru-RU"/>
        </w:rPr>
        <w:t>_</w:t>
      </w:r>
      <w:proofErr w:type="gramStart"/>
      <w:r w:rsidRPr="002E2661">
        <w:rPr>
          <w:b/>
          <w:i/>
          <w:highlight w:val="yellow"/>
          <w:lang w:val="ru-RU"/>
        </w:rPr>
        <w:t>run</w:t>
      </w:r>
      <w:proofErr w:type="spellEnd"/>
      <w:r w:rsidRPr="002E2661">
        <w:rPr>
          <w:b/>
          <w:i/>
          <w:highlight w:val="yellow"/>
          <w:lang w:val="ru-RU"/>
        </w:rPr>
        <w:t>(</w:t>
      </w:r>
      <w:proofErr w:type="gramEnd"/>
      <w:r w:rsidRPr="002E2661">
        <w:rPr>
          <w:b/>
          <w:i/>
          <w:highlight w:val="yellow"/>
          <w:lang w:val="ru-RU"/>
        </w:rPr>
        <w:t>)</w:t>
      </w:r>
      <w:r w:rsidRPr="002E2661">
        <w:rPr>
          <w:highlight w:val="yellow"/>
          <w:lang w:val="ru-RU"/>
        </w:rPr>
        <w:t xml:space="preserve"> после того, как модуль CAN сообщил об успешном окончании передачи, он повторяет передачу данного сообщения.</w:t>
      </w:r>
    </w:p>
    <w:p w14:paraId="388F3F3E" w14:textId="77777777" w:rsidR="009E124A" w:rsidRPr="002E2661" w:rsidRDefault="009E124A" w:rsidP="000C5F39">
      <w:pPr>
        <w:pStyle w:val="6"/>
        <w:ind w:left="0" w:firstLine="709"/>
        <w:rPr>
          <w:highlight w:val="yellow"/>
        </w:rPr>
      </w:pPr>
      <w:r w:rsidRPr="002E2661">
        <w:rPr>
          <w:highlight w:val="yellow"/>
        </w:rPr>
        <w:t>Описание реализации модуля</w:t>
      </w:r>
    </w:p>
    <w:p w14:paraId="6A79FBF9" w14:textId="77777777" w:rsidR="009E124A" w:rsidRPr="002E2661" w:rsidRDefault="001D6D8A" w:rsidP="009E124A">
      <w:pPr>
        <w:pStyle w:val="7"/>
        <w:rPr>
          <w:bCs/>
          <w:highlight w:val="yellow"/>
        </w:rPr>
      </w:pPr>
      <w:proofErr w:type="spellStart"/>
      <w:r w:rsidRPr="002E2661">
        <w:rPr>
          <w:bCs/>
          <w:highlight w:val="yellow"/>
        </w:rPr>
        <w:t>EcanAck</w:t>
      </w:r>
      <w:r w:rsidR="009E124A" w:rsidRPr="002E2661">
        <w:rPr>
          <w:bCs/>
          <w:highlight w:val="yellow"/>
        </w:rPr>
        <w:t>_ctor</w:t>
      </w:r>
      <w:proofErr w:type="spellEnd"/>
    </w:p>
    <w:p w14:paraId="64C4601D" w14:textId="77777777" w:rsidR="009E124A" w:rsidRPr="002E2661" w:rsidRDefault="009E124A" w:rsidP="009E124A">
      <w:pPr>
        <w:pStyle w:val="a4"/>
        <w:rPr>
          <w:highlight w:val="yellow"/>
        </w:rPr>
      </w:pPr>
      <w:r w:rsidRPr="002E2661">
        <w:rPr>
          <w:highlight w:val="yellow"/>
        </w:rPr>
        <w:t xml:space="preserve">Функция </w:t>
      </w:r>
      <w:proofErr w:type="spellStart"/>
      <w:r w:rsidR="001D6D8A" w:rsidRPr="002E2661">
        <w:rPr>
          <w:b/>
          <w:i/>
          <w:highlight w:val="yellow"/>
        </w:rPr>
        <w:t>EcanAck_</w:t>
      </w:r>
      <w:proofErr w:type="gramStart"/>
      <w:r w:rsidRPr="002E2661">
        <w:rPr>
          <w:b/>
          <w:i/>
          <w:highlight w:val="yellow"/>
        </w:rPr>
        <w:t>ctor</w:t>
      </w:r>
      <w:proofErr w:type="spellEnd"/>
      <w:r w:rsidRPr="002E2661">
        <w:rPr>
          <w:b/>
          <w:i/>
          <w:highlight w:val="yellow"/>
        </w:rPr>
        <w:t>(</w:t>
      </w:r>
      <w:proofErr w:type="gramEnd"/>
      <w:r w:rsidRPr="002E2661">
        <w:rPr>
          <w:b/>
          <w:i/>
          <w:highlight w:val="yellow"/>
        </w:rPr>
        <w:t>)</w:t>
      </w:r>
      <w:r w:rsidRPr="002E2661">
        <w:rPr>
          <w:highlight w:val="yellow"/>
        </w:rPr>
        <w:t xml:space="preserve"> инициализирует внутренние данные драйвера и настраивает указанные периферийные устройства МК.</w:t>
      </w:r>
    </w:p>
    <w:p w14:paraId="5CA81E83" w14:textId="1FB9E7B8" w:rsidR="009E124A" w:rsidRPr="002E2661" w:rsidRDefault="009E124A" w:rsidP="009E124A">
      <w:pPr>
        <w:pStyle w:val="a4"/>
        <w:rPr>
          <w:highlight w:val="yellow"/>
        </w:rPr>
      </w:pPr>
      <w:r w:rsidRPr="002E2661">
        <w:rPr>
          <w:highlight w:val="yellow"/>
        </w:rPr>
        <w:lastRenderedPageBreak/>
        <w:t xml:space="preserve">Для настройки CAN модуля функция принимает параметры: </w:t>
      </w:r>
      <w:proofErr w:type="spellStart"/>
      <w:r w:rsidR="00702942" w:rsidRPr="00702942">
        <w:rPr>
          <w:i/>
        </w:rPr>
        <w:t>EcanNumber</w:t>
      </w:r>
      <w:proofErr w:type="spellEnd"/>
      <w:r w:rsidRPr="002E2661">
        <w:rPr>
          <w:highlight w:val="yellow"/>
        </w:rPr>
        <w:t xml:space="preserve">, </w:t>
      </w:r>
      <w:r w:rsidR="00702942" w:rsidRPr="00702942">
        <w:rPr>
          <w:i/>
        </w:rPr>
        <w:t>ADDRESS_CAN_CHANNEL_</w:t>
      </w:r>
      <w:r w:rsidR="00702942">
        <w:rPr>
          <w:i/>
          <w:lang w:val="en-US"/>
        </w:rPr>
        <w:t>MASTER</w:t>
      </w:r>
      <w:r w:rsidRPr="002E2661">
        <w:rPr>
          <w:highlight w:val="yellow"/>
        </w:rPr>
        <w:t xml:space="preserve">, </w:t>
      </w:r>
      <w:r w:rsidR="00702942" w:rsidRPr="00702942">
        <w:rPr>
          <w:i/>
        </w:rPr>
        <w:t>ADDRESS_CAN_CHANNEL_</w:t>
      </w:r>
      <w:r w:rsidR="00702942">
        <w:rPr>
          <w:i/>
          <w:lang w:val="en-US"/>
        </w:rPr>
        <w:t>SLAVE</w:t>
      </w:r>
      <w:r w:rsidRPr="002E2661">
        <w:rPr>
          <w:highlight w:val="yellow"/>
        </w:rPr>
        <w:t xml:space="preserve"> и </w:t>
      </w:r>
      <w:proofErr w:type="spellStart"/>
      <w:r w:rsidR="00702942" w:rsidRPr="00702942">
        <w:rPr>
          <w:i/>
        </w:rPr>
        <w:t>EcanMode</w:t>
      </w:r>
      <w:proofErr w:type="spellEnd"/>
      <w:r w:rsidRPr="002E2661">
        <w:rPr>
          <w:highlight w:val="yellow"/>
        </w:rPr>
        <w:t xml:space="preserve">. Исходя из значения </w:t>
      </w:r>
      <w:proofErr w:type="spellStart"/>
      <w:r w:rsidR="00702942" w:rsidRPr="00702942">
        <w:rPr>
          <w:i/>
        </w:rPr>
        <w:t>EcanNumber</w:t>
      </w:r>
      <w:proofErr w:type="spellEnd"/>
      <w:r w:rsidR="00702942" w:rsidRPr="002E2661">
        <w:rPr>
          <w:highlight w:val="yellow"/>
        </w:rPr>
        <w:t xml:space="preserve"> </w:t>
      </w:r>
      <w:r w:rsidRPr="002E2661">
        <w:rPr>
          <w:highlight w:val="yellow"/>
        </w:rPr>
        <w:t xml:space="preserve">выбирается переменная </w:t>
      </w:r>
      <w:r w:rsidR="00702942" w:rsidRPr="00702942">
        <w:rPr>
          <w:i/>
        </w:rPr>
        <w:t>dsPIC33_Can1Regs</w:t>
      </w:r>
      <w:commentRangeStart w:id="313"/>
      <w:commentRangeStart w:id="314"/>
      <w:commentRangeStart w:id="315"/>
      <w:commentRangeStart w:id="316"/>
      <w:r w:rsidRPr="002E2661">
        <w:rPr>
          <w:highlight w:val="yellow"/>
        </w:rPr>
        <w:t xml:space="preserve"> </w:t>
      </w:r>
      <w:commentRangeEnd w:id="313"/>
      <w:r w:rsidR="002B10BB" w:rsidRPr="002E2661">
        <w:rPr>
          <w:rStyle w:val="aff9"/>
          <w:rFonts w:eastAsia="Times New Roman"/>
          <w:noProof/>
          <w:highlight w:val="yellow"/>
          <w:lang w:eastAsia="ru-RU"/>
        </w:rPr>
        <w:commentReference w:id="313"/>
      </w:r>
      <w:commentRangeEnd w:id="314"/>
      <w:r w:rsidR="00702942">
        <w:rPr>
          <w:rStyle w:val="aff9"/>
          <w:rFonts w:eastAsia="Times New Roman"/>
          <w:noProof/>
          <w:lang w:eastAsia="ru-RU"/>
        </w:rPr>
        <w:commentReference w:id="314"/>
      </w:r>
      <w:r w:rsidRPr="002E2661">
        <w:rPr>
          <w:highlight w:val="yellow"/>
        </w:rPr>
        <w:t xml:space="preserve">или </w:t>
      </w:r>
      <w:r w:rsidR="00702942" w:rsidRPr="00702942">
        <w:rPr>
          <w:i/>
        </w:rPr>
        <w:t>dsPIC33_Can</w:t>
      </w:r>
      <w:r w:rsidR="00702942">
        <w:rPr>
          <w:i/>
        </w:rPr>
        <w:t>2</w:t>
      </w:r>
      <w:r w:rsidR="00702942" w:rsidRPr="00702942">
        <w:rPr>
          <w:i/>
        </w:rPr>
        <w:t>Regs</w:t>
      </w:r>
      <w:commentRangeStart w:id="317"/>
      <w:commentRangeStart w:id="318"/>
      <w:r w:rsidRPr="002E2661">
        <w:rPr>
          <w:highlight w:val="yellow"/>
        </w:rPr>
        <w:t>,</w:t>
      </w:r>
      <w:commentRangeEnd w:id="317"/>
      <w:r w:rsidR="002B10BB" w:rsidRPr="002E2661">
        <w:rPr>
          <w:rStyle w:val="aff9"/>
          <w:rFonts w:eastAsia="Times New Roman"/>
          <w:noProof/>
          <w:highlight w:val="yellow"/>
          <w:lang w:eastAsia="ru-RU"/>
        </w:rPr>
        <w:commentReference w:id="317"/>
      </w:r>
      <w:commentRangeEnd w:id="318"/>
      <w:r w:rsidR="00702942">
        <w:rPr>
          <w:rStyle w:val="aff9"/>
          <w:rFonts w:eastAsia="Times New Roman"/>
          <w:noProof/>
          <w:lang w:eastAsia="ru-RU"/>
        </w:rPr>
        <w:commentReference w:id="318"/>
      </w:r>
      <w:r w:rsidRPr="002E2661">
        <w:rPr>
          <w:highlight w:val="yellow"/>
        </w:rPr>
        <w:t xml:space="preserve"> </w:t>
      </w:r>
      <w:commentRangeEnd w:id="315"/>
      <w:r w:rsidR="002B10BB" w:rsidRPr="002E2661">
        <w:rPr>
          <w:rStyle w:val="aff9"/>
          <w:rFonts w:eastAsia="Times New Roman"/>
          <w:noProof/>
          <w:highlight w:val="yellow"/>
          <w:lang w:eastAsia="ru-RU"/>
        </w:rPr>
        <w:commentReference w:id="315"/>
      </w:r>
      <w:commentRangeEnd w:id="316"/>
      <w:r w:rsidR="00702942">
        <w:rPr>
          <w:rStyle w:val="aff9"/>
          <w:rFonts w:eastAsia="Times New Roman"/>
          <w:noProof/>
          <w:lang w:eastAsia="ru-RU"/>
        </w:rPr>
        <w:commentReference w:id="316"/>
      </w:r>
      <w:r w:rsidRPr="002E2661">
        <w:rPr>
          <w:highlight w:val="yellow"/>
        </w:rPr>
        <w:t xml:space="preserve">которая будет использоваться для доступа к SFR-регистрам соответствующего модуля CAN. Значения параметров </w:t>
      </w:r>
      <w:r w:rsidR="00702942" w:rsidRPr="00702942">
        <w:rPr>
          <w:i/>
        </w:rPr>
        <w:t>ADDRESS_CAN_CHANNEL_</w:t>
      </w:r>
      <w:r w:rsidR="00702942">
        <w:rPr>
          <w:i/>
          <w:lang w:val="en-US"/>
        </w:rPr>
        <w:t>MASTER</w:t>
      </w:r>
      <w:r w:rsidR="00702942" w:rsidRPr="002E2661">
        <w:rPr>
          <w:highlight w:val="yellow"/>
        </w:rPr>
        <w:t xml:space="preserve"> </w:t>
      </w:r>
      <w:r w:rsidRPr="002E2661">
        <w:rPr>
          <w:highlight w:val="yellow"/>
        </w:rPr>
        <w:t xml:space="preserve">и </w:t>
      </w:r>
      <w:r w:rsidR="00702942" w:rsidRPr="00702942">
        <w:rPr>
          <w:i/>
        </w:rPr>
        <w:t>ADDRESS_CAN_CHANNEL_</w:t>
      </w:r>
      <w:r w:rsidR="00702942">
        <w:rPr>
          <w:i/>
          <w:lang w:val="en-US"/>
        </w:rPr>
        <w:t>SLAVE</w:t>
      </w:r>
      <w:r w:rsidR="00702942" w:rsidRPr="002E2661">
        <w:rPr>
          <w:highlight w:val="yellow"/>
        </w:rPr>
        <w:t xml:space="preserve"> </w:t>
      </w:r>
      <w:r w:rsidRPr="002E2661">
        <w:rPr>
          <w:highlight w:val="yellow"/>
        </w:rPr>
        <w:t xml:space="preserve">записываются в соответствующие регистры </w:t>
      </w:r>
      <w:commentRangeStart w:id="319"/>
      <w:commentRangeStart w:id="320"/>
      <w:r w:rsidRPr="002E2661">
        <w:rPr>
          <w:highlight w:val="yellow"/>
        </w:rPr>
        <w:t xml:space="preserve">TXF0SID и RXF0SID </w:t>
      </w:r>
      <w:commentRangeEnd w:id="319"/>
      <w:r w:rsidR="002B10BB" w:rsidRPr="002E2661">
        <w:rPr>
          <w:rStyle w:val="aff9"/>
          <w:rFonts w:eastAsia="Times New Roman"/>
          <w:noProof/>
          <w:highlight w:val="yellow"/>
          <w:lang w:eastAsia="ru-RU"/>
        </w:rPr>
        <w:commentReference w:id="319"/>
      </w:r>
      <w:commentRangeEnd w:id="320"/>
      <w:r w:rsidR="00702942">
        <w:rPr>
          <w:rStyle w:val="aff9"/>
          <w:rFonts w:eastAsia="Times New Roman"/>
          <w:noProof/>
          <w:lang w:eastAsia="ru-RU"/>
        </w:rPr>
        <w:commentReference w:id="320"/>
      </w:r>
      <w:r w:rsidRPr="002E2661">
        <w:rPr>
          <w:highlight w:val="yellow"/>
        </w:rPr>
        <w:t>выбранного модуля.</w:t>
      </w:r>
    </w:p>
    <w:p w14:paraId="38A76999" w14:textId="7635F3A1" w:rsidR="009E124A" w:rsidRPr="002E2661" w:rsidRDefault="009E124A" w:rsidP="009E124A">
      <w:pPr>
        <w:pStyle w:val="a4"/>
        <w:rPr>
          <w:highlight w:val="yellow"/>
        </w:rPr>
      </w:pPr>
      <w:r w:rsidRPr="002E2661">
        <w:rPr>
          <w:highlight w:val="yellow"/>
        </w:rPr>
        <w:t xml:space="preserve">Модуль CAN настраивается на тактирование от тактовой частоты МК </w:t>
      </w:r>
      <w:proofErr w:type="spellStart"/>
      <w:r w:rsidRPr="002E2661">
        <w:rPr>
          <w:highlight w:val="yellow"/>
        </w:rPr>
        <w:t>Clk</w:t>
      </w:r>
      <w:proofErr w:type="spellEnd"/>
      <w:r w:rsidR="00B11DB4" w:rsidRPr="002E2661">
        <w:rPr>
          <w:highlight w:val="yellow"/>
        </w:rPr>
        <w:t> </w:t>
      </w:r>
      <w:r w:rsidRPr="002E2661">
        <w:rPr>
          <w:highlight w:val="yellow"/>
        </w:rPr>
        <w:t>=</w:t>
      </w:r>
      <w:r w:rsidR="00B11DB4" w:rsidRPr="002E2661">
        <w:rPr>
          <w:highlight w:val="yellow"/>
        </w:rPr>
        <w:t> </w:t>
      </w:r>
      <w:proofErr w:type="spellStart"/>
      <w:r w:rsidRPr="002E2661">
        <w:rPr>
          <w:highlight w:val="yellow"/>
        </w:rPr>
        <w:t>Fcy</w:t>
      </w:r>
      <w:proofErr w:type="spellEnd"/>
      <w:r w:rsidRPr="002E2661">
        <w:rPr>
          <w:highlight w:val="yellow"/>
        </w:rPr>
        <w:t>*1</w:t>
      </w:r>
      <w:r w:rsidR="00702942">
        <w:rPr>
          <w:highlight w:val="yellow"/>
        </w:rPr>
        <w:t xml:space="preserve">, где </w:t>
      </w:r>
      <w:commentRangeStart w:id="321"/>
      <w:commentRangeEnd w:id="321"/>
      <w:r w:rsidR="002B10BB" w:rsidRPr="002E2661">
        <w:rPr>
          <w:rStyle w:val="aff9"/>
          <w:rFonts w:eastAsia="Times New Roman"/>
          <w:noProof/>
          <w:highlight w:val="yellow"/>
          <w:lang w:eastAsia="ru-RU"/>
        </w:rPr>
        <w:commentReference w:id="321"/>
      </w:r>
      <w:proofErr w:type="spellStart"/>
      <w:r w:rsidRPr="002E2661">
        <w:rPr>
          <w:highlight w:val="yellow"/>
        </w:rPr>
        <w:t>Fcy</w:t>
      </w:r>
      <w:proofErr w:type="spellEnd"/>
      <w:r w:rsidRPr="002E2661">
        <w:rPr>
          <w:highlight w:val="yellow"/>
        </w:rPr>
        <w:t>=7.3728*4</w:t>
      </w:r>
      <w:r w:rsidR="00702942">
        <w:rPr>
          <w:highlight w:val="yellow"/>
        </w:rPr>
        <w:t> МГц</w:t>
      </w:r>
      <w:commentRangeStart w:id="322"/>
      <w:commentRangeStart w:id="323"/>
      <w:commentRangeEnd w:id="322"/>
      <w:r w:rsidR="00B11DB4" w:rsidRPr="002E2661">
        <w:rPr>
          <w:rStyle w:val="aff9"/>
          <w:rFonts w:eastAsia="Times New Roman"/>
          <w:noProof/>
          <w:highlight w:val="yellow"/>
          <w:lang w:eastAsia="ru-RU"/>
        </w:rPr>
        <w:commentReference w:id="322"/>
      </w:r>
      <w:commentRangeEnd w:id="323"/>
      <w:r w:rsidR="00702942">
        <w:rPr>
          <w:rStyle w:val="aff9"/>
          <w:rFonts w:eastAsia="Times New Roman"/>
          <w:noProof/>
          <w:lang w:eastAsia="ru-RU"/>
        </w:rPr>
        <w:commentReference w:id="323"/>
      </w:r>
      <w:r w:rsidR="00702942">
        <w:rPr>
          <w:highlight w:val="yellow"/>
        </w:rPr>
        <w:t>.</w:t>
      </w:r>
      <w:r w:rsidR="00702942" w:rsidRPr="002E2661">
        <w:rPr>
          <w:highlight w:val="yellow"/>
        </w:rPr>
        <w:t xml:space="preserve"> </w:t>
      </w:r>
      <w:r w:rsidRPr="002E2661">
        <w:rPr>
          <w:highlight w:val="yellow"/>
        </w:rPr>
        <w:t>Ширина перехода синхронизации настраивается равной 1</w:t>
      </w:r>
      <w:r w:rsidR="002B10BB" w:rsidRPr="002E2661">
        <w:rPr>
          <w:highlight w:val="yellow"/>
        </w:rPr>
        <w:t> </w:t>
      </w:r>
      <w:proofErr w:type="spellStart"/>
      <w:r w:rsidRPr="002E2661">
        <w:rPr>
          <w:highlight w:val="yellow"/>
        </w:rPr>
        <w:t>Tq</w:t>
      </w:r>
      <w:proofErr w:type="spellEnd"/>
      <w:r w:rsidR="002B10BB" w:rsidRPr="002E2661">
        <w:rPr>
          <w:highlight w:val="yellow"/>
        </w:rPr>
        <w:t> </w:t>
      </w:r>
      <w:r w:rsidRPr="002E2661">
        <w:rPr>
          <w:highlight w:val="yellow"/>
        </w:rPr>
        <w:t xml:space="preserve">(0+1). </w:t>
      </w:r>
      <w:proofErr w:type="spellStart"/>
      <w:r w:rsidRPr="002E2661">
        <w:rPr>
          <w:highlight w:val="yellow"/>
        </w:rPr>
        <w:t>Tq</w:t>
      </w:r>
      <w:proofErr w:type="spellEnd"/>
      <w:r w:rsidRPr="002E2661">
        <w:rPr>
          <w:highlight w:val="yellow"/>
        </w:rPr>
        <w:t xml:space="preserve"> (квант времени) настраивается равным 2</w:t>
      </w:r>
      <w:r w:rsidR="002B10BB" w:rsidRPr="002E2661">
        <w:rPr>
          <w:highlight w:val="yellow"/>
        </w:rPr>
        <w:t> </w:t>
      </w:r>
      <w:r w:rsidRPr="002E2661">
        <w:rPr>
          <w:highlight w:val="yellow"/>
        </w:rPr>
        <w:t>*</w:t>
      </w:r>
      <w:r w:rsidR="002B10BB" w:rsidRPr="002E2661">
        <w:rPr>
          <w:highlight w:val="yellow"/>
        </w:rPr>
        <w:t> </w:t>
      </w:r>
      <w:r w:rsidRPr="002E2661">
        <w:rPr>
          <w:highlight w:val="yellow"/>
        </w:rPr>
        <w:t>2</w:t>
      </w:r>
      <w:r w:rsidR="002B10BB" w:rsidRPr="002E2661">
        <w:rPr>
          <w:highlight w:val="yellow"/>
        </w:rPr>
        <w:t> </w:t>
      </w:r>
      <w:r w:rsidRPr="002E2661">
        <w:rPr>
          <w:highlight w:val="yellow"/>
        </w:rPr>
        <w:t>*</w:t>
      </w:r>
      <w:r w:rsidR="002B10BB" w:rsidRPr="002E2661">
        <w:rPr>
          <w:highlight w:val="yellow"/>
        </w:rPr>
        <w:t> </w:t>
      </w:r>
      <w:proofErr w:type="spellStart"/>
      <w:r w:rsidRPr="002E2661">
        <w:rPr>
          <w:highlight w:val="yellow"/>
        </w:rPr>
        <w:t>Tosc</w:t>
      </w:r>
      <w:proofErr w:type="spellEnd"/>
      <w:r w:rsidRPr="002E2661">
        <w:rPr>
          <w:highlight w:val="yellow"/>
        </w:rPr>
        <w:t xml:space="preserve"> = 135/2 = 67,5</w:t>
      </w:r>
      <w:r w:rsidR="002B10BB" w:rsidRPr="002E2661">
        <w:rPr>
          <w:highlight w:val="yellow"/>
        </w:rPr>
        <w:t> </w:t>
      </w:r>
      <w:proofErr w:type="spellStart"/>
      <w:r w:rsidRPr="002E2661">
        <w:rPr>
          <w:highlight w:val="yellow"/>
        </w:rPr>
        <w:t>нс</w:t>
      </w:r>
      <w:proofErr w:type="spellEnd"/>
      <w:r w:rsidRPr="002E2661">
        <w:rPr>
          <w:highlight w:val="yellow"/>
        </w:rPr>
        <w:t xml:space="preserve">, а </w:t>
      </w:r>
      <w:r w:rsidRPr="002E2661">
        <w:rPr>
          <w:i/>
          <w:highlight w:val="yellow"/>
        </w:rPr>
        <w:t>SEG1PH</w:t>
      </w:r>
      <w:r w:rsidRPr="002E2661">
        <w:rPr>
          <w:highlight w:val="yellow"/>
        </w:rPr>
        <w:t xml:space="preserve">, </w:t>
      </w:r>
      <w:r w:rsidRPr="002E2661">
        <w:rPr>
          <w:i/>
          <w:highlight w:val="yellow"/>
        </w:rPr>
        <w:t>SEG2PH</w:t>
      </w:r>
      <w:r w:rsidRPr="002E2661">
        <w:rPr>
          <w:highlight w:val="yellow"/>
        </w:rPr>
        <w:t xml:space="preserve"> и </w:t>
      </w:r>
      <w:r w:rsidRPr="002E2661">
        <w:rPr>
          <w:i/>
          <w:highlight w:val="yellow"/>
        </w:rPr>
        <w:t>PRSEG</w:t>
      </w:r>
      <w:r w:rsidRPr="002E2661">
        <w:rPr>
          <w:highlight w:val="yellow"/>
        </w:rPr>
        <w:t xml:space="preserve"> настраиваются равными 3Tq, 2Tq и 2Tq соответственно. Номинальное время передачи бита (</w:t>
      </w:r>
      <w:proofErr w:type="spellStart"/>
      <w:r w:rsidRPr="002E2661">
        <w:rPr>
          <w:highlight w:val="yellow"/>
        </w:rPr>
        <w:t>Nominal</w:t>
      </w:r>
      <w:proofErr w:type="spellEnd"/>
      <w:r w:rsidRPr="002E2661">
        <w:rPr>
          <w:highlight w:val="yellow"/>
        </w:rPr>
        <w:t xml:space="preserve"> </w:t>
      </w:r>
      <w:proofErr w:type="spellStart"/>
      <w:r w:rsidRPr="002E2661">
        <w:rPr>
          <w:highlight w:val="yellow"/>
        </w:rPr>
        <w:t>Bit</w:t>
      </w:r>
      <w:proofErr w:type="spellEnd"/>
      <w:r w:rsidRPr="002E2661">
        <w:rPr>
          <w:highlight w:val="yellow"/>
        </w:rPr>
        <w:t xml:space="preserve"> </w:t>
      </w:r>
      <w:proofErr w:type="spellStart"/>
      <w:r w:rsidRPr="002E2661">
        <w:rPr>
          <w:highlight w:val="yellow"/>
        </w:rPr>
        <w:t>Time</w:t>
      </w:r>
      <w:proofErr w:type="spellEnd"/>
      <w:r w:rsidRPr="002E2661">
        <w:rPr>
          <w:highlight w:val="yellow"/>
        </w:rPr>
        <w:t xml:space="preserve"> – NBT) составляет 8Tq и равно 1080 </w:t>
      </w:r>
      <w:proofErr w:type="spellStart"/>
      <w:r w:rsidRPr="002E2661">
        <w:rPr>
          <w:highlight w:val="yellow"/>
        </w:rPr>
        <w:t>нс</w:t>
      </w:r>
      <w:proofErr w:type="spellEnd"/>
      <w:r w:rsidRPr="002E2661">
        <w:rPr>
          <w:highlight w:val="yellow"/>
        </w:rPr>
        <w:t xml:space="preserve"> (921600 бит/с).</w:t>
      </w:r>
    </w:p>
    <w:p w14:paraId="098ADC8A" w14:textId="135991FC" w:rsidR="009E124A" w:rsidRPr="002E2661" w:rsidRDefault="009E124A" w:rsidP="009E124A">
      <w:pPr>
        <w:pStyle w:val="a4"/>
        <w:rPr>
          <w:highlight w:val="yellow"/>
        </w:rPr>
      </w:pPr>
      <w:r w:rsidRPr="002E2661">
        <w:rPr>
          <w:highlight w:val="yellow"/>
        </w:rPr>
        <w:t xml:space="preserve">Для настройки дискретного порта вывода </w:t>
      </w:r>
      <w:r w:rsidR="0096479C">
        <w:rPr>
          <w:highlight w:val="yellow"/>
        </w:rPr>
        <w:t xml:space="preserve">используется макрос </w:t>
      </w:r>
      <w:r w:rsidR="0096479C">
        <w:rPr>
          <w:highlight w:val="yellow"/>
          <w:lang w:val="en-US"/>
        </w:rPr>
        <w:t>ECAN_ACK_INIC_PORTS</w:t>
      </w:r>
      <w:r w:rsidRPr="002E2661">
        <w:rPr>
          <w:highlight w:val="yellow"/>
        </w:rPr>
        <w:t>. Соответствующие порты настраиваются на ввод и вывод, и на них устанавливается значение ноль.</w:t>
      </w:r>
    </w:p>
    <w:p w14:paraId="2F3B5853" w14:textId="77777777" w:rsidR="009E124A" w:rsidRPr="002E2661" w:rsidRDefault="009E124A" w:rsidP="009E124A">
      <w:pPr>
        <w:pStyle w:val="a4"/>
        <w:rPr>
          <w:highlight w:val="yellow"/>
        </w:rPr>
      </w:pPr>
      <w:r w:rsidRPr="002E2661">
        <w:rPr>
          <w:highlight w:val="yellow"/>
        </w:rPr>
        <w:t>Функция возвращает указатель на структуру, в которой хранятся внутренние данные драйвера. В дальнейшем этот указатель должен передаться в качестве первого параметра для всех функций этого драйвера.</w:t>
      </w:r>
    </w:p>
    <w:p w14:paraId="12B838DA" w14:textId="77777777" w:rsidR="009E124A" w:rsidRPr="002E2661" w:rsidRDefault="00A5229A" w:rsidP="009E124A">
      <w:pPr>
        <w:pStyle w:val="7"/>
        <w:rPr>
          <w:highlight w:val="yellow"/>
        </w:rPr>
      </w:pPr>
      <w:proofErr w:type="spellStart"/>
      <w:r w:rsidRPr="002E2661">
        <w:rPr>
          <w:highlight w:val="yellow"/>
        </w:rPr>
        <w:t>Ec</w:t>
      </w:r>
      <w:r w:rsidR="009E124A" w:rsidRPr="002E2661">
        <w:rPr>
          <w:highlight w:val="yellow"/>
        </w:rPr>
        <w:t>anAck_get</w:t>
      </w:r>
      <w:proofErr w:type="spellEnd"/>
    </w:p>
    <w:p w14:paraId="4069CEB9" w14:textId="77777777" w:rsidR="009E124A" w:rsidRPr="002E2661" w:rsidRDefault="009E124A" w:rsidP="009E124A">
      <w:pPr>
        <w:pStyle w:val="a4"/>
        <w:rPr>
          <w:highlight w:val="yellow"/>
        </w:rPr>
      </w:pPr>
      <w:r w:rsidRPr="002E2661">
        <w:rPr>
          <w:highlight w:val="yellow"/>
        </w:rPr>
        <w:t xml:space="preserve">Функция </w:t>
      </w:r>
      <w:proofErr w:type="spellStart"/>
      <w:r w:rsidR="00765270" w:rsidRPr="002E2661">
        <w:rPr>
          <w:rStyle w:val="affffff3"/>
          <w:b w:val="0"/>
          <w:highlight w:val="yellow"/>
          <w:lang w:val="ru-RU"/>
        </w:rPr>
        <w:t>EcanAck_</w:t>
      </w:r>
      <w:proofErr w:type="gramStart"/>
      <w:r w:rsidR="00765270" w:rsidRPr="002E2661">
        <w:rPr>
          <w:rStyle w:val="affffff3"/>
          <w:b w:val="0"/>
          <w:highlight w:val="yellow"/>
          <w:lang w:val="ru-RU"/>
        </w:rPr>
        <w:t>get</w:t>
      </w:r>
      <w:proofErr w:type="spellEnd"/>
      <w:r w:rsidR="00765270" w:rsidRPr="002E2661">
        <w:rPr>
          <w:rStyle w:val="affffff3"/>
          <w:b w:val="0"/>
          <w:highlight w:val="yellow"/>
          <w:lang w:val="ru-RU"/>
        </w:rPr>
        <w:t>(</w:t>
      </w:r>
      <w:proofErr w:type="gramEnd"/>
      <w:r w:rsidR="00765270" w:rsidRPr="002E2661">
        <w:rPr>
          <w:rStyle w:val="affffff3"/>
          <w:b w:val="0"/>
          <w:highlight w:val="yellow"/>
          <w:lang w:val="ru-RU"/>
        </w:rPr>
        <w:t>)</w:t>
      </w:r>
      <w:r w:rsidR="00765270" w:rsidRPr="002E2661">
        <w:rPr>
          <w:highlight w:val="yellow"/>
        </w:rPr>
        <w:t xml:space="preserve"> </w:t>
      </w:r>
      <w:r w:rsidRPr="002E2661">
        <w:rPr>
          <w:highlight w:val="yellow"/>
        </w:rPr>
        <w:t xml:space="preserve">читает принятое сообщение из регистров </w:t>
      </w:r>
      <w:commentRangeStart w:id="324"/>
      <w:commentRangeStart w:id="325"/>
      <w:r w:rsidRPr="002E2661">
        <w:rPr>
          <w:i/>
          <w:highlight w:val="yellow"/>
        </w:rPr>
        <w:t>RX0B1</w:t>
      </w:r>
      <w:r w:rsidRPr="002E2661">
        <w:rPr>
          <w:highlight w:val="yellow"/>
        </w:rPr>
        <w:t xml:space="preserve">, </w:t>
      </w:r>
      <w:r w:rsidRPr="002E2661">
        <w:rPr>
          <w:i/>
          <w:highlight w:val="yellow"/>
        </w:rPr>
        <w:t>RX0B2</w:t>
      </w:r>
      <w:r w:rsidRPr="002E2661">
        <w:rPr>
          <w:highlight w:val="yellow"/>
        </w:rPr>
        <w:t xml:space="preserve">, </w:t>
      </w:r>
      <w:r w:rsidRPr="002E2661">
        <w:rPr>
          <w:i/>
          <w:highlight w:val="yellow"/>
        </w:rPr>
        <w:t>RX0B3</w:t>
      </w:r>
      <w:r w:rsidRPr="002E2661">
        <w:rPr>
          <w:highlight w:val="yellow"/>
        </w:rPr>
        <w:t xml:space="preserve">, </w:t>
      </w:r>
      <w:r w:rsidRPr="002E2661">
        <w:rPr>
          <w:i/>
          <w:highlight w:val="yellow"/>
        </w:rPr>
        <w:t>RX0B4</w:t>
      </w:r>
      <w:r w:rsidRPr="002E2661">
        <w:rPr>
          <w:highlight w:val="yellow"/>
        </w:rPr>
        <w:t xml:space="preserve"> </w:t>
      </w:r>
      <w:commentRangeEnd w:id="324"/>
      <w:r w:rsidR="00D81D23" w:rsidRPr="002E2661">
        <w:rPr>
          <w:rStyle w:val="aff9"/>
          <w:rFonts w:eastAsia="Times New Roman"/>
          <w:noProof/>
          <w:highlight w:val="yellow"/>
          <w:lang w:eastAsia="ru-RU"/>
        </w:rPr>
        <w:commentReference w:id="324"/>
      </w:r>
      <w:commentRangeEnd w:id="325"/>
      <w:r w:rsidR="0096479C">
        <w:rPr>
          <w:rStyle w:val="aff9"/>
          <w:rFonts w:eastAsia="Times New Roman"/>
          <w:noProof/>
          <w:lang w:eastAsia="ru-RU"/>
        </w:rPr>
        <w:commentReference w:id="325"/>
      </w:r>
      <w:r w:rsidRPr="002E2661">
        <w:rPr>
          <w:highlight w:val="yellow"/>
        </w:rPr>
        <w:t xml:space="preserve">в буфер </w:t>
      </w:r>
      <w:proofErr w:type="spellStart"/>
      <w:r w:rsidRPr="002E2661">
        <w:rPr>
          <w:i/>
          <w:highlight w:val="yellow"/>
        </w:rPr>
        <w:t>array</w:t>
      </w:r>
      <w:proofErr w:type="spellEnd"/>
      <w:r w:rsidRPr="002E2661">
        <w:rPr>
          <w:highlight w:val="yellow"/>
        </w:rPr>
        <w:t xml:space="preserve">, контролируя при этом его переполнение. Сбрасывает флаги </w:t>
      </w:r>
      <w:commentRangeStart w:id="326"/>
      <w:commentRangeStart w:id="327"/>
      <w:r w:rsidRPr="002E2661">
        <w:rPr>
          <w:i/>
          <w:highlight w:val="yellow"/>
        </w:rPr>
        <w:t>RX0IF</w:t>
      </w:r>
      <w:r w:rsidRPr="002E2661">
        <w:rPr>
          <w:highlight w:val="yellow"/>
        </w:rPr>
        <w:t xml:space="preserve"> </w:t>
      </w:r>
      <w:commentRangeEnd w:id="326"/>
      <w:r w:rsidR="00765270" w:rsidRPr="002E2661">
        <w:rPr>
          <w:rStyle w:val="aff9"/>
          <w:rFonts w:eastAsia="Times New Roman"/>
          <w:noProof/>
          <w:highlight w:val="yellow"/>
          <w:lang w:eastAsia="ru-RU"/>
        </w:rPr>
        <w:commentReference w:id="326"/>
      </w:r>
      <w:commentRangeEnd w:id="327"/>
      <w:r w:rsidR="0096479C">
        <w:rPr>
          <w:rStyle w:val="aff9"/>
          <w:rFonts w:eastAsia="Times New Roman"/>
          <w:noProof/>
          <w:lang w:eastAsia="ru-RU"/>
        </w:rPr>
        <w:commentReference w:id="327"/>
      </w:r>
      <w:r w:rsidRPr="002E2661">
        <w:rPr>
          <w:highlight w:val="yellow"/>
        </w:rPr>
        <w:t xml:space="preserve">и </w:t>
      </w:r>
      <w:r w:rsidRPr="002E2661">
        <w:rPr>
          <w:i/>
          <w:highlight w:val="yellow"/>
        </w:rPr>
        <w:t>RXFUL</w:t>
      </w:r>
      <w:r w:rsidRPr="002E2661">
        <w:rPr>
          <w:highlight w:val="yellow"/>
        </w:rPr>
        <w:t xml:space="preserve"> в регистрах </w:t>
      </w:r>
      <w:r w:rsidRPr="002E2661">
        <w:rPr>
          <w:i/>
          <w:highlight w:val="yellow"/>
        </w:rPr>
        <w:t>INTF</w:t>
      </w:r>
      <w:r w:rsidRPr="002E2661">
        <w:rPr>
          <w:highlight w:val="yellow"/>
        </w:rPr>
        <w:t xml:space="preserve"> и </w:t>
      </w:r>
      <w:commentRangeStart w:id="328"/>
      <w:commentRangeStart w:id="329"/>
      <w:r w:rsidRPr="002E2661">
        <w:rPr>
          <w:i/>
          <w:highlight w:val="yellow"/>
        </w:rPr>
        <w:t>RX0CON</w:t>
      </w:r>
      <w:commentRangeEnd w:id="328"/>
      <w:r w:rsidR="00585D0E" w:rsidRPr="002E2661">
        <w:rPr>
          <w:rStyle w:val="aff9"/>
          <w:rFonts w:eastAsia="Times New Roman"/>
          <w:noProof/>
          <w:highlight w:val="yellow"/>
          <w:lang w:eastAsia="ru-RU"/>
        </w:rPr>
        <w:commentReference w:id="328"/>
      </w:r>
      <w:commentRangeEnd w:id="329"/>
      <w:r w:rsidR="0096479C">
        <w:rPr>
          <w:rStyle w:val="aff9"/>
          <w:rFonts w:eastAsia="Times New Roman"/>
          <w:noProof/>
          <w:lang w:eastAsia="ru-RU"/>
        </w:rPr>
        <w:commentReference w:id="329"/>
      </w:r>
      <w:r w:rsidRPr="002E2661">
        <w:rPr>
          <w:highlight w:val="yellow"/>
        </w:rPr>
        <w:t xml:space="preserve">, а также признак готовности принятых данных. Функция возвращает длину принятых данных, которые были помещены в массив </w:t>
      </w:r>
      <w:proofErr w:type="spellStart"/>
      <w:r w:rsidRPr="002E2661">
        <w:rPr>
          <w:i/>
          <w:highlight w:val="yellow"/>
        </w:rPr>
        <w:t>array</w:t>
      </w:r>
      <w:proofErr w:type="spellEnd"/>
      <w:r w:rsidRPr="002E2661">
        <w:rPr>
          <w:highlight w:val="yellow"/>
        </w:rPr>
        <w:t>.</w:t>
      </w:r>
    </w:p>
    <w:p w14:paraId="362C6CA5" w14:textId="77777777" w:rsidR="009E124A" w:rsidRPr="002E2661" w:rsidRDefault="007B0185" w:rsidP="009E124A">
      <w:pPr>
        <w:pStyle w:val="7"/>
        <w:rPr>
          <w:bCs/>
          <w:iCs/>
          <w:highlight w:val="yellow"/>
        </w:rPr>
      </w:pPr>
      <w:proofErr w:type="spellStart"/>
      <w:r w:rsidRPr="002E2661">
        <w:rPr>
          <w:bCs/>
          <w:iCs/>
          <w:highlight w:val="yellow"/>
        </w:rPr>
        <w:lastRenderedPageBreak/>
        <w:t>EcanAck</w:t>
      </w:r>
      <w:r w:rsidR="009E124A" w:rsidRPr="002E2661">
        <w:rPr>
          <w:bCs/>
          <w:iCs/>
          <w:highlight w:val="yellow"/>
        </w:rPr>
        <w:t>_isInReady</w:t>
      </w:r>
      <w:proofErr w:type="spellEnd"/>
    </w:p>
    <w:p w14:paraId="6150BCD2" w14:textId="77777777" w:rsidR="009E124A" w:rsidRPr="002E2661" w:rsidRDefault="009E124A" w:rsidP="009E124A">
      <w:pPr>
        <w:pStyle w:val="a4"/>
        <w:rPr>
          <w:highlight w:val="yellow"/>
        </w:rPr>
      </w:pPr>
      <w:r w:rsidRPr="002E2661">
        <w:rPr>
          <w:highlight w:val="yellow"/>
        </w:rPr>
        <w:t>Функция</w:t>
      </w:r>
      <w:r w:rsidR="00765270" w:rsidRPr="002E2661">
        <w:rPr>
          <w:highlight w:val="yellow"/>
        </w:rPr>
        <w:t xml:space="preserve"> </w:t>
      </w:r>
      <w:r w:rsidR="00765270" w:rsidRPr="002E2661">
        <w:rPr>
          <w:highlight w:val="yellow"/>
        </w:rPr>
        <w:tab/>
      </w:r>
      <w:proofErr w:type="spellStart"/>
      <w:r w:rsidR="003D36B3" w:rsidRPr="002E2661">
        <w:rPr>
          <w:rStyle w:val="affffff3"/>
          <w:b w:val="0"/>
          <w:highlight w:val="yellow"/>
          <w:lang w:val="ru-RU"/>
        </w:rPr>
        <w:t>EcanAck_</w:t>
      </w:r>
      <w:proofErr w:type="gramStart"/>
      <w:r w:rsidR="003D36B3" w:rsidRPr="002E2661">
        <w:rPr>
          <w:rStyle w:val="affffff3"/>
          <w:b w:val="0"/>
          <w:highlight w:val="yellow"/>
          <w:lang w:val="ru-RU"/>
        </w:rPr>
        <w:t>isInReady</w:t>
      </w:r>
      <w:proofErr w:type="spellEnd"/>
      <w:r w:rsidR="00765270" w:rsidRPr="002E2661">
        <w:rPr>
          <w:rStyle w:val="affffff3"/>
          <w:b w:val="0"/>
          <w:highlight w:val="yellow"/>
          <w:lang w:val="ru-RU"/>
        </w:rPr>
        <w:t>(</w:t>
      </w:r>
      <w:proofErr w:type="gramEnd"/>
      <w:r w:rsidR="00765270" w:rsidRPr="002E2661">
        <w:rPr>
          <w:rStyle w:val="affffff3"/>
          <w:b w:val="0"/>
          <w:highlight w:val="yellow"/>
          <w:lang w:val="ru-RU"/>
        </w:rPr>
        <w:t>)</w:t>
      </w:r>
      <w:r w:rsidRPr="002E2661">
        <w:rPr>
          <w:highlight w:val="yellow"/>
        </w:rPr>
        <w:t xml:space="preserve"> возвращает значение признака готовности принятых данных, который устанавливается функцией </w:t>
      </w:r>
      <w:proofErr w:type="spellStart"/>
      <w:r w:rsidR="007B0185" w:rsidRPr="002E2661">
        <w:rPr>
          <w:b/>
          <w:i/>
          <w:highlight w:val="yellow"/>
        </w:rPr>
        <w:t>EcanAck_</w:t>
      </w:r>
      <w:r w:rsidRPr="002E2661">
        <w:rPr>
          <w:b/>
          <w:i/>
          <w:highlight w:val="yellow"/>
        </w:rPr>
        <w:t>run</w:t>
      </w:r>
      <w:proofErr w:type="spellEnd"/>
      <w:r w:rsidRPr="002E2661">
        <w:rPr>
          <w:b/>
          <w:i/>
          <w:highlight w:val="yellow"/>
        </w:rPr>
        <w:t>()</w:t>
      </w:r>
      <w:r w:rsidRPr="002E2661">
        <w:rPr>
          <w:highlight w:val="yellow"/>
        </w:rPr>
        <w:t xml:space="preserve">, когда модуль CAN принял сообщение с идентификатором, равным заданному при вызове конструктора в параметре </w:t>
      </w:r>
      <w:proofErr w:type="spellStart"/>
      <w:r w:rsidRPr="002E2661">
        <w:rPr>
          <w:i/>
          <w:highlight w:val="yellow"/>
        </w:rPr>
        <w:t>rxSid</w:t>
      </w:r>
      <w:proofErr w:type="spellEnd"/>
      <w:r w:rsidRPr="002E2661">
        <w:rPr>
          <w:highlight w:val="yellow"/>
        </w:rPr>
        <w:t xml:space="preserve">. Когда сообщение принято, функция возвращает </w:t>
      </w:r>
      <w:proofErr w:type="spellStart"/>
      <w:r w:rsidRPr="002E2661">
        <w:rPr>
          <w:i/>
          <w:highlight w:val="yellow"/>
        </w:rPr>
        <w:t>true</w:t>
      </w:r>
      <w:proofErr w:type="spellEnd"/>
      <w:r w:rsidRPr="002E2661">
        <w:rPr>
          <w:highlight w:val="yellow"/>
        </w:rPr>
        <w:t xml:space="preserve">. Если после инициализации модуля или последнего чтения новое сообщение принято не было, функция возвращает </w:t>
      </w:r>
      <w:proofErr w:type="spellStart"/>
      <w:r w:rsidRPr="002E2661">
        <w:rPr>
          <w:i/>
          <w:highlight w:val="yellow"/>
        </w:rPr>
        <w:t>false</w:t>
      </w:r>
      <w:proofErr w:type="spellEnd"/>
      <w:r w:rsidRPr="002E2661">
        <w:rPr>
          <w:highlight w:val="yellow"/>
        </w:rPr>
        <w:t>.</w:t>
      </w:r>
    </w:p>
    <w:p w14:paraId="7168BE0B" w14:textId="77777777" w:rsidR="009E124A" w:rsidRPr="002E2661" w:rsidRDefault="007B0185" w:rsidP="009E124A">
      <w:pPr>
        <w:pStyle w:val="7"/>
        <w:rPr>
          <w:highlight w:val="yellow"/>
        </w:rPr>
      </w:pPr>
      <w:proofErr w:type="spellStart"/>
      <w:r w:rsidRPr="002E2661">
        <w:rPr>
          <w:highlight w:val="yellow"/>
        </w:rPr>
        <w:t>Ec</w:t>
      </w:r>
      <w:r w:rsidR="009E124A" w:rsidRPr="002E2661">
        <w:rPr>
          <w:highlight w:val="yellow"/>
        </w:rPr>
        <w:t>anAck_set</w:t>
      </w:r>
      <w:proofErr w:type="spellEnd"/>
    </w:p>
    <w:p w14:paraId="5A4FB291" w14:textId="77777777" w:rsidR="009E124A" w:rsidRPr="002E2661" w:rsidRDefault="009E124A" w:rsidP="009E124A">
      <w:pPr>
        <w:pStyle w:val="a4"/>
        <w:rPr>
          <w:highlight w:val="yellow"/>
        </w:rPr>
      </w:pPr>
      <w:r w:rsidRPr="002E2661">
        <w:rPr>
          <w:highlight w:val="yellow"/>
        </w:rPr>
        <w:t xml:space="preserve">Функция </w:t>
      </w:r>
      <w:proofErr w:type="spellStart"/>
      <w:r w:rsidR="00765270" w:rsidRPr="002E2661">
        <w:rPr>
          <w:rStyle w:val="affffff3"/>
          <w:b w:val="0"/>
          <w:highlight w:val="yellow"/>
          <w:lang w:val="ru-RU"/>
        </w:rPr>
        <w:t>EcanAck_set</w:t>
      </w:r>
      <w:proofErr w:type="spellEnd"/>
      <w:r w:rsidR="00581A00" w:rsidRPr="002E2661">
        <w:rPr>
          <w:rStyle w:val="affffff3"/>
          <w:b w:val="0"/>
          <w:highlight w:val="yellow"/>
          <w:lang w:val="ru-RU"/>
        </w:rPr>
        <w:t>()</w:t>
      </w:r>
      <w:r w:rsidR="00765270" w:rsidRPr="002E2661">
        <w:rPr>
          <w:highlight w:val="yellow"/>
        </w:rPr>
        <w:t xml:space="preserve"> </w:t>
      </w:r>
      <w:r w:rsidRPr="002E2661">
        <w:rPr>
          <w:highlight w:val="yellow"/>
        </w:rPr>
        <w:t xml:space="preserve">копирует данные, принятые в параметре </w:t>
      </w:r>
      <w:proofErr w:type="spellStart"/>
      <w:r w:rsidRPr="002E2661">
        <w:rPr>
          <w:i/>
          <w:highlight w:val="yellow"/>
        </w:rPr>
        <w:t>array</w:t>
      </w:r>
      <w:proofErr w:type="spellEnd"/>
      <w:r w:rsidRPr="002E2661">
        <w:rPr>
          <w:highlight w:val="yellow"/>
        </w:rPr>
        <w:t xml:space="preserve">, в регистры </w:t>
      </w:r>
      <w:commentRangeStart w:id="330"/>
      <w:commentRangeStart w:id="331"/>
      <w:r w:rsidRPr="002E2661">
        <w:rPr>
          <w:i/>
          <w:highlight w:val="yellow"/>
        </w:rPr>
        <w:t>TX0B1</w:t>
      </w:r>
      <w:r w:rsidRPr="002E2661">
        <w:rPr>
          <w:highlight w:val="yellow"/>
        </w:rPr>
        <w:t xml:space="preserve">, </w:t>
      </w:r>
      <w:r w:rsidRPr="002E2661">
        <w:rPr>
          <w:i/>
          <w:highlight w:val="yellow"/>
        </w:rPr>
        <w:t>TX0B2</w:t>
      </w:r>
      <w:r w:rsidRPr="002E2661">
        <w:rPr>
          <w:highlight w:val="yellow"/>
        </w:rPr>
        <w:t xml:space="preserve">, </w:t>
      </w:r>
      <w:r w:rsidRPr="002E2661">
        <w:rPr>
          <w:i/>
          <w:highlight w:val="yellow"/>
        </w:rPr>
        <w:t>TX0B3</w:t>
      </w:r>
      <w:r w:rsidRPr="002E2661">
        <w:rPr>
          <w:highlight w:val="yellow"/>
        </w:rPr>
        <w:t xml:space="preserve">, </w:t>
      </w:r>
      <w:r w:rsidRPr="002E2661">
        <w:rPr>
          <w:i/>
          <w:highlight w:val="yellow"/>
        </w:rPr>
        <w:t>TX0B4</w:t>
      </w:r>
      <w:r w:rsidRPr="002E2661">
        <w:rPr>
          <w:highlight w:val="yellow"/>
        </w:rPr>
        <w:t xml:space="preserve"> </w:t>
      </w:r>
      <w:commentRangeEnd w:id="330"/>
      <w:r w:rsidR="00B46698" w:rsidRPr="002E2661">
        <w:rPr>
          <w:rStyle w:val="aff9"/>
          <w:rFonts w:eastAsia="Times New Roman"/>
          <w:noProof/>
          <w:highlight w:val="yellow"/>
          <w:lang w:eastAsia="ru-RU"/>
        </w:rPr>
        <w:commentReference w:id="330"/>
      </w:r>
      <w:commentRangeEnd w:id="331"/>
      <w:r w:rsidR="0096479C">
        <w:rPr>
          <w:rStyle w:val="aff9"/>
          <w:rFonts w:eastAsia="Times New Roman"/>
          <w:noProof/>
          <w:lang w:eastAsia="ru-RU"/>
        </w:rPr>
        <w:commentReference w:id="331"/>
      </w:r>
      <w:r w:rsidRPr="002E2661">
        <w:rPr>
          <w:highlight w:val="yellow"/>
        </w:rPr>
        <w:t xml:space="preserve">соответствующего модуля CAN. Запоминает состояние дискретного входа, формирующего подтверждение приема, инициализирует счетчик ожидания подтверждения и инициирует передачу, установив бит </w:t>
      </w:r>
      <w:r w:rsidRPr="002E2661">
        <w:rPr>
          <w:i/>
          <w:highlight w:val="yellow"/>
        </w:rPr>
        <w:t>TXREQ</w:t>
      </w:r>
      <w:r w:rsidRPr="002E2661">
        <w:rPr>
          <w:highlight w:val="yellow"/>
        </w:rPr>
        <w:t xml:space="preserve"> регистра </w:t>
      </w:r>
      <w:r w:rsidRPr="002E2661">
        <w:rPr>
          <w:i/>
          <w:highlight w:val="yellow"/>
        </w:rPr>
        <w:t>TX0CON</w:t>
      </w:r>
      <w:r w:rsidRPr="002E2661">
        <w:rPr>
          <w:highlight w:val="yellow"/>
        </w:rPr>
        <w:t xml:space="preserve"> соответствующего модуля.</w:t>
      </w:r>
    </w:p>
    <w:p w14:paraId="3E824735" w14:textId="77777777" w:rsidR="009E124A" w:rsidRPr="002E2661" w:rsidRDefault="007B0185" w:rsidP="009E124A">
      <w:pPr>
        <w:pStyle w:val="7"/>
        <w:rPr>
          <w:highlight w:val="yellow"/>
        </w:rPr>
      </w:pPr>
      <w:proofErr w:type="spellStart"/>
      <w:r w:rsidRPr="002E2661">
        <w:rPr>
          <w:highlight w:val="yellow"/>
        </w:rPr>
        <w:t>Ec</w:t>
      </w:r>
      <w:r w:rsidR="009E124A" w:rsidRPr="002E2661">
        <w:rPr>
          <w:highlight w:val="yellow"/>
        </w:rPr>
        <w:t>anAck_isOutReady</w:t>
      </w:r>
      <w:proofErr w:type="spellEnd"/>
    </w:p>
    <w:p w14:paraId="26F290A0" w14:textId="77777777" w:rsidR="009E124A" w:rsidRPr="002E2661" w:rsidRDefault="009E124A" w:rsidP="009E124A">
      <w:pPr>
        <w:pStyle w:val="a4"/>
        <w:rPr>
          <w:highlight w:val="yellow"/>
        </w:rPr>
      </w:pPr>
      <w:r w:rsidRPr="002E2661">
        <w:rPr>
          <w:highlight w:val="yellow"/>
        </w:rPr>
        <w:t>Функция</w:t>
      </w:r>
      <w:r w:rsidR="000860E0" w:rsidRPr="002E2661">
        <w:rPr>
          <w:highlight w:val="yellow"/>
        </w:rPr>
        <w:t xml:space="preserve"> </w:t>
      </w:r>
      <w:proofErr w:type="spellStart"/>
      <w:r w:rsidR="000860E0" w:rsidRPr="002E2661">
        <w:rPr>
          <w:b/>
          <w:i/>
          <w:highlight w:val="yellow"/>
        </w:rPr>
        <w:t>EcanAck_</w:t>
      </w:r>
      <w:proofErr w:type="gramStart"/>
      <w:r w:rsidR="000860E0" w:rsidRPr="002E2661">
        <w:rPr>
          <w:b/>
          <w:i/>
          <w:highlight w:val="yellow"/>
        </w:rPr>
        <w:t>isOutReady</w:t>
      </w:r>
      <w:proofErr w:type="spellEnd"/>
      <w:r w:rsidR="000860E0" w:rsidRPr="002E2661">
        <w:rPr>
          <w:b/>
          <w:i/>
          <w:highlight w:val="yellow"/>
        </w:rPr>
        <w:t>(</w:t>
      </w:r>
      <w:proofErr w:type="gramEnd"/>
      <w:r w:rsidR="000860E0" w:rsidRPr="002E2661">
        <w:rPr>
          <w:b/>
          <w:i/>
          <w:highlight w:val="yellow"/>
        </w:rPr>
        <w:t>)</w:t>
      </w:r>
      <w:r w:rsidRPr="002E2661">
        <w:rPr>
          <w:highlight w:val="yellow"/>
        </w:rPr>
        <w:t xml:space="preserve"> возвращает значения признака готовности модуля CAN к передаче нового сообщения. Функция возвращает </w:t>
      </w:r>
      <w:proofErr w:type="spellStart"/>
      <w:proofErr w:type="gramStart"/>
      <w:r w:rsidRPr="002E2661">
        <w:rPr>
          <w:i/>
          <w:highlight w:val="yellow"/>
        </w:rPr>
        <w:t>true</w:t>
      </w:r>
      <w:proofErr w:type="spellEnd"/>
      <w:proofErr w:type="gramEnd"/>
      <w:r w:rsidRPr="002E2661">
        <w:rPr>
          <w:highlight w:val="yellow"/>
        </w:rPr>
        <w:t xml:space="preserve"> когда модуль готов к передаче или </w:t>
      </w:r>
      <w:proofErr w:type="spellStart"/>
      <w:r w:rsidRPr="002E2661">
        <w:rPr>
          <w:i/>
          <w:highlight w:val="yellow"/>
        </w:rPr>
        <w:t>false</w:t>
      </w:r>
      <w:proofErr w:type="spellEnd"/>
      <w:r w:rsidRPr="002E2661">
        <w:rPr>
          <w:highlight w:val="yellow"/>
        </w:rPr>
        <w:t xml:space="preserve"> когда модуль находится в процессе передачи, ожидании подтверждения приема или повторяет передачу сообщения о приеме которого вовремя не было получено подтверждение.</w:t>
      </w:r>
    </w:p>
    <w:p w14:paraId="42A311D5" w14:textId="77777777" w:rsidR="009E124A" w:rsidRPr="002E2661" w:rsidRDefault="007B0185" w:rsidP="009E124A">
      <w:pPr>
        <w:pStyle w:val="7"/>
        <w:rPr>
          <w:highlight w:val="yellow"/>
        </w:rPr>
      </w:pPr>
      <w:proofErr w:type="spellStart"/>
      <w:r w:rsidRPr="002E2661">
        <w:rPr>
          <w:highlight w:val="yellow"/>
        </w:rPr>
        <w:t>Ec</w:t>
      </w:r>
      <w:r w:rsidR="009E124A" w:rsidRPr="002E2661">
        <w:rPr>
          <w:highlight w:val="yellow"/>
        </w:rPr>
        <w:t>anAck_run</w:t>
      </w:r>
      <w:proofErr w:type="spellEnd"/>
    </w:p>
    <w:p w14:paraId="04EFEBB4" w14:textId="77777777" w:rsidR="009E124A" w:rsidRPr="002E2661" w:rsidRDefault="009E124A" w:rsidP="009E124A">
      <w:pPr>
        <w:pStyle w:val="a4"/>
        <w:rPr>
          <w:highlight w:val="yellow"/>
        </w:rPr>
      </w:pPr>
      <w:r w:rsidRPr="002E2661">
        <w:rPr>
          <w:highlight w:val="yellow"/>
        </w:rPr>
        <w:t>Функция</w:t>
      </w:r>
      <w:r w:rsidR="00C976DE" w:rsidRPr="002E2661">
        <w:rPr>
          <w:highlight w:val="yellow"/>
        </w:rPr>
        <w:t xml:space="preserve"> </w:t>
      </w:r>
      <w:r w:rsidR="00C976DE" w:rsidRPr="002E2661">
        <w:rPr>
          <w:highlight w:val="yellow"/>
        </w:rPr>
        <w:tab/>
      </w:r>
      <w:proofErr w:type="spellStart"/>
      <w:r w:rsidR="00C976DE" w:rsidRPr="002E2661">
        <w:rPr>
          <w:rStyle w:val="affffff3"/>
          <w:b w:val="0"/>
          <w:highlight w:val="yellow"/>
          <w:lang w:val="ru-RU"/>
        </w:rPr>
        <w:t>EcanAck_</w:t>
      </w:r>
      <w:proofErr w:type="gramStart"/>
      <w:r w:rsidR="00C976DE" w:rsidRPr="002E2661">
        <w:rPr>
          <w:rStyle w:val="affffff3"/>
          <w:b w:val="0"/>
          <w:highlight w:val="yellow"/>
          <w:lang w:val="ru-RU"/>
        </w:rPr>
        <w:t>run</w:t>
      </w:r>
      <w:proofErr w:type="spellEnd"/>
      <w:r w:rsidR="00C976DE" w:rsidRPr="002E2661">
        <w:rPr>
          <w:rStyle w:val="affffff3"/>
          <w:b w:val="0"/>
          <w:highlight w:val="yellow"/>
          <w:lang w:val="ru-RU"/>
        </w:rPr>
        <w:t>(</w:t>
      </w:r>
      <w:proofErr w:type="gramEnd"/>
      <w:r w:rsidR="00C976DE" w:rsidRPr="002E2661">
        <w:rPr>
          <w:rStyle w:val="affffff3"/>
          <w:b w:val="0"/>
          <w:highlight w:val="yellow"/>
          <w:lang w:val="ru-RU"/>
        </w:rPr>
        <w:t>)</w:t>
      </w:r>
      <w:r w:rsidRPr="002E2661">
        <w:rPr>
          <w:highlight w:val="yellow"/>
        </w:rPr>
        <w:t xml:space="preserve"> реализует прием и передачу сообщений, повтор передачи сообщений, при передаче которых возникли ошибки или не было получено подтверждение о приеме. Работа функции организована по принципу периодического опроса. Функция вызывается каждые 62,5 мкс, опрашивает состояние регистров модуля CAN и портов дискретного ввода/вывода на основании чего выполняет необходимые действия для реализации алгоритма обмена данными.</w:t>
      </w:r>
    </w:p>
    <w:p w14:paraId="03320B45" w14:textId="77777777" w:rsidR="009E124A" w:rsidRPr="002E2661" w:rsidRDefault="009E124A" w:rsidP="009E124A">
      <w:pPr>
        <w:pStyle w:val="a4"/>
        <w:rPr>
          <w:highlight w:val="yellow"/>
        </w:rPr>
      </w:pPr>
      <w:r w:rsidRPr="002E2661">
        <w:rPr>
          <w:highlight w:val="yellow"/>
        </w:rPr>
        <w:lastRenderedPageBreak/>
        <w:t xml:space="preserve">При каждом вызове функция проверяет бит </w:t>
      </w:r>
      <w:r w:rsidRPr="002E2661">
        <w:rPr>
          <w:i/>
          <w:highlight w:val="yellow"/>
        </w:rPr>
        <w:t>EWARN</w:t>
      </w:r>
      <w:r w:rsidRPr="002E2661">
        <w:rPr>
          <w:highlight w:val="yellow"/>
        </w:rPr>
        <w:t xml:space="preserve"> (передатчик или приемник в состоянии ошибки) регистра </w:t>
      </w:r>
      <w:r w:rsidRPr="002E2661">
        <w:rPr>
          <w:i/>
          <w:highlight w:val="yellow"/>
        </w:rPr>
        <w:t>INTF</w:t>
      </w:r>
      <w:r w:rsidRPr="002E2661">
        <w:rPr>
          <w:highlight w:val="yellow"/>
        </w:rPr>
        <w:t xml:space="preserve"> и, если он установлен, выполняется сброс модуля CAN. Сброс модуля осуществляется при помощи входа в режим конфигурации и возврата из него в рабочий режим.</w:t>
      </w:r>
    </w:p>
    <w:p w14:paraId="31E7165B" w14:textId="77777777" w:rsidR="009E124A" w:rsidRPr="002E2661" w:rsidRDefault="009E124A" w:rsidP="009E124A">
      <w:pPr>
        <w:pStyle w:val="a4"/>
        <w:rPr>
          <w:highlight w:val="yellow"/>
        </w:rPr>
      </w:pPr>
      <w:r w:rsidRPr="002E2661">
        <w:rPr>
          <w:highlight w:val="yellow"/>
        </w:rPr>
        <w:t xml:space="preserve">Далее функция работает с приемником модуля CAN. Сначала проверяется наличие ошибок приема, проверяются биты </w:t>
      </w:r>
      <w:commentRangeStart w:id="332"/>
      <w:commentRangeStart w:id="333"/>
      <w:r w:rsidRPr="002E2661">
        <w:rPr>
          <w:i/>
          <w:highlight w:val="yellow"/>
        </w:rPr>
        <w:t>RX0OVR</w:t>
      </w:r>
      <w:r w:rsidRPr="002E2661">
        <w:rPr>
          <w:highlight w:val="yellow"/>
        </w:rPr>
        <w:t xml:space="preserve">, </w:t>
      </w:r>
      <w:r w:rsidRPr="002E2661">
        <w:rPr>
          <w:i/>
          <w:highlight w:val="yellow"/>
        </w:rPr>
        <w:t>RX1OVR</w:t>
      </w:r>
      <w:r w:rsidRPr="002E2661">
        <w:rPr>
          <w:highlight w:val="yellow"/>
        </w:rPr>
        <w:t xml:space="preserve">, </w:t>
      </w:r>
      <w:r w:rsidRPr="002E2661">
        <w:rPr>
          <w:i/>
          <w:highlight w:val="yellow"/>
        </w:rPr>
        <w:t>RXEP</w:t>
      </w:r>
      <w:commentRangeEnd w:id="332"/>
      <w:r w:rsidR="0063068D" w:rsidRPr="002E2661">
        <w:rPr>
          <w:rStyle w:val="aff9"/>
          <w:rFonts w:eastAsia="Times New Roman"/>
          <w:noProof/>
          <w:highlight w:val="yellow"/>
          <w:lang w:eastAsia="ru-RU"/>
        </w:rPr>
        <w:commentReference w:id="332"/>
      </w:r>
      <w:commentRangeEnd w:id="333"/>
      <w:r w:rsidR="0096479C">
        <w:rPr>
          <w:rStyle w:val="aff9"/>
          <w:rFonts w:eastAsia="Times New Roman"/>
          <w:noProof/>
          <w:lang w:eastAsia="ru-RU"/>
        </w:rPr>
        <w:commentReference w:id="333"/>
      </w:r>
      <w:r w:rsidRPr="002E2661">
        <w:rPr>
          <w:highlight w:val="yellow"/>
        </w:rPr>
        <w:t xml:space="preserve">, </w:t>
      </w:r>
      <w:r w:rsidRPr="002E2661">
        <w:rPr>
          <w:i/>
          <w:highlight w:val="yellow"/>
        </w:rPr>
        <w:t>RXWAR</w:t>
      </w:r>
      <w:r w:rsidRPr="002E2661">
        <w:rPr>
          <w:highlight w:val="yellow"/>
        </w:rPr>
        <w:t xml:space="preserve">, </w:t>
      </w:r>
      <w:r w:rsidRPr="002E2661">
        <w:rPr>
          <w:i/>
          <w:highlight w:val="yellow"/>
        </w:rPr>
        <w:t>IVRIF</w:t>
      </w:r>
      <w:r w:rsidRPr="002E2661">
        <w:rPr>
          <w:highlight w:val="yellow"/>
        </w:rPr>
        <w:t xml:space="preserve"> регистра </w:t>
      </w:r>
      <w:r w:rsidRPr="002E2661">
        <w:rPr>
          <w:i/>
          <w:highlight w:val="yellow"/>
        </w:rPr>
        <w:t>INTF</w:t>
      </w:r>
      <w:r w:rsidRPr="002E2661">
        <w:rPr>
          <w:highlight w:val="yellow"/>
        </w:rPr>
        <w:t xml:space="preserve">. Если хоть один бит установлен, считается что произошла ошибка. Читаются регистры </w:t>
      </w:r>
      <w:commentRangeStart w:id="334"/>
      <w:commentRangeStart w:id="335"/>
      <w:r w:rsidRPr="002E2661">
        <w:rPr>
          <w:i/>
          <w:highlight w:val="yellow"/>
        </w:rPr>
        <w:t>RX0B1</w:t>
      </w:r>
      <w:r w:rsidRPr="002E2661">
        <w:rPr>
          <w:highlight w:val="yellow"/>
        </w:rPr>
        <w:t xml:space="preserve">, </w:t>
      </w:r>
      <w:r w:rsidRPr="002E2661">
        <w:rPr>
          <w:i/>
          <w:highlight w:val="yellow"/>
        </w:rPr>
        <w:t>RX0B2</w:t>
      </w:r>
      <w:r w:rsidRPr="002E2661">
        <w:rPr>
          <w:highlight w:val="yellow"/>
        </w:rPr>
        <w:t xml:space="preserve">, </w:t>
      </w:r>
      <w:r w:rsidRPr="002E2661">
        <w:rPr>
          <w:i/>
          <w:highlight w:val="yellow"/>
        </w:rPr>
        <w:t>RX0B3</w:t>
      </w:r>
      <w:r w:rsidRPr="002E2661">
        <w:rPr>
          <w:highlight w:val="yellow"/>
        </w:rPr>
        <w:t xml:space="preserve">, </w:t>
      </w:r>
      <w:r w:rsidRPr="002E2661">
        <w:rPr>
          <w:i/>
          <w:highlight w:val="yellow"/>
        </w:rPr>
        <w:t>RX0B4</w:t>
      </w:r>
      <w:r w:rsidRPr="002E2661">
        <w:rPr>
          <w:highlight w:val="yellow"/>
        </w:rPr>
        <w:t xml:space="preserve"> </w:t>
      </w:r>
      <w:commentRangeEnd w:id="334"/>
      <w:r w:rsidR="005051EE" w:rsidRPr="002E2661">
        <w:rPr>
          <w:rStyle w:val="aff9"/>
          <w:rFonts w:eastAsia="Times New Roman"/>
          <w:noProof/>
          <w:highlight w:val="yellow"/>
          <w:lang w:eastAsia="ru-RU"/>
        </w:rPr>
        <w:commentReference w:id="334"/>
      </w:r>
      <w:commentRangeEnd w:id="335"/>
      <w:r w:rsidR="0096479C">
        <w:rPr>
          <w:rStyle w:val="aff9"/>
          <w:rFonts w:eastAsia="Times New Roman"/>
          <w:noProof/>
          <w:lang w:eastAsia="ru-RU"/>
        </w:rPr>
        <w:commentReference w:id="335"/>
      </w:r>
      <w:r w:rsidRPr="002E2661">
        <w:rPr>
          <w:highlight w:val="yellow"/>
        </w:rPr>
        <w:t xml:space="preserve">и обнуляются биты </w:t>
      </w:r>
      <w:commentRangeStart w:id="336"/>
      <w:commentRangeStart w:id="337"/>
      <w:r w:rsidRPr="002E2661">
        <w:rPr>
          <w:i/>
          <w:highlight w:val="yellow"/>
        </w:rPr>
        <w:t>RX0IF</w:t>
      </w:r>
      <w:r w:rsidRPr="002E2661">
        <w:rPr>
          <w:highlight w:val="yellow"/>
        </w:rPr>
        <w:t xml:space="preserve"> и </w:t>
      </w:r>
      <w:r w:rsidRPr="002E2661">
        <w:rPr>
          <w:i/>
          <w:highlight w:val="yellow"/>
        </w:rPr>
        <w:t>RXFUL</w:t>
      </w:r>
      <w:commentRangeEnd w:id="336"/>
      <w:r w:rsidR="00153F54" w:rsidRPr="002E2661">
        <w:rPr>
          <w:rStyle w:val="aff9"/>
          <w:rFonts w:eastAsia="Times New Roman"/>
          <w:noProof/>
          <w:highlight w:val="yellow"/>
          <w:lang w:eastAsia="ru-RU"/>
        </w:rPr>
        <w:commentReference w:id="336"/>
      </w:r>
      <w:commentRangeEnd w:id="337"/>
      <w:r w:rsidR="0096479C">
        <w:rPr>
          <w:rStyle w:val="aff9"/>
          <w:rFonts w:eastAsia="Times New Roman"/>
          <w:noProof/>
          <w:lang w:eastAsia="ru-RU"/>
        </w:rPr>
        <w:commentReference w:id="337"/>
      </w:r>
      <w:r w:rsidRPr="002E2661">
        <w:rPr>
          <w:highlight w:val="yellow"/>
        </w:rPr>
        <w:t xml:space="preserve">. Если ни один из битов ошибок не установлен, но установлены биты </w:t>
      </w:r>
      <w:commentRangeStart w:id="338"/>
      <w:commentRangeStart w:id="339"/>
      <w:r w:rsidRPr="002E2661">
        <w:rPr>
          <w:i/>
          <w:highlight w:val="yellow"/>
        </w:rPr>
        <w:t>RX0IF</w:t>
      </w:r>
      <w:r w:rsidRPr="002E2661">
        <w:rPr>
          <w:highlight w:val="yellow"/>
        </w:rPr>
        <w:t xml:space="preserve"> или </w:t>
      </w:r>
      <w:r w:rsidRPr="002E2661">
        <w:rPr>
          <w:i/>
          <w:highlight w:val="yellow"/>
        </w:rPr>
        <w:t>RXFUL</w:t>
      </w:r>
      <w:r w:rsidRPr="002E2661">
        <w:rPr>
          <w:highlight w:val="yellow"/>
        </w:rPr>
        <w:t xml:space="preserve">, </w:t>
      </w:r>
      <w:commentRangeEnd w:id="338"/>
      <w:r w:rsidR="00153F54" w:rsidRPr="002E2661">
        <w:rPr>
          <w:rStyle w:val="aff9"/>
          <w:rFonts w:eastAsia="Times New Roman"/>
          <w:noProof/>
          <w:highlight w:val="yellow"/>
          <w:lang w:eastAsia="ru-RU"/>
        </w:rPr>
        <w:commentReference w:id="338"/>
      </w:r>
      <w:commentRangeEnd w:id="339"/>
      <w:r w:rsidR="0096479C">
        <w:rPr>
          <w:rStyle w:val="aff9"/>
          <w:rFonts w:eastAsia="Times New Roman"/>
          <w:noProof/>
          <w:lang w:eastAsia="ru-RU"/>
        </w:rPr>
        <w:commentReference w:id="339"/>
      </w:r>
      <w:r w:rsidRPr="002E2661">
        <w:rPr>
          <w:highlight w:val="yellow"/>
        </w:rPr>
        <w:t xml:space="preserve">устанавливается признак готовности принятых данных и инвертируется состояние порта вывода для формирования подтверждения приема. Состояние признака готовности принятых данных можно прочитать при помощи функции </w:t>
      </w:r>
      <w:proofErr w:type="spellStart"/>
      <w:r w:rsidR="007B0185" w:rsidRPr="002E2661">
        <w:rPr>
          <w:b/>
          <w:i/>
          <w:highlight w:val="yellow"/>
        </w:rPr>
        <w:t>Ec</w:t>
      </w:r>
      <w:r w:rsidRPr="002E2661">
        <w:rPr>
          <w:b/>
          <w:i/>
          <w:highlight w:val="yellow"/>
        </w:rPr>
        <w:t>anAck_</w:t>
      </w:r>
      <w:proofErr w:type="gramStart"/>
      <w:r w:rsidRPr="002E2661">
        <w:rPr>
          <w:b/>
          <w:i/>
          <w:highlight w:val="yellow"/>
        </w:rPr>
        <w:t>isInReady</w:t>
      </w:r>
      <w:proofErr w:type="spellEnd"/>
      <w:r w:rsidRPr="002E2661">
        <w:rPr>
          <w:b/>
          <w:i/>
          <w:highlight w:val="yellow"/>
        </w:rPr>
        <w:t>(</w:t>
      </w:r>
      <w:proofErr w:type="gramEnd"/>
      <w:r w:rsidRPr="002E2661">
        <w:rPr>
          <w:b/>
          <w:i/>
          <w:highlight w:val="yellow"/>
        </w:rPr>
        <w:t>)</w:t>
      </w:r>
      <w:r w:rsidRPr="002E2661">
        <w:rPr>
          <w:highlight w:val="yellow"/>
        </w:rPr>
        <w:t xml:space="preserve">, а принятые данные можно прочитать из буфера приемника при помощи функции </w:t>
      </w:r>
      <w:proofErr w:type="spellStart"/>
      <w:r w:rsidR="007B0185" w:rsidRPr="002E2661">
        <w:rPr>
          <w:b/>
          <w:i/>
          <w:highlight w:val="yellow"/>
        </w:rPr>
        <w:t>Ec</w:t>
      </w:r>
      <w:r w:rsidRPr="002E2661">
        <w:rPr>
          <w:b/>
          <w:i/>
          <w:highlight w:val="yellow"/>
        </w:rPr>
        <w:t>anAck_get</w:t>
      </w:r>
      <w:proofErr w:type="spellEnd"/>
      <w:r w:rsidRPr="002E2661">
        <w:rPr>
          <w:b/>
          <w:i/>
          <w:highlight w:val="yellow"/>
        </w:rPr>
        <w:t>()</w:t>
      </w:r>
      <w:r w:rsidRPr="002E2661">
        <w:rPr>
          <w:highlight w:val="yellow"/>
        </w:rPr>
        <w:t xml:space="preserve">. Если данные не будут прочитаны до приема следующего сообщения, произойдет ошибка переполнения буфера 0 и данные будут утеряны, поэтому после вызова функции </w:t>
      </w:r>
      <w:proofErr w:type="spellStart"/>
      <w:r w:rsidR="007B0185" w:rsidRPr="002E2661">
        <w:rPr>
          <w:b/>
          <w:i/>
          <w:highlight w:val="yellow"/>
        </w:rPr>
        <w:t>Ec</w:t>
      </w:r>
      <w:r w:rsidRPr="002E2661">
        <w:rPr>
          <w:b/>
          <w:i/>
          <w:highlight w:val="yellow"/>
        </w:rPr>
        <w:t>anAck_</w:t>
      </w:r>
      <w:proofErr w:type="gramStart"/>
      <w:r w:rsidRPr="002E2661">
        <w:rPr>
          <w:b/>
          <w:i/>
          <w:highlight w:val="yellow"/>
        </w:rPr>
        <w:t>run</w:t>
      </w:r>
      <w:proofErr w:type="spellEnd"/>
      <w:r w:rsidRPr="002E2661">
        <w:rPr>
          <w:b/>
          <w:i/>
          <w:highlight w:val="yellow"/>
        </w:rPr>
        <w:t>(</w:t>
      </w:r>
      <w:proofErr w:type="gramEnd"/>
      <w:r w:rsidRPr="002E2661">
        <w:rPr>
          <w:b/>
          <w:i/>
          <w:highlight w:val="yellow"/>
        </w:rPr>
        <w:t>)</w:t>
      </w:r>
      <w:r w:rsidRPr="002E2661">
        <w:rPr>
          <w:highlight w:val="yellow"/>
        </w:rPr>
        <w:t xml:space="preserve"> обязательно должна следовать обработка принятых данных.</w:t>
      </w:r>
    </w:p>
    <w:p w14:paraId="0951750F" w14:textId="77777777" w:rsidR="009E124A" w:rsidRPr="002E2661" w:rsidRDefault="009E124A" w:rsidP="009E124A">
      <w:pPr>
        <w:pStyle w:val="a4"/>
        <w:rPr>
          <w:highlight w:val="yellow"/>
        </w:rPr>
      </w:pPr>
      <w:r w:rsidRPr="002E2661">
        <w:rPr>
          <w:highlight w:val="yellow"/>
        </w:rPr>
        <w:t xml:space="preserve">Далее следует обработка передачи данных, которая инициируется вызовом функции </w:t>
      </w:r>
      <w:proofErr w:type="spellStart"/>
      <w:r w:rsidR="007B0185" w:rsidRPr="002E2661">
        <w:rPr>
          <w:b/>
          <w:i/>
          <w:highlight w:val="yellow"/>
        </w:rPr>
        <w:t>Ec</w:t>
      </w:r>
      <w:r w:rsidRPr="002E2661">
        <w:rPr>
          <w:b/>
          <w:i/>
          <w:highlight w:val="yellow"/>
        </w:rPr>
        <w:t>anAck_</w:t>
      </w:r>
      <w:proofErr w:type="gramStart"/>
      <w:r w:rsidRPr="002E2661">
        <w:rPr>
          <w:b/>
          <w:i/>
          <w:highlight w:val="yellow"/>
        </w:rPr>
        <w:t>set</w:t>
      </w:r>
      <w:proofErr w:type="spellEnd"/>
      <w:r w:rsidRPr="002E2661">
        <w:rPr>
          <w:b/>
          <w:i/>
          <w:highlight w:val="yellow"/>
        </w:rPr>
        <w:t>(</w:t>
      </w:r>
      <w:proofErr w:type="gramEnd"/>
      <w:r w:rsidRPr="002E2661">
        <w:rPr>
          <w:b/>
          <w:i/>
          <w:highlight w:val="yellow"/>
        </w:rPr>
        <w:t>)</w:t>
      </w:r>
      <w:r w:rsidRPr="002E2661">
        <w:rPr>
          <w:highlight w:val="yellow"/>
        </w:rPr>
        <w:t xml:space="preserve">. Функция опрашивает бит </w:t>
      </w:r>
      <w:r w:rsidRPr="002E2661">
        <w:rPr>
          <w:i/>
          <w:highlight w:val="yellow"/>
        </w:rPr>
        <w:t>TXREQ</w:t>
      </w:r>
      <w:r w:rsidRPr="002E2661">
        <w:rPr>
          <w:highlight w:val="yellow"/>
        </w:rPr>
        <w:t xml:space="preserve"> регистра </w:t>
      </w:r>
      <w:commentRangeStart w:id="340"/>
      <w:commentRangeStart w:id="341"/>
      <w:r w:rsidRPr="002E2661">
        <w:rPr>
          <w:i/>
          <w:highlight w:val="yellow"/>
        </w:rPr>
        <w:t>TX0CON</w:t>
      </w:r>
      <w:commentRangeEnd w:id="340"/>
      <w:r w:rsidR="00307B8D" w:rsidRPr="002E2661">
        <w:rPr>
          <w:rStyle w:val="aff9"/>
          <w:rFonts w:eastAsia="Times New Roman"/>
          <w:noProof/>
          <w:highlight w:val="yellow"/>
          <w:lang w:eastAsia="ru-RU"/>
        </w:rPr>
        <w:commentReference w:id="340"/>
      </w:r>
      <w:commentRangeEnd w:id="341"/>
      <w:r w:rsidR="0096479C">
        <w:rPr>
          <w:rStyle w:val="aff9"/>
          <w:rFonts w:eastAsia="Times New Roman"/>
          <w:noProof/>
          <w:lang w:eastAsia="ru-RU"/>
        </w:rPr>
        <w:commentReference w:id="341"/>
      </w:r>
      <w:r w:rsidRPr="002E2661">
        <w:rPr>
          <w:highlight w:val="yellow"/>
        </w:rPr>
        <w:t xml:space="preserve"> для того, чтобы </w:t>
      </w:r>
      <w:r w:rsidR="005018E8" w:rsidRPr="002E2661">
        <w:rPr>
          <w:highlight w:val="yellow"/>
        </w:rPr>
        <w:t>дождаться,</w:t>
      </w:r>
      <w:r w:rsidRPr="002E2661">
        <w:rPr>
          <w:highlight w:val="yellow"/>
        </w:rPr>
        <w:t xml:space="preserve"> когда передатчик модуля CAN окончит передачу данных, после чего проверяются биты ошибок передатчика </w:t>
      </w:r>
      <w:r w:rsidRPr="002E2661">
        <w:rPr>
          <w:i/>
          <w:highlight w:val="yellow"/>
        </w:rPr>
        <w:t>TXBO</w:t>
      </w:r>
      <w:r w:rsidRPr="002E2661">
        <w:rPr>
          <w:highlight w:val="yellow"/>
        </w:rPr>
        <w:t xml:space="preserve">, </w:t>
      </w:r>
      <w:commentRangeStart w:id="342"/>
      <w:commentRangeStart w:id="343"/>
      <w:r w:rsidRPr="002E2661">
        <w:rPr>
          <w:i/>
          <w:highlight w:val="yellow"/>
        </w:rPr>
        <w:t>TXEP</w:t>
      </w:r>
      <w:r w:rsidRPr="002E2661">
        <w:rPr>
          <w:highlight w:val="yellow"/>
        </w:rPr>
        <w:t xml:space="preserve"> </w:t>
      </w:r>
      <w:commentRangeEnd w:id="342"/>
      <w:r w:rsidR="00307B8D" w:rsidRPr="002E2661">
        <w:rPr>
          <w:rStyle w:val="aff9"/>
          <w:rFonts w:eastAsia="Times New Roman"/>
          <w:noProof/>
          <w:highlight w:val="yellow"/>
          <w:lang w:eastAsia="ru-RU"/>
        </w:rPr>
        <w:commentReference w:id="342"/>
      </w:r>
      <w:commentRangeEnd w:id="343"/>
      <w:r w:rsidR="0096479C">
        <w:rPr>
          <w:rStyle w:val="aff9"/>
          <w:rFonts w:eastAsia="Times New Roman"/>
          <w:noProof/>
          <w:lang w:eastAsia="ru-RU"/>
        </w:rPr>
        <w:commentReference w:id="343"/>
      </w:r>
      <w:r w:rsidRPr="002E2661">
        <w:rPr>
          <w:highlight w:val="yellow"/>
        </w:rPr>
        <w:t xml:space="preserve">и </w:t>
      </w:r>
      <w:r w:rsidRPr="002E2661">
        <w:rPr>
          <w:i/>
          <w:highlight w:val="yellow"/>
        </w:rPr>
        <w:t>TXWAR</w:t>
      </w:r>
      <w:r w:rsidRPr="002E2661">
        <w:rPr>
          <w:highlight w:val="yellow"/>
        </w:rPr>
        <w:t xml:space="preserve">. Если при передаче данных возникла ошибка, устанавливается бит </w:t>
      </w:r>
      <w:r w:rsidRPr="002E2661">
        <w:rPr>
          <w:i/>
          <w:highlight w:val="yellow"/>
        </w:rPr>
        <w:t>ABAT</w:t>
      </w:r>
      <w:r w:rsidRPr="002E2661">
        <w:rPr>
          <w:highlight w:val="yellow"/>
        </w:rPr>
        <w:t xml:space="preserve"> регистра </w:t>
      </w:r>
      <w:r w:rsidRPr="002E2661">
        <w:rPr>
          <w:i/>
          <w:highlight w:val="yellow"/>
        </w:rPr>
        <w:t>CTRL</w:t>
      </w:r>
      <w:r w:rsidRPr="002E2661">
        <w:rPr>
          <w:highlight w:val="yellow"/>
        </w:rPr>
        <w:t xml:space="preserve">, а при последующем вызове </w:t>
      </w:r>
      <w:proofErr w:type="spellStart"/>
      <w:r w:rsidR="007B0185" w:rsidRPr="002E2661">
        <w:rPr>
          <w:b/>
          <w:i/>
          <w:highlight w:val="yellow"/>
        </w:rPr>
        <w:t>Ec</w:t>
      </w:r>
      <w:r w:rsidRPr="002E2661">
        <w:rPr>
          <w:b/>
          <w:i/>
          <w:highlight w:val="yellow"/>
        </w:rPr>
        <w:t>anAck_run</w:t>
      </w:r>
      <w:proofErr w:type="spellEnd"/>
      <w:r w:rsidRPr="002E2661">
        <w:rPr>
          <w:b/>
          <w:i/>
          <w:highlight w:val="yellow"/>
        </w:rPr>
        <w:t>()</w:t>
      </w:r>
      <w:r w:rsidRPr="002E2661">
        <w:rPr>
          <w:highlight w:val="yellow"/>
        </w:rPr>
        <w:t xml:space="preserve"> передача инициируется заново, запоминается состояние дискретного входа, формирующего подтверждение приема, инициализируется счетчик ожидания подтверждения и инициируется передача, затем будет установлен бит </w:t>
      </w:r>
      <w:r w:rsidRPr="002E2661">
        <w:rPr>
          <w:i/>
          <w:highlight w:val="yellow"/>
        </w:rPr>
        <w:t>TXREQ</w:t>
      </w:r>
      <w:r w:rsidRPr="002E2661">
        <w:rPr>
          <w:highlight w:val="yellow"/>
        </w:rPr>
        <w:t xml:space="preserve"> регистра </w:t>
      </w:r>
      <w:commentRangeStart w:id="344"/>
      <w:r w:rsidRPr="002E2661">
        <w:rPr>
          <w:i/>
          <w:highlight w:val="yellow"/>
        </w:rPr>
        <w:t>TX0CON</w:t>
      </w:r>
      <w:commentRangeEnd w:id="344"/>
      <w:r w:rsidR="00307B8D" w:rsidRPr="002E2661">
        <w:rPr>
          <w:rStyle w:val="aff9"/>
          <w:rFonts w:eastAsia="Times New Roman"/>
          <w:noProof/>
          <w:highlight w:val="yellow"/>
          <w:lang w:eastAsia="ru-RU"/>
        </w:rPr>
        <w:commentReference w:id="344"/>
      </w:r>
      <w:r w:rsidRPr="002E2661">
        <w:rPr>
          <w:highlight w:val="yellow"/>
        </w:rPr>
        <w:t xml:space="preserve">. Если ошибок не было, функция ожидает изменение состояния дискретного порта ввода на протяжении трех вызовов. Если состояние порта изменилось, устанавливается признак готовности передатчика к последующей передаче данных. Если не </w:t>
      </w:r>
      <w:r w:rsidRPr="002E2661">
        <w:rPr>
          <w:highlight w:val="yellow"/>
        </w:rPr>
        <w:lastRenderedPageBreak/>
        <w:t xml:space="preserve">изменилось, осуществляется повтор </w:t>
      </w:r>
      <w:r w:rsidR="00693259" w:rsidRPr="002E2661">
        <w:rPr>
          <w:highlight w:val="yellow"/>
        </w:rPr>
        <w:t>передачи, так же как</w:t>
      </w:r>
      <w:r w:rsidRPr="002E2661">
        <w:rPr>
          <w:highlight w:val="yellow"/>
        </w:rPr>
        <w:t xml:space="preserve"> это выполняется при возникновении ошибки.</w:t>
      </w:r>
    </w:p>
    <w:p w14:paraId="15047C52" w14:textId="05539C27" w:rsidR="009E124A" w:rsidRPr="002E2661" w:rsidRDefault="009E124A" w:rsidP="009E124A">
      <w:pPr>
        <w:pStyle w:val="a4"/>
      </w:pPr>
      <w:r w:rsidRPr="002E2661">
        <w:rPr>
          <w:highlight w:val="yellow"/>
        </w:rPr>
        <w:t xml:space="preserve">При выходе функция сбрасывает флаги прерываний в регистре </w:t>
      </w:r>
      <w:r w:rsidRPr="002E2661">
        <w:rPr>
          <w:i/>
          <w:highlight w:val="yellow"/>
        </w:rPr>
        <w:t>INTF</w:t>
      </w:r>
      <w:r w:rsidRPr="002E2661">
        <w:rPr>
          <w:highlight w:val="yellow"/>
        </w:rPr>
        <w:t xml:space="preserve"> и флаг прерывания модуля CAN </w:t>
      </w:r>
      <w:r w:rsidRPr="002E2661">
        <w:rPr>
          <w:i/>
          <w:highlight w:val="yellow"/>
        </w:rPr>
        <w:t>C1IF</w:t>
      </w:r>
      <w:r w:rsidRPr="002E2661">
        <w:rPr>
          <w:highlight w:val="yellow"/>
        </w:rPr>
        <w:t xml:space="preserve"> в регистре </w:t>
      </w:r>
      <w:r w:rsidRPr="002E2661">
        <w:rPr>
          <w:i/>
          <w:highlight w:val="yellow"/>
        </w:rPr>
        <w:t>IFS1</w:t>
      </w:r>
      <w:r w:rsidRPr="002E2661">
        <w:rPr>
          <w:highlight w:val="yellow"/>
        </w:rPr>
        <w:t xml:space="preserve"> или </w:t>
      </w:r>
      <w:r w:rsidRPr="002E2661">
        <w:rPr>
          <w:i/>
          <w:highlight w:val="yellow"/>
        </w:rPr>
        <w:t>C2IF</w:t>
      </w:r>
      <w:r w:rsidRPr="002E2661">
        <w:rPr>
          <w:highlight w:val="yellow"/>
        </w:rPr>
        <w:t xml:space="preserve"> в регистре </w:t>
      </w:r>
      <w:r w:rsidRPr="002E2661">
        <w:rPr>
          <w:i/>
          <w:highlight w:val="yellow"/>
        </w:rPr>
        <w:t>IFS2</w:t>
      </w:r>
      <w:r w:rsidRPr="002E2661">
        <w:rPr>
          <w:highlight w:val="yellow"/>
        </w:rPr>
        <w:t>, в зависимости от используемого модуля.</w:t>
      </w:r>
    </w:p>
    <w:p w14:paraId="739A41FB" w14:textId="5FFB971D" w:rsidR="00975244" w:rsidRPr="002E2661" w:rsidRDefault="00975244" w:rsidP="00044832">
      <w:pPr>
        <w:pStyle w:val="40"/>
        <w:tabs>
          <w:tab w:val="num" w:pos="851"/>
        </w:tabs>
        <w:spacing w:before="0"/>
      </w:pPr>
      <w:r w:rsidRPr="002E2661">
        <w:t xml:space="preserve">Модуль </w:t>
      </w:r>
      <w:r w:rsidRPr="002E2661">
        <w:tab/>
      </w:r>
      <w:proofErr w:type="spellStart"/>
      <w:r w:rsidRPr="002E2661">
        <w:t>EcanAck_Pins</w:t>
      </w:r>
      <w:proofErr w:type="spellEnd"/>
    </w:p>
    <w:p w14:paraId="51E1195D" w14:textId="36787524" w:rsidR="00975244" w:rsidRPr="002E2661" w:rsidRDefault="00044832" w:rsidP="00044832">
      <w:pPr>
        <w:pStyle w:val="5"/>
        <w:tabs>
          <w:tab w:val="num" w:pos="851"/>
        </w:tabs>
        <w:spacing w:before="0"/>
        <w:ind w:left="0" w:firstLine="709"/>
      </w:pPr>
      <w:r w:rsidRPr="002E2661">
        <w:t>Назначение</w:t>
      </w:r>
    </w:p>
    <w:p w14:paraId="4632A52B" w14:textId="00846C5A" w:rsidR="00044832" w:rsidRPr="002E2661" w:rsidRDefault="00645DD1" w:rsidP="00645DD1">
      <w:pPr>
        <w:pStyle w:val="a4"/>
      </w:pPr>
      <w:r w:rsidRPr="002E2661">
        <w:t>Модуль</w:t>
      </w:r>
      <w:r w:rsidR="00FA74B5" w:rsidRPr="002E2661">
        <w:t xml:space="preserve"> </w:t>
      </w:r>
      <w:proofErr w:type="spellStart"/>
      <w:r w:rsidRPr="002E2661">
        <w:t>EcanAck_Pins</w:t>
      </w:r>
      <w:proofErr w:type="spellEnd"/>
      <w:r w:rsidRPr="002E2661">
        <w:t xml:space="preserve"> содержит порты ввода-вывода модуля «Управление драйвером ECAN с подтверждением приема по дискретным линиям».</w:t>
      </w:r>
    </w:p>
    <w:p w14:paraId="002FA9F8" w14:textId="3B733656" w:rsidR="009A5458" w:rsidRPr="002E2661" w:rsidRDefault="009A5458" w:rsidP="00044832">
      <w:pPr>
        <w:pStyle w:val="5"/>
        <w:tabs>
          <w:tab w:val="num" w:pos="851"/>
        </w:tabs>
        <w:spacing w:before="0"/>
        <w:ind w:left="0" w:firstLine="709"/>
      </w:pPr>
      <w:r w:rsidRPr="002E2661">
        <w:t>Состав</w:t>
      </w:r>
    </w:p>
    <w:p w14:paraId="4DF84FC4" w14:textId="129C0C7B" w:rsidR="009A5458" w:rsidRPr="003F2F7F" w:rsidRDefault="003F2F7F" w:rsidP="009A5458">
      <w:pPr>
        <w:pStyle w:val="a4"/>
      </w:pPr>
      <w:r w:rsidRPr="003F2F7F">
        <w:t>ECAN_ACK_INIC_PORTS</w:t>
      </w:r>
      <w:r>
        <w:rPr>
          <w:lang w:val="en-US"/>
        </w:rPr>
        <w:t xml:space="preserve"> – </w:t>
      </w:r>
      <w:r>
        <w:t>макрос, инициализирующий порты ввода-вывода.</w:t>
      </w:r>
    </w:p>
    <w:p w14:paraId="57E38D14" w14:textId="2C562755" w:rsidR="00044832" w:rsidRPr="002E2661" w:rsidRDefault="00044832" w:rsidP="00044832">
      <w:pPr>
        <w:pStyle w:val="5"/>
        <w:tabs>
          <w:tab w:val="num" w:pos="851"/>
        </w:tabs>
        <w:spacing w:before="0"/>
        <w:ind w:left="0" w:firstLine="709"/>
      </w:pPr>
      <w:commentRangeStart w:id="345"/>
      <w:commentRangeStart w:id="346"/>
      <w:r w:rsidRPr="002E2661">
        <w:t>Описание</w:t>
      </w:r>
      <w:commentRangeEnd w:id="345"/>
      <w:r w:rsidR="00645DD1" w:rsidRPr="002E2661">
        <w:rPr>
          <w:rStyle w:val="aff9"/>
          <w:rFonts w:eastAsia="Times New Roman"/>
          <w:b w:val="0"/>
          <w:noProof/>
        </w:rPr>
        <w:commentReference w:id="345"/>
      </w:r>
      <w:commentRangeEnd w:id="346"/>
      <w:r w:rsidR="00F61749">
        <w:rPr>
          <w:rStyle w:val="aff9"/>
          <w:rFonts w:eastAsia="Times New Roman"/>
          <w:b w:val="0"/>
          <w:noProof/>
        </w:rPr>
        <w:commentReference w:id="346"/>
      </w:r>
    </w:p>
    <w:p w14:paraId="5B9B20F1" w14:textId="3028BF41" w:rsidR="00044832" w:rsidRPr="003F2F7F" w:rsidRDefault="003F2F7F" w:rsidP="00645DD1">
      <w:pPr>
        <w:pStyle w:val="a4"/>
        <w:rPr>
          <w:lang w:val="en-US"/>
        </w:rPr>
      </w:pPr>
      <w:r>
        <w:t xml:space="preserve">Модуль инициализирует порты ввода-вывода, используемые модулем </w:t>
      </w:r>
      <w:r>
        <w:rPr>
          <w:lang w:val="en-US"/>
        </w:rPr>
        <w:t>EcanAck_driverPIC33/</w:t>
      </w:r>
    </w:p>
    <w:p w14:paraId="37B6C3C2" w14:textId="002E8B6E" w:rsidR="00975244" w:rsidRPr="002E2661" w:rsidRDefault="00975244" w:rsidP="00044832">
      <w:pPr>
        <w:pStyle w:val="40"/>
        <w:tabs>
          <w:tab w:val="num" w:pos="851"/>
        </w:tabs>
        <w:spacing w:before="0"/>
      </w:pPr>
      <w:r w:rsidRPr="002E2661">
        <w:t xml:space="preserve">Модуль </w:t>
      </w:r>
      <w:proofErr w:type="spellStart"/>
      <w:r w:rsidRPr="002E2661">
        <w:t>Ecan_DMA</w:t>
      </w:r>
      <w:proofErr w:type="spellEnd"/>
    </w:p>
    <w:p w14:paraId="2009C4D3" w14:textId="694BB5E2" w:rsidR="00044832" w:rsidRPr="002E2661" w:rsidRDefault="00044832" w:rsidP="00044832">
      <w:pPr>
        <w:pStyle w:val="5"/>
        <w:tabs>
          <w:tab w:val="num" w:pos="851"/>
        </w:tabs>
        <w:spacing w:before="0"/>
        <w:ind w:left="0" w:firstLine="709"/>
      </w:pPr>
      <w:r w:rsidRPr="002E2661">
        <w:t>Назначение</w:t>
      </w:r>
    </w:p>
    <w:p w14:paraId="188D945E" w14:textId="6F96B98D" w:rsidR="00044832" w:rsidRPr="002E2661" w:rsidRDefault="00645DD1" w:rsidP="00645DD1">
      <w:pPr>
        <w:pStyle w:val="a4"/>
      </w:pPr>
      <w:r w:rsidRPr="002E2661">
        <w:t xml:space="preserve">Модуль </w:t>
      </w:r>
      <w:proofErr w:type="spellStart"/>
      <w:r w:rsidRPr="002E2661">
        <w:t>Ecan_DMA</w:t>
      </w:r>
      <w:proofErr w:type="spellEnd"/>
      <w:r w:rsidRPr="002E2661">
        <w:t xml:space="preserve"> содержит макросы для работы с прямым доступом в память устройств ECAN.</w:t>
      </w:r>
    </w:p>
    <w:p w14:paraId="3B351BDF" w14:textId="53057DEC" w:rsidR="009A5458" w:rsidRPr="002E2661" w:rsidRDefault="009A5458" w:rsidP="00044832">
      <w:pPr>
        <w:pStyle w:val="5"/>
        <w:tabs>
          <w:tab w:val="num" w:pos="851"/>
        </w:tabs>
        <w:spacing w:before="0"/>
        <w:ind w:left="0" w:firstLine="709"/>
      </w:pPr>
      <w:r w:rsidRPr="002E2661">
        <w:t>Состав</w:t>
      </w:r>
    </w:p>
    <w:p w14:paraId="14BCB5EE" w14:textId="676E023B" w:rsidR="009A5458" w:rsidRPr="002E2661" w:rsidRDefault="00981DF3" w:rsidP="009A5458">
      <w:pPr>
        <w:pStyle w:val="a4"/>
      </w:pPr>
      <w:r>
        <w:t>Модуль состоит из одноименного файла.</w:t>
      </w:r>
    </w:p>
    <w:p w14:paraId="31D088C0" w14:textId="4A18F9D4" w:rsidR="00044832" w:rsidRPr="002E2661" w:rsidRDefault="00044832" w:rsidP="00044832">
      <w:pPr>
        <w:pStyle w:val="5"/>
        <w:tabs>
          <w:tab w:val="num" w:pos="851"/>
        </w:tabs>
        <w:spacing w:before="0"/>
        <w:ind w:left="0" w:firstLine="709"/>
      </w:pPr>
      <w:commentRangeStart w:id="347"/>
      <w:commentRangeStart w:id="348"/>
      <w:r w:rsidRPr="002E2661">
        <w:t>Описание</w:t>
      </w:r>
      <w:commentRangeEnd w:id="347"/>
      <w:r w:rsidR="007C5F6A">
        <w:rPr>
          <w:rStyle w:val="aff9"/>
          <w:rFonts w:eastAsia="Times New Roman"/>
          <w:b w:val="0"/>
          <w:noProof/>
        </w:rPr>
        <w:commentReference w:id="347"/>
      </w:r>
      <w:commentRangeEnd w:id="348"/>
      <w:r w:rsidR="00F61749">
        <w:rPr>
          <w:rStyle w:val="aff9"/>
          <w:rFonts w:eastAsia="Times New Roman"/>
          <w:b w:val="0"/>
          <w:noProof/>
        </w:rPr>
        <w:commentReference w:id="348"/>
      </w:r>
    </w:p>
    <w:p w14:paraId="14A7B39C" w14:textId="54A7C7C5" w:rsidR="00975244" w:rsidRPr="002E2661" w:rsidRDefault="007C5F6A" w:rsidP="00645DD1">
      <w:pPr>
        <w:pStyle w:val="a4"/>
      </w:pPr>
      <w:r>
        <w:t>Модуль</w:t>
      </w:r>
      <w:r w:rsidRPr="007C5F6A">
        <w:t xml:space="preserve"> содержит макрос ECAN_CONFIG_DMA выполняющий конфигурацию DMA под ECAN. Вынесение этой операции в отдельный файл сделано для облегчения переноса драйвера на другой тип МК.</w:t>
      </w:r>
    </w:p>
    <w:p w14:paraId="6104F6C5" w14:textId="67CFCBA2" w:rsidR="00975244" w:rsidRPr="002E2661" w:rsidRDefault="00975244" w:rsidP="00044832">
      <w:pPr>
        <w:pStyle w:val="40"/>
        <w:tabs>
          <w:tab w:val="num" w:pos="851"/>
        </w:tabs>
        <w:spacing w:before="0"/>
      </w:pPr>
      <w:commentRangeStart w:id="349"/>
      <w:commentRangeStart w:id="350"/>
      <w:r w:rsidRPr="002E2661">
        <w:t>Ecan_driverPIC33</w:t>
      </w:r>
      <w:commentRangeEnd w:id="349"/>
      <w:r w:rsidRPr="002E2661">
        <w:rPr>
          <w:rStyle w:val="aff9"/>
          <w:b w:val="0"/>
          <w:noProof/>
        </w:rPr>
        <w:commentReference w:id="349"/>
      </w:r>
      <w:commentRangeEnd w:id="350"/>
      <w:r w:rsidR="009F64D7">
        <w:rPr>
          <w:rStyle w:val="aff9"/>
          <w:b w:val="0"/>
          <w:noProof/>
        </w:rPr>
        <w:commentReference w:id="350"/>
      </w:r>
    </w:p>
    <w:p w14:paraId="44AB9957" w14:textId="0A8197E5" w:rsidR="00044832" w:rsidRPr="002E2661" w:rsidRDefault="00044832" w:rsidP="00044832">
      <w:pPr>
        <w:pStyle w:val="5"/>
        <w:tabs>
          <w:tab w:val="num" w:pos="851"/>
        </w:tabs>
        <w:spacing w:before="0"/>
        <w:ind w:left="0" w:firstLine="709"/>
      </w:pPr>
      <w:r w:rsidRPr="002E2661">
        <w:t>Назначение</w:t>
      </w:r>
    </w:p>
    <w:p w14:paraId="5F291138" w14:textId="77777777" w:rsidR="009F64D7" w:rsidRDefault="009F64D7" w:rsidP="009F64D7">
      <w:pPr>
        <w:pStyle w:val="29"/>
      </w:pPr>
      <w:r>
        <w:t>П</w:t>
      </w:r>
      <w:r w:rsidRPr="00937847">
        <w:t>ередач</w:t>
      </w:r>
      <w:r>
        <w:t>а</w:t>
      </w:r>
      <w:r w:rsidRPr="00937847">
        <w:t xml:space="preserve"> и прием сообщений по шине CAN.</w:t>
      </w:r>
    </w:p>
    <w:p w14:paraId="28ACD315" w14:textId="77777777" w:rsidR="00044832" w:rsidRPr="002E2661" w:rsidRDefault="00044832" w:rsidP="009F64D7">
      <w:pPr>
        <w:pStyle w:val="29"/>
      </w:pPr>
    </w:p>
    <w:p w14:paraId="5343B591" w14:textId="61DAE4C7" w:rsidR="00663093" w:rsidRPr="002E2661" w:rsidRDefault="00663093" w:rsidP="00663093">
      <w:pPr>
        <w:pStyle w:val="5"/>
        <w:tabs>
          <w:tab w:val="num" w:pos="851"/>
        </w:tabs>
        <w:spacing w:before="0"/>
        <w:ind w:left="0" w:firstLine="709"/>
      </w:pPr>
      <w:r w:rsidRPr="002E2661">
        <w:lastRenderedPageBreak/>
        <w:t>Состав</w:t>
      </w:r>
    </w:p>
    <w:p w14:paraId="36D37012" w14:textId="77777777" w:rsidR="009F64D7" w:rsidRDefault="009F64D7" w:rsidP="009F64D7">
      <w:pPr>
        <w:pStyle w:val="a4"/>
      </w:pPr>
      <w:r>
        <w:t xml:space="preserve">Драйвер </w:t>
      </w:r>
      <w:r>
        <w:rPr>
          <w:lang w:val="en-US"/>
        </w:rPr>
        <w:t>CAN</w:t>
      </w:r>
      <w:r>
        <w:t xml:space="preserve"> состоит из следующих модулей и файлов:</w:t>
      </w:r>
    </w:p>
    <w:p w14:paraId="687F3E7A" w14:textId="77777777" w:rsidR="009F64D7" w:rsidRDefault="009F64D7" w:rsidP="009F64D7">
      <w:pPr>
        <w:pStyle w:val="a"/>
        <w:numPr>
          <w:ilvl w:val="0"/>
          <w:numId w:val="80"/>
        </w:numPr>
        <w:ind w:left="0" w:firstLine="709"/>
      </w:pPr>
      <w:proofErr w:type="spellStart"/>
      <w:r w:rsidRPr="00C1625F">
        <w:rPr>
          <w:i/>
          <w:iCs/>
        </w:rPr>
        <w:t>EcanDriver</w:t>
      </w:r>
      <w:proofErr w:type="spellEnd"/>
      <w:r>
        <w:t xml:space="preserve"> </w:t>
      </w:r>
      <w:r>
        <w:sym w:font="Symbol" w:char="F02D"/>
      </w:r>
      <w:r>
        <w:t xml:space="preserve"> </w:t>
      </w:r>
      <w:proofErr w:type="spellStart"/>
      <w:r>
        <w:t>интерфейс</w:t>
      </w:r>
      <w:proofErr w:type="spellEnd"/>
      <w:r>
        <w:t xml:space="preserve"> и </w:t>
      </w:r>
      <w:proofErr w:type="spellStart"/>
      <w:r>
        <w:t>реализация</w:t>
      </w:r>
      <w:proofErr w:type="spellEnd"/>
      <w:r>
        <w:t xml:space="preserve"> драйвера;</w:t>
      </w:r>
    </w:p>
    <w:p w14:paraId="748CAEC0" w14:textId="77777777" w:rsidR="009F64D7" w:rsidRDefault="009F64D7" w:rsidP="009F64D7">
      <w:pPr>
        <w:pStyle w:val="a"/>
        <w:numPr>
          <w:ilvl w:val="0"/>
          <w:numId w:val="80"/>
        </w:numPr>
        <w:ind w:left="0" w:firstLine="709"/>
      </w:pPr>
      <w:r w:rsidRPr="00C1625F">
        <w:rPr>
          <w:i/>
          <w:iCs/>
        </w:rPr>
        <w:t>ECAN1_PinRemap</w:t>
      </w:r>
      <w:r w:rsidRPr="00937847">
        <w:rPr>
          <w:i/>
          <w:iCs/>
        </w:rPr>
        <w:t>.</w:t>
      </w:r>
      <w:r>
        <w:rPr>
          <w:i/>
          <w:iCs/>
          <w:lang w:val="en-US"/>
        </w:rPr>
        <w:t>h</w:t>
      </w:r>
      <w:r>
        <w:t xml:space="preserve"> </w:t>
      </w:r>
      <w:r>
        <w:sym w:font="Symbol" w:char="F02D"/>
      </w:r>
      <w:r>
        <w:t xml:space="preserve"> </w:t>
      </w:r>
      <w:proofErr w:type="spellStart"/>
      <w:r>
        <w:t>макросы</w:t>
      </w:r>
      <w:proofErr w:type="spellEnd"/>
      <w:r>
        <w:t xml:space="preserve"> </w:t>
      </w:r>
      <w:proofErr w:type="spellStart"/>
      <w:r>
        <w:t>подключения</w:t>
      </w:r>
      <w:proofErr w:type="spellEnd"/>
      <w:r>
        <w:t xml:space="preserve"> модуля ECAN1 к </w:t>
      </w:r>
      <w:proofErr w:type="spellStart"/>
      <w:r>
        <w:t>пинам</w:t>
      </w:r>
      <w:proofErr w:type="spellEnd"/>
      <w:r>
        <w:t xml:space="preserve"> МК;</w:t>
      </w:r>
    </w:p>
    <w:p w14:paraId="5418F32F" w14:textId="77777777" w:rsidR="009F64D7" w:rsidRDefault="009F64D7" w:rsidP="009F64D7">
      <w:pPr>
        <w:pStyle w:val="a"/>
        <w:numPr>
          <w:ilvl w:val="0"/>
          <w:numId w:val="80"/>
        </w:numPr>
        <w:ind w:left="0" w:firstLine="709"/>
      </w:pPr>
      <w:r w:rsidRPr="00C1625F">
        <w:rPr>
          <w:i/>
          <w:iCs/>
        </w:rPr>
        <w:t>ECAN2_PinRemap</w:t>
      </w:r>
      <w:r w:rsidRPr="00937847">
        <w:rPr>
          <w:i/>
          <w:iCs/>
        </w:rPr>
        <w:t>.</w:t>
      </w:r>
      <w:r>
        <w:rPr>
          <w:i/>
          <w:iCs/>
          <w:lang w:val="en-US"/>
        </w:rPr>
        <w:t>h</w:t>
      </w:r>
      <w:r>
        <w:rPr>
          <w:i/>
          <w:iCs/>
        </w:rPr>
        <w:t xml:space="preserve"> </w:t>
      </w:r>
      <w:r>
        <w:sym w:font="Symbol" w:char="F02D"/>
      </w:r>
      <w:r>
        <w:t xml:space="preserve"> </w:t>
      </w:r>
      <w:proofErr w:type="spellStart"/>
      <w:r>
        <w:t>макросы</w:t>
      </w:r>
      <w:proofErr w:type="spellEnd"/>
      <w:r>
        <w:t xml:space="preserve"> </w:t>
      </w:r>
      <w:proofErr w:type="spellStart"/>
      <w:r>
        <w:t>подключения</w:t>
      </w:r>
      <w:proofErr w:type="spellEnd"/>
      <w:r>
        <w:t xml:space="preserve"> модуля ECAN2 к </w:t>
      </w:r>
      <w:proofErr w:type="spellStart"/>
      <w:r>
        <w:t>пинам</w:t>
      </w:r>
      <w:proofErr w:type="spellEnd"/>
      <w:r>
        <w:t xml:space="preserve"> МК;</w:t>
      </w:r>
    </w:p>
    <w:p w14:paraId="5C364098" w14:textId="77777777" w:rsidR="009F64D7" w:rsidRDefault="009F64D7" w:rsidP="009F64D7">
      <w:pPr>
        <w:pStyle w:val="a"/>
        <w:numPr>
          <w:ilvl w:val="0"/>
          <w:numId w:val="80"/>
        </w:numPr>
        <w:ind w:left="0" w:firstLine="709"/>
      </w:pPr>
      <w:proofErr w:type="spellStart"/>
      <w:r w:rsidRPr="00C1625F">
        <w:rPr>
          <w:i/>
          <w:iCs/>
        </w:rPr>
        <w:t>Ecan_DMA</w:t>
      </w:r>
      <w:proofErr w:type="spellEnd"/>
      <w:r w:rsidRPr="00937847">
        <w:rPr>
          <w:i/>
          <w:iCs/>
        </w:rPr>
        <w:t>.</w:t>
      </w:r>
      <w:r>
        <w:rPr>
          <w:i/>
          <w:iCs/>
          <w:lang w:val="en-US"/>
        </w:rPr>
        <w:t>h</w:t>
      </w:r>
      <w:r>
        <w:rPr>
          <w:i/>
          <w:iCs/>
        </w:rPr>
        <w:t xml:space="preserve"> </w:t>
      </w:r>
      <w:r>
        <w:sym w:font="Symbol" w:char="F02D"/>
      </w:r>
      <w:r>
        <w:t xml:space="preserve"> макрос </w:t>
      </w:r>
      <w:proofErr w:type="spellStart"/>
      <w:r>
        <w:t>конфигурирования</w:t>
      </w:r>
      <w:proofErr w:type="spellEnd"/>
      <w:r>
        <w:t xml:space="preserve"> модуля </w:t>
      </w:r>
      <w:proofErr w:type="spellStart"/>
      <w:r>
        <w:t>DMAх</w:t>
      </w:r>
      <w:proofErr w:type="spellEnd"/>
      <w:r>
        <w:t xml:space="preserve"> для </w:t>
      </w:r>
      <w:proofErr w:type="spellStart"/>
      <w:r>
        <w:t>работы</w:t>
      </w:r>
      <w:proofErr w:type="spellEnd"/>
      <w:r>
        <w:t xml:space="preserve"> с модулем </w:t>
      </w:r>
      <w:proofErr w:type="spellStart"/>
      <w:r>
        <w:t>ECANх</w:t>
      </w:r>
      <w:proofErr w:type="spellEnd"/>
      <w:r>
        <w:t>;</w:t>
      </w:r>
    </w:p>
    <w:p w14:paraId="2858DDFD" w14:textId="77777777" w:rsidR="009F64D7" w:rsidRDefault="009F64D7" w:rsidP="009F64D7">
      <w:pPr>
        <w:pStyle w:val="a"/>
        <w:numPr>
          <w:ilvl w:val="0"/>
          <w:numId w:val="80"/>
        </w:numPr>
        <w:ind w:left="0" w:firstLine="709"/>
      </w:pPr>
      <w:r w:rsidRPr="00C1625F">
        <w:rPr>
          <w:i/>
          <w:iCs/>
        </w:rPr>
        <w:t>Ecan_regsPIC33</w:t>
      </w:r>
      <w:r w:rsidRPr="00937847">
        <w:rPr>
          <w:i/>
          <w:iCs/>
        </w:rPr>
        <w:t>.</w:t>
      </w:r>
      <w:r>
        <w:rPr>
          <w:i/>
          <w:iCs/>
          <w:lang w:val="en-US"/>
        </w:rPr>
        <w:t>h</w:t>
      </w:r>
      <w:r>
        <w:rPr>
          <w:i/>
          <w:iCs/>
        </w:rPr>
        <w:t xml:space="preserve"> </w:t>
      </w:r>
      <w:r>
        <w:sym w:font="Symbol" w:char="F02D"/>
      </w:r>
      <w:r>
        <w:t xml:space="preserve"> структура </w:t>
      </w:r>
      <w:proofErr w:type="spellStart"/>
      <w:r>
        <w:t>регистров</w:t>
      </w:r>
      <w:proofErr w:type="spellEnd"/>
      <w:r>
        <w:t xml:space="preserve"> модуля ECAN.</w:t>
      </w:r>
    </w:p>
    <w:p w14:paraId="5E19DE2E" w14:textId="77777777" w:rsidR="00663093" w:rsidRPr="002E2661" w:rsidRDefault="00663093" w:rsidP="009F64D7">
      <w:pPr>
        <w:pStyle w:val="29"/>
      </w:pPr>
    </w:p>
    <w:p w14:paraId="0626888F" w14:textId="2B14AD29" w:rsidR="00044832" w:rsidRPr="002E2661" w:rsidRDefault="00044832" w:rsidP="00663093">
      <w:pPr>
        <w:pStyle w:val="5"/>
        <w:tabs>
          <w:tab w:val="num" w:pos="851"/>
        </w:tabs>
        <w:spacing w:before="0"/>
        <w:ind w:left="0" w:firstLine="709"/>
      </w:pPr>
      <w:r w:rsidRPr="002E2661">
        <w:t>Описание</w:t>
      </w:r>
    </w:p>
    <w:p w14:paraId="408C29E0" w14:textId="77777777" w:rsidR="009F64D7" w:rsidRPr="009F64D7" w:rsidRDefault="009F64D7" w:rsidP="009F64D7">
      <w:pPr>
        <w:pStyle w:val="29"/>
        <w:rPr>
          <w:rStyle w:val="afffff9"/>
          <w:i w:val="0"/>
          <w:iCs w:val="0"/>
          <w:lang w:val="en-US"/>
        </w:rPr>
      </w:pPr>
      <w:proofErr w:type="spellStart"/>
      <w:r w:rsidRPr="009F64D7">
        <w:rPr>
          <w:rStyle w:val="afffff9"/>
          <w:i w:val="0"/>
          <w:iCs w:val="0"/>
          <w:lang w:val="en-US"/>
        </w:rPr>
        <w:t>Драйвер</w:t>
      </w:r>
      <w:proofErr w:type="spellEnd"/>
      <w:r w:rsidRPr="009F64D7">
        <w:rPr>
          <w:rStyle w:val="afffff9"/>
          <w:i w:val="0"/>
          <w:iCs w:val="0"/>
          <w:lang w:val="en-US"/>
        </w:rPr>
        <w:t xml:space="preserve"> </w:t>
      </w:r>
      <w:proofErr w:type="spellStart"/>
      <w:r w:rsidRPr="009F64D7">
        <w:rPr>
          <w:rStyle w:val="afffff9"/>
          <w:i w:val="0"/>
          <w:iCs w:val="0"/>
          <w:lang w:val="en-US"/>
        </w:rPr>
        <w:t>обеспечивает</w:t>
      </w:r>
      <w:proofErr w:type="spellEnd"/>
      <w:r w:rsidRPr="009F64D7">
        <w:rPr>
          <w:rStyle w:val="afffff9"/>
          <w:i w:val="0"/>
          <w:iCs w:val="0"/>
          <w:lang w:val="en-US"/>
        </w:rPr>
        <w:t xml:space="preserve"> </w:t>
      </w:r>
      <w:proofErr w:type="spellStart"/>
      <w:r w:rsidRPr="009F64D7">
        <w:rPr>
          <w:rStyle w:val="afffff9"/>
          <w:i w:val="0"/>
          <w:iCs w:val="0"/>
          <w:lang w:val="en-US"/>
        </w:rPr>
        <w:t>интерфейс</w:t>
      </w:r>
      <w:proofErr w:type="spellEnd"/>
      <w:r w:rsidRPr="009F64D7">
        <w:rPr>
          <w:rStyle w:val="afffff9"/>
          <w:i w:val="0"/>
          <w:iCs w:val="0"/>
          <w:lang w:val="en-US"/>
        </w:rPr>
        <w:t xml:space="preserve"> </w:t>
      </w:r>
      <w:proofErr w:type="spellStart"/>
      <w:r w:rsidRPr="009F64D7">
        <w:rPr>
          <w:rStyle w:val="afffff9"/>
          <w:i w:val="0"/>
          <w:iCs w:val="0"/>
          <w:lang w:val="en-US"/>
        </w:rPr>
        <w:t>типа</w:t>
      </w:r>
      <w:proofErr w:type="spellEnd"/>
      <w:r w:rsidRPr="009F64D7">
        <w:rPr>
          <w:rStyle w:val="afffff9"/>
          <w:i w:val="0"/>
          <w:iCs w:val="0"/>
          <w:lang w:val="en-US"/>
        </w:rPr>
        <w:t xml:space="preserve"> </w:t>
      </w:r>
      <w:proofErr w:type="spellStart"/>
      <w:r w:rsidRPr="009F64D7">
        <w:rPr>
          <w:rStyle w:val="afffff9"/>
          <w:i w:val="0"/>
          <w:iCs w:val="0"/>
          <w:lang w:val="en-US"/>
        </w:rPr>
        <w:t>ArrayIoDriver</w:t>
      </w:r>
      <w:proofErr w:type="spellEnd"/>
      <w:r w:rsidRPr="009F64D7">
        <w:rPr>
          <w:rStyle w:val="afffff9"/>
          <w:i w:val="0"/>
          <w:iCs w:val="0"/>
          <w:lang w:val="en-US"/>
        </w:rPr>
        <w:t xml:space="preserve"> </w:t>
      </w:r>
      <w:proofErr w:type="spellStart"/>
      <w:r w:rsidRPr="009F64D7">
        <w:rPr>
          <w:rStyle w:val="afffff9"/>
          <w:i w:val="0"/>
          <w:iCs w:val="0"/>
          <w:lang w:val="en-US"/>
        </w:rPr>
        <w:t>файла</w:t>
      </w:r>
      <w:proofErr w:type="spellEnd"/>
      <w:r w:rsidRPr="009F64D7">
        <w:rPr>
          <w:rStyle w:val="afffff9"/>
          <w:i w:val="0"/>
          <w:iCs w:val="0"/>
          <w:lang w:val="en-US"/>
        </w:rPr>
        <w:t xml:space="preserve"> </w:t>
      </w:r>
      <w:proofErr w:type="spellStart"/>
      <w:r w:rsidRPr="009F64D7">
        <w:rPr>
          <w:rStyle w:val="afffff9"/>
          <w:i w:val="0"/>
          <w:iCs w:val="0"/>
          <w:lang w:val="en-US"/>
        </w:rPr>
        <w:t>iodrv.h</w:t>
      </w:r>
      <w:proofErr w:type="spellEnd"/>
      <w:r w:rsidRPr="009F64D7">
        <w:rPr>
          <w:rStyle w:val="afffff9"/>
          <w:i w:val="0"/>
          <w:iCs w:val="0"/>
          <w:lang w:val="en-US"/>
        </w:rPr>
        <w:t xml:space="preserve"> и </w:t>
      </w:r>
      <w:proofErr w:type="spellStart"/>
      <w:r w:rsidRPr="009F64D7">
        <w:rPr>
          <w:rStyle w:val="afffff9"/>
          <w:i w:val="0"/>
          <w:iCs w:val="0"/>
          <w:lang w:val="en-US"/>
        </w:rPr>
        <w:t>работу</w:t>
      </w:r>
      <w:proofErr w:type="spellEnd"/>
      <w:r w:rsidRPr="009F64D7">
        <w:rPr>
          <w:rStyle w:val="afffff9"/>
          <w:i w:val="0"/>
          <w:iCs w:val="0"/>
          <w:lang w:val="en-US"/>
        </w:rPr>
        <w:t xml:space="preserve"> с </w:t>
      </w:r>
      <w:proofErr w:type="spellStart"/>
      <w:r w:rsidRPr="009F64D7">
        <w:rPr>
          <w:rStyle w:val="afffff9"/>
          <w:i w:val="0"/>
          <w:iCs w:val="0"/>
          <w:lang w:val="en-US"/>
        </w:rPr>
        <w:t>двумя</w:t>
      </w:r>
      <w:proofErr w:type="spellEnd"/>
      <w:r w:rsidRPr="009F64D7">
        <w:rPr>
          <w:rStyle w:val="afffff9"/>
          <w:i w:val="0"/>
          <w:iCs w:val="0"/>
          <w:lang w:val="en-US"/>
        </w:rPr>
        <w:t xml:space="preserve"> </w:t>
      </w:r>
      <w:proofErr w:type="spellStart"/>
      <w:r w:rsidRPr="009F64D7">
        <w:rPr>
          <w:rStyle w:val="afffff9"/>
          <w:i w:val="0"/>
          <w:iCs w:val="0"/>
          <w:lang w:val="en-US"/>
        </w:rPr>
        <w:t>модулями</w:t>
      </w:r>
      <w:proofErr w:type="spellEnd"/>
      <w:r w:rsidRPr="009F64D7">
        <w:rPr>
          <w:rStyle w:val="afffff9"/>
          <w:i w:val="0"/>
          <w:iCs w:val="0"/>
          <w:lang w:val="en-US"/>
        </w:rPr>
        <w:t xml:space="preserve"> ECAN МК </w:t>
      </w:r>
      <w:proofErr w:type="spellStart"/>
      <w:r w:rsidRPr="009F64D7">
        <w:rPr>
          <w:rStyle w:val="afffff9"/>
          <w:i w:val="0"/>
          <w:iCs w:val="0"/>
          <w:lang w:val="en-US"/>
        </w:rPr>
        <w:t>семейства</w:t>
      </w:r>
      <w:proofErr w:type="spellEnd"/>
      <w:r w:rsidRPr="009F64D7">
        <w:rPr>
          <w:rStyle w:val="afffff9"/>
          <w:i w:val="0"/>
          <w:iCs w:val="0"/>
          <w:lang w:val="en-US"/>
        </w:rPr>
        <w:t xml:space="preserve"> dsPIC33.</w:t>
      </w:r>
    </w:p>
    <w:p w14:paraId="29C3F0FC" w14:textId="381B5408" w:rsidR="00975244" w:rsidRDefault="009F64D7" w:rsidP="009F64D7">
      <w:pPr>
        <w:pStyle w:val="29"/>
        <w:rPr>
          <w:rStyle w:val="afffff9"/>
          <w:i w:val="0"/>
          <w:iCs w:val="0"/>
          <w:lang w:val="en-US"/>
        </w:rPr>
      </w:pPr>
      <w:proofErr w:type="spellStart"/>
      <w:r w:rsidRPr="009F64D7">
        <w:rPr>
          <w:rStyle w:val="afffff9"/>
          <w:i w:val="0"/>
          <w:iCs w:val="0"/>
          <w:lang w:val="en-US"/>
        </w:rPr>
        <w:t>Драйвер</w:t>
      </w:r>
      <w:proofErr w:type="spellEnd"/>
      <w:r w:rsidRPr="009F64D7">
        <w:rPr>
          <w:rStyle w:val="afffff9"/>
          <w:i w:val="0"/>
          <w:iCs w:val="0"/>
          <w:lang w:val="en-US"/>
        </w:rPr>
        <w:t xml:space="preserve"> </w:t>
      </w:r>
      <w:proofErr w:type="spellStart"/>
      <w:r w:rsidRPr="009F64D7">
        <w:rPr>
          <w:rStyle w:val="afffff9"/>
          <w:i w:val="0"/>
          <w:iCs w:val="0"/>
          <w:lang w:val="en-US"/>
        </w:rPr>
        <w:t>использует</w:t>
      </w:r>
      <w:proofErr w:type="spellEnd"/>
      <w:r w:rsidRPr="009F64D7">
        <w:rPr>
          <w:rStyle w:val="afffff9"/>
          <w:i w:val="0"/>
          <w:iCs w:val="0"/>
          <w:lang w:val="en-US"/>
        </w:rPr>
        <w:t xml:space="preserve"> </w:t>
      </w:r>
      <w:proofErr w:type="spellStart"/>
      <w:r w:rsidRPr="009F64D7">
        <w:rPr>
          <w:rStyle w:val="afffff9"/>
          <w:i w:val="0"/>
          <w:iCs w:val="0"/>
          <w:lang w:val="en-US"/>
        </w:rPr>
        <w:t>модули</w:t>
      </w:r>
      <w:proofErr w:type="spellEnd"/>
      <w:r w:rsidRPr="009F64D7">
        <w:rPr>
          <w:rStyle w:val="afffff9"/>
          <w:i w:val="0"/>
          <w:iCs w:val="0"/>
          <w:lang w:val="en-US"/>
        </w:rPr>
        <w:t xml:space="preserve"> МК DMA: DMA0, DAM1 – </w:t>
      </w:r>
      <w:proofErr w:type="spellStart"/>
      <w:r w:rsidRPr="009F64D7">
        <w:rPr>
          <w:rStyle w:val="afffff9"/>
          <w:i w:val="0"/>
          <w:iCs w:val="0"/>
          <w:lang w:val="en-US"/>
        </w:rPr>
        <w:t>для</w:t>
      </w:r>
      <w:proofErr w:type="spellEnd"/>
      <w:r w:rsidRPr="009F64D7">
        <w:rPr>
          <w:rStyle w:val="afffff9"/>
          <w:i w:val="0"/>
          <w:iCs w:val="0"/>
          <w:lang w:val="en-US"/>
        </w:rPr>
        <w:t xml:space="preserve"> ECAN1 и DMA2, DAM3 – </w:t>
      </w:r>
      <w:proofErr w:type="spellStart"/>
      <w:r w:rsidRPr="009F64D7">
        <w:rPr>
          <w:rStyle w:val="afffff9"/>
          <w:i w:val="0"/>
          <w:iCs w:val="0"/>
          <w:lang w:val="en-US"/>
        </w:rPr>
        <w:t>для</w:t>
      </w:r>
      <w:proofErr w:type="spellEnd"/>
      <w:r w:rsidRPr="009F64D7">
        <w:rPr>
          <w:rStyle w:val="afffff9"/>
          <w:i w:val="0"/>
          <w:iCs w:val="0"/>
          <w:lang w:val="en-US"/>
        </w:rPr>
        <w:t xml:space="preserve"> ECAN2.</w:t>
      </w:r>
    </w:p>
    <w:p w14:paraId="573AB39B" w14:textId="77777777" w:rsidR="009F64D7" w:rsidRDefault="009F64D7" w:rsidP="009F64D7">
      <w:pPr>
        <w:pStyle w:val="6"/>
        <w:ind w:left="0" w:firstLine="709"/>
      </w:pPr>
      <w:r>
        <w:t>Модель использования драйвера</w:t>
      </w:r>
    </w:p>
    <w:p w14:paraId="02091395" w14:textId="77777777" w:rsidR="009F64D7" w:rsidRDefault="009F64D7" w:rsidP="009F64D7">
      <w:pPr>
        <w:pStyle w:val="a4"/>
      </w:pPr>
      <w:r>
        <w:t xml:space="preserve">Перед использованием драйвера должна быть вызвана функция </w:t>
      </w:r>
      <w:proofErr w:type="spellStart"/>
      <w:r>
        <w:rPr>
          <w:b/>
          <w:i/>
        </w:rPr>
        <w:t>Ecan_</w:t>
      </w:r>
      <w:proofErr w:type="gramStart"/>
      <w:r>
        <w:rPr>
          <w:b/>
          <w:i/>
        </w:rPr>
        <w:t>ctor</w:t>
      </w:r>
      <w:proofErr w:type="spellEnd"/>
      <w:r>
        <w:rPr>
          <w:b/>
          <w:i/>
        </w:rPr>
        <w:t>(</w:t>
      </w:r>
      <w:proofErr w:type="gramEnd"/>
      <w:r>
        <w:rPr>
          <w:b/>
          <w:i/>
        </w:rPr>
        <w:t>)</w:t>
      </w:r>
      <w:r>
        <w:t xml:space="preserve">, которая проинициализирует драйвер для работы с указанным модулем </w:t>
      </w:r>
      <w:r>
        <w:rPr>
          <w:lang w:val="en-US"/>
        </w:rPr>
        <w:t>E</w:t>
      </w:r>
      <w:r>
        <w:t>CAN.</w:t>
      </w:r>
    </w:p>
    <w:p w14:paraId="3140FF8A" w14:textId="77777777" w:rsidR="009F64D7" w:rsidRDefault="009F64D7" w:rsidP="009F64D7">
      <w:pPr>
        <w:pStyle w:val="a4"/>
      </w:pPr>
      <w:r>
        <w:t xml:space="preserve">Работа драйвера построена на опросе SFR-регистров МК. Опрос регистров осуществляется функцией </w:t>
      </w:r>
      <w:proofErr w:type="spellStart"/>
      <w:r>
        <w:rPr>
          <w:b/>
          <w:i/>
        </w:rPr>
        <w:t>Ecan_</w:t>
      </w:r>
      <w:proofErr w:type="gramStart"/>
      <w:r>
        <w:rPr>
          <w:b/>
          <w:i/>
        </w:rPr>
        <w:t>run</w:t>
      </w:r>
      <w:proofErr w:type="spellEnd"/>
      <w:r>
        <w:rPr>
          <w:b/>
          <w:i/>
        </w:rPr>
        <w:t>(</w:t>
      </w:r>
      <w:proofErr w:type="gramEnd"/>
      <w:r>
        <w:rPr>
          <w:b/>
          <w:i/>
        </w:rPr>
        <w:t>)</w:t>
      </w:r>
      <w:r>
        <w:t>.</w:t>
      </w:r>
    </w:p>
    <w:p w14:paraId="259824C2" w14:textId="77777777" w:rsidR="009F64D7" w:rsidRDefault="009F64D7" w:rsidP="009F64D7">
      <w:pPr>
        <w:pStyle w:val="a4"/>
      </w:pPr>
      <w:r>
        <w:t xml:space="preserve">Для отправки сообщения при помощи функции </w:t>
      </w:r>
      <w:proofErr w:type="spellStart"/>
      <w:r>
        <w:rPr>
          <w:b/>
          <w:bCs/>
          <w:i/>
          <w:iCs/>
        </w:rPr>
        <w:t>Ecan_</w:t>
      </w:r>
      <w:proofErr w:type="gramStart"/>
      <w:r>
        <w:rPr>
          <w:b/>
          <w:bCs/>
          <w:i/>
          <w:iCs/>
        </w:rPr>
        <w:t>isOutReady</w:t>
      </w:r>
      <w:proofErr w:type="spellEnd"/>
      <w:r>
        <w:rPr>
          <w:b/>
          <w:i/>
        </w:rPr>
        <w:t>(</w:t>
      </w:r>
      <w:proofErr w:type="gramEnd"/>
      <w:r>
        <w:rPr>
          <w:b/>
          <w:i/>
        </w:rPr>
        <w:t>)</w:t>
      </w:r>
      <w:r>
        <w:t xml:space="preserve"> необходимо убедиться что передатчик готов к передаче новых данных, задать данные для передачи и инициировать передачу функцией </w:t>
      </w:r>
      <w:proofErr w:type="spellStart"/>
      <w:r>
        <w:rPr>
          <w:b/>
          <w:bCs/>
          <w:i/>
          <w:iCs/>
        </w:rPr>
        <w:t>Ecan_set</w:t>
      </w:r>
      <w:proofErr w:type="spellEnd"/>
      <w:r>
        <w:rPr>
          <w:b/>
          <w:i/>
        </w:rPr>
        <w:t>()</w:t>
      </w:r>
      <w:r>
        <w:t xml:space="preserve">. После начала передачи функция </w:t>
      </w:r>
      <w:proofErr w:type="spellStart"/>
      <w:r>
        <w:rPr>
          <w:b/>
          <w:bCs/>
          <w:i/>
          <w:iCs/>
        </w:rPr>
        <w:t>Ecan_</w:t>
      </w:r>
      <w:proofErr w:type="gramStart"/>
      <w:r>
        <w:rPr>
          <w:b/>
          <w:bCs/>
          <w:i/>
          <w:iCs/>
        </w:rPr>
        <w:t>isOutReady</w:t>
      </w:r>
      <w:proofErr w:type="spellEnd"/>
      <w:r>
        <w:rPr>
          <w:b/>
          <w:i/>
        </w:rPr>
        <w:t>(</w:t>
      </w:r>
      <w:proofErr w:type="gramEnd"/>
      <w:r>
        <w:rPr>
          <w:b/>
          <w:i/>
        </w:rPr>
        <w:t>)</w:t>
      </w:r>
      <w:r>
        <w:t xml:space="preserve"> будет возвращать </w:t>
      </w:r>
      <w:proofErr w:type="spellStart"/>
      <w:r>
        <w:rPr>
          <w:i/>
        </w:rPr>
        <w:t>false</w:t>
      </w:r>
      <w:proofErr w:type="spellEnd"/>
      <w:r>
        <w:t xml:space="preserve"> до тех пор, пока передача не завершится успешно или с ошибкой, после функция вернет </w:t>
      </w:r>
      <w:proofErr w:type="spellStart"/>
      <w:r>
        <w:rPr>
          <w:i/>
        </w:rPr>
        <w:t>true</w:t>
      </w:r>
      <w:proofErr w:type="spellEnd"/>
      <w:r>
        <w:t xml:space="preserve">. Успешность передачи можно проверить с помощью функции </w:t>
      </w:r>
      <w:proofErr w:type="spellStart"/>
      <w:r>
        <w:rPr>
          <w:b/>
          <w:bCs/>
          <w:i/>
          <w:iCs/>
        </w:rPr>
        <w:t>Ecan_</w:t>
      </w:r>
      <w:proofErr w:type="gramStart"/>
      <w:r>
        <w:rPr>
          <w:b/>
          <w:bCs/>
          <w:i/>
          <w:iCs/>
        </w:rPr>
        <w:t>getError</w:t>
      </w:r>
      <w:proofErr w:type="spellEnd"/>
      <w:r>
        <w:rPr>
          <w:b/>
          <w:bCs/>
          <w:i/>
          <w:iCs/>
        </w:rPr>
        <w:t>(</w:t>
      </w:r>
      <w:proofErr w:type="gramEnd"/>
      <w:r>
        <w:rPr>
          <w:b/>
          <w:bCs/>
          <w:i/>
          <w:iCs/>
        </w:rPr>
        <w:t>)</w:t>
      </w:r>
      <w:r>
        <w:t xml:space="preserve">. При ошибке можно запустить повтор передачи функцией </w:t>
      </w:r>
      <w:proofErr w:type="spellStart"/>
      <w:r>
        <w:rPr>
          <w:b/>
          <w:bCs/>
          <w:i/>
          <w:iCs/>
        </w:rPr>
        <w:t>Ecan_</w:t>
      </w:r>
      <w:proofErr w:type="gramStart"/>
      <w:r>
        <w:rPr>
          <w:b/>
          <w:bCs/>
          <w:i/>
          <w:iCs/>
        </w:rPr>
        <w:t>startTransmite</w:t>
      </w:r>
      <w:proofErr w:type="spellEnd"/>
      <w:r>
        <w:rPr>
          <w:b/>
          <w:i/>
        </w:rPr>
        <w:t>(</w:t>
      </w:r>
      <w:proofErr w:type="gramEnd"/>
      <w:r>
        <w:rPr>
          <w:b/>
          <w:i/>
        </w:rPr>
        <w:t>).</w:t>
      </w:r>
    </w:p>
    <w:p w14:paraId="58C6E5DD" w14:textId="77777777" w:rsidR="009F64D7" w:rsidRDefault="009F64D7" w:rsidP="009F64D7">
      <w:pPr>
        <w:pStyle w:val="a4"/>
      </w:pPr>
      <w:r>
        <w:t xml:space="preserve">Для приема сообщения при помощи функции </w:t>
      </w:r>
      <w:proofErr w:type="spellStart"/>
      <w:r>
        <w:rPr>
          <w:b/>
          <w:bCs/>
          <w:i/>
          <w:iCs/>
        </w:rPr>
        <w:t>Ecan_</w:t>
      </w:r>
      <w:proofErr w:type="gramStart"/>
      <w:r>
        <w:rPr>
          <w:b/>
          <w:bCs/>
          <w:i/>
          <w:iCs/>
        </w:rPr>
        <w:t>isInReady</w:t>
      </w:r>
      <w:proofErr w:type="spellEnd"/>
      <w:r>
        <w:rPr>
          <w:b/>
          <w:i/>
        </w:rPr>
        <w:t>(</w:t>
      </w:r>
      <w:proofErr w:type="gramEnd"/>
      <w:r>
        <w:rPr>
          <w:b/>
          <w:i/>
        </w:rPr>
        <w:t>)</w:t>
      </w:r>
      <w:r>
        <w:t xml:space="preserve"> необходимо убедиться что приемник принял сообщение и прочитать его при помощи функции </w:t>
      </w:r>
      <w:proofErr w:type="spellStart"/>
      <w:r>
        <w:rPr>
          <w:b/>
          <w:bCs/>
          <w:i/>
          <w:iCs/>
        </w:rPr>
        <w:lastRenderedPageBreak/>
        <w:t>Ecan</w:t>
      </w:r>
      <w:r>
        <w:rPr>
          <w:b/>
          <w:i/>
        </w:rPr>
        <w:t>_get</w:t>
      </w:r>
      <w:proofErr w:type="spellEnd"/>
      <w:r>
        <w:rPr>
          <w:b/>
          <w:i/>
        </w:rPr>
        <w:t>()</w:t>
      </w:r>
      <w:r>
        <w:t xml:space="preserve">. После прочтения принятого сообщения признак его наличия будет сброшен и функция </w:t>
      </w:r>
      <w:proofErr w:type="spellStart"/>
      <w:r>
        <w:rPr>
          <w:b/>
          <w:bCs/>
          <w:i/>
          <w:iCs/>
        </w:rPr>
        <w:t>Ecan</w:t>
      </w:r>
      <w:r>
        <w:rPr>
          <w:b/>
          <w:i/>
        </w:rPr>
        <w:t>_</w:t>
      </w:r>
      <w:proofErr w:type="gramStart"/>
      <w:r>
        <w:rPr>
          <w:b/>
          <w:i/>
        </w:rPr>
        <w:t>isInReady</w:t>
      </w:r>
      <w:proofErr w:type="spellEnd"/>
      <w:r>
        <w:rPr>
          <w:b/>
          <w:i/>
        </w:rPr>
        <w:t>(</w:t>
      </w:r>
      <w:proofErr w:type="gramEnd"/>
      <w:r>
        <w:rPr>
          <w:b/>
          <w:i/>
        </w:rPr>
        <w:t>)</w:t>
      </w:r>
      <w:r>
        <w:t xml:space="preserve"> будет возвращать </w:t>
      </w:r>
      <w:proofErr w:type="spellStart"/>
      <w:r>
        <w:rPr>
          <w:i/>
        </w:rPr>
        <w:t>false</w:t>
      </w:r>
      <w:proofErr w:type="spellEnd"/>
      <w:r>
        <w:t xml:space="preserve"> до тех пор, пока не примет новое сообщение. Если данные не будут вычитаны до приема следующего сообщения они будут утеряны.</w:t>
      </w:r>
    </w:p>
    <w:p w14:paraId="74E458D2" w14:textId="77777777" w:rsidR="009F64D7" w:rsidRDefault="009F64D7" w:rsidP="009F64D7">
      <w:pPr>
        <w:pStyle w:val="6"/>
        <w:ind w:left="0" w:firstLine="709"/>
      </w:pPr>
      <w:r w:rsidRPr="00FB3E14">
        <w:t>Функция Ecan_ctor</w:t>
      </w:r>
    </w:p>
    <w:p w14:paraId="7730645A" w14:textId="77777777" w:rsidR="009F64D7" w:rsidRDefault="009F64D7" w:rsidP="009F64D7">
      <w:pPr>
        <w:pStyle w:val="a4"/>
      </w:pPr>
      <w:r>
        <w:t xml:space="preserve">Функция </w:t>
      </w:r>
      <w:proofErr w:type="spellStart"/>
      <w:r>
        <w:rPr>
          <w:b/>
          <w:i/>
          <w:lang w:val="en-US"/>
        </w:rPr>
        <w:t>Ecan</w:t>
      </w:r>
      <w:proofErr w:type="spellEnd"/>
      <w:r>
        <w:rPr>
          <w:b/>
          <w:i/>
        </w:rPr>
        <w:t>_</w:t>
      </w:r>
      <w:proofErr w:type="spellStart"/>
      <w:proofErr w:type="gramStart"/>
      <w:r>
        <w:rPr>
          <w:b/>
          <w:i/>
        </w:rPr>
        <w:t>ctor</w:t>
      </w:r>
      <w:proofErr w:type="spellEnd"/>
      <w:r>
        <w:rPr>
          <w:b/>
          <w:i/>
        </w:rPr>
        <w:t>(</w:t>
      </w:r>
      <w:proofErr w:type="gramEnd"/>
      <w:r>
        <w:rPr>
          <w:b/>
          <w:i/>
        </w:rPr>
        <w:t>)</w:t>
      </w:r>
      <w:r>
        <w:t xml:space="preserve"> инициализирует внутренние данные драйвера и настраивает указанные периферийные устройства МК.</w:t>
      </w:r>
    </w:p>
    <w:p w14:paraId="1686B879" w14:textId="77777777" w:rsidR="009F64D7" w:rsidRDefault="009F64D7" w:rsidP="009F64D7">
      <w:pPr>
        <w:pStyle w:val="a4"/>
      </w:pPr>
      <w:r>
        <w:t xml:space="preserve">Для настройки </w:t>
      </w:r>
      <w:r>
        <w:rPr>
          <w:lang w:val="en-US"/>
        </w:rPr>
        <w:t>E</w:t>
      </w:r>
      <w:r>
        <w:t xml:space="preserve">CAN модуля функция принимает параметры: </w:t>
      </w:r>
      <w:proofErr w:type="spellStart"/>
      <w:r>
        <w:rPr>
          <w:i/>
        </w:rPr>
        <w:t>numPort</w:t>
      </w:r>
      <w:proofErr w:type="spellEnd"/>
      <w:r>
        <w:t xml:space="preserve">, </w:t>
      </w:r>
      <w:proofErr w:type="spellStart"/>
      <w:r>
        <w:rPr>
          <w:i/>
        </w:rPr>
        <w:t>txSid</w:t>
      </w:r>
      <w:proofErr w:type="spellEnd"/>
      <w:r>
        <w:t xml:space="preserve">, </w:t>
      </w:r>
      <w:proofErr w:type="spellStart"/>
      <w:r>
        <w:rPr>
          <w:i/>
        </w:rPr>
        <w:t>rxSid</w:t>
      </w:r>
      <w:proofErr w:type="spellEnd"/>
      <w:r>
        <w:rPr>
          <w:i/>
        </w:rPr>
        <w:t>,</w:t>
      </w:r>
      <w:r>
        <w:t xml:space="preserve"> </w:t>
      </w:r>
      <w:proofErr w:type="spellStart"/>
      <w:r>
        <w:rPr>
          <w:i/>
        </w:rPr>
        <w:t>mode</w:t>
      </w:r>
      <w:proofErr w:type="spellEnd"/>
      <w:r>
        <w:rPr>
          <w:i/>
        </w:rPr>
        <w:t xml:space="preserve"> и</w:t>
      </w:r>
      <w:r w:rsidRPr="005A24E2">
        <w:rPr>
          <w:i/>
        </w:rPr>
        <w:t xml:space="preserve"> </w:t>
      </w:r>
      <w:proofErr w:type="spellStart"/>
      <w:r>
        <w:rPr>
          <w:i/>
          <w:lang w:val="en-US"/>
        </w:rPr>
        <w:t>lengthPacket</w:t>
      </w:r>
      <w:proofErr w:type="spellEnd"/>
      <w:r>
        <w:t xml:space="preserve">. Исходя из значения </w:t>
      </w:r>
      <w:proofErr w:type="spellStart"/>
      <w:r>
        <w:rPr>
          <w:i/>
        </w:rPr>
        <w:t>numPort</w:t>
      </w:r>
      <w:proofErr w:type="spellEnd"/>
      <w:r>
        <w:t xml:space="preserve"> выбирается переменная </w:t>
      </w:r>
      <w:r>
        <w:rPr>
          <w:i/>
        </w:rPr>
        <w:t>eEcan1</w:t>
      </w:r>
      <w:r>
        <w:t xml:space="preserve"> или </w:t>
      </w:r>
      <w:r>
        <w:rPr>
          <w:i/>
        </w:rPr>
        <w:t>eEcan</w:t>
      </w:r>
      <w:r w:rsidRPr="005A24E2">
        <w:rPr>
          <w:i/>
        </w:rPr>
        <w:t>2</w:t>
      </w:r>
      <w:r>
        <w:t xml:space="preserve">, которая будет использоваться для доступа к SFR-регистрам соответствующего модуля CAN. Значения параметров </w:t>
      </w:r>
      <w:proofErr w:type="spellStart"/>
      <w:r>
        <w:rPr>
          <w:i/>
        </w:rPr>
        <w:t>txSid</w:t>
      </w:r>
      <w:proofErr w:type="spellEnd"/>
      <w:r>
        <w:t xml:space="preserve"> и </w:t>
      </w:r>
      <w:proofErr w:type="spellStart"/>
      <w:r>
        <w:rPr>
          <w:i/>
          <w:lang w:val="en-US"/>
        </w:rPr>
        <w:t>lengthPacket</w:t>
      </w:r>
      <w:proofErr w:type="spellEnd"/>
      <w:r>
        <w:t xml:space="preserve"> записываются в соответствующие байты буферов aEcan1</w:t>
      </w:r>
      <w:proofErr w:type="gramStart"/>
      <w:r>
        <w:t>MsgBuf[</w:t>
      </w:r>
      <w:proofErr w:type="gramEnd"/>
      <w:r w:rsidRPr="005A24E2">
        <w:t xml:space="preserve">] </w:t>
      </w:r>
      <w:r>
        <w:t>или aEcan1MsgBuf[</w:t>
      </w:r>
      <w:r w:rsidRPr="005A24E2">
        <w:t>].</w:t>
      </w:r>
      <w:r>
        <w:t xml:space="preserve"> Значение параметра </w:t>
      </w:r>
      <w:proofErr w:type="spellStart"/>
      <w:r>
        <w:rPr>
          <w:i/>
        </w:rPr>
        <w:t>rxSid</w:t>
      </w:r>
      <w:proofErr w:type="spellEnd"/>
      <w:r>
        <w:rPr>
          <w:i/>
        </w:rPr>
        <w:t xml:space="preserve"> </w:t>
      </w:r>
      <w:r>
        <w:t>записывается регистр RXF0SIDbits.SID.</w:t>
      </w:r>
    </w:p>
    <w:p w14:paraId="495FC376" w14:textId="77777777" w:rsidR="009F64D7" w:rsidRDefault="009F64D7" w:rsidP="009F64D7">
      <w:pPr>
        <w:pStyle w:val="a4"/>
      </w:pPr>
      <w:r>
        <w:t xml:space="preserve">Модуль CAN настраивается на частоту </w:t>
      </w:r>
      <w:proofErr w:type="spellStart"/>
      <w:r>
        <w:t>Fcan</w:t>
      </w:r>
      <w:proofErr w:type="spellEnd"/>
      <w:r>
        <w:t xml:space="preserve"> = 2 * 59,904 </w:t>
      </w:r>
      <w:proofErr w:type="spellStart"/>
      <w:r>
        <w:t>MHz</w:t>
      </w:r>
      <w:proofErr w:type="spellEnd"/>
      <w:r>
        <w:t xml:space="preserve"> = 119,808 </w:t>
      </w:r>
      <w:proofErr w:type="spellStart"/>
      <w:r>
        <w:t>MHz</w:t>
      </w:r>
      <w:proofErr w:type="spellEnd"/>
      <w:r>
        <w:t xml:space="preserve">. </w:t>
      </w:r>
      <w:proofErr w:type="spellStart"/>
      <w:r>
        <w:t>Tq</w:t>
      </w:r>
      <w:proofErr w:type="spellEnd"/>
      <w:r>
        <w:t xml:space="preserve"> (квант времени) настраивается равным 1 / </w:t>
      </w:r>
      <w:r>
        <w:rPr>
          <w:lang w:val="en-US"/>
        </w:rPr>
        <w:t>F</w:t>
      </w:r>
      <w:r w:rsidRPr="005A24E2">
        <w:t xml:space="preserve">, </w:t>
      </w:r>
      <w:r>
        <w:t xml:space="preserve">где </w:t>
      </w:r>
      <w:r>
        <w:rPr>
          <w:lang w:val="en-US"/>
        </w:rPr>
        <w:t>F</w:t>
      </w:r>
      <w:r w:rsidRPr="005A24E2">
        <w:t xml:space="preserve"> = </w:t>
      </w:r>
      <w:r>
        <w:t xml:space="preserve">119.808 </w:t>
      </w:r>
      <w:proofErr w:type="spellStart"/>
      <w:r>
        <w:t>MHz</w:t>
      </w:r>
      <w:proofErr w:type="spellEnd"/>
      <w:r>
        <w:t xml:space="preserve"> / 2 / 8 = 135/2 = 7,488 </w:t>
      </w:r>
      <w:proofErr w:type="spellStart"/>
      <w:r>
        <w:t>MHz</w:t>
      </w:r>
      <w:proofErr w:type="spellEnd"/>
      <w:r>
        <w:t xml:space="preserve">. </w:t>
      </w:r>
      <w:r>
        <w:rPr>
          <w:i/>
        </w:rPr>
        <w:t>SEG1PH</w:t>
      </w:r>
      <w:r>
        <w:t xml:space="preserve">, </w:t>
      </w:r>
      <w:r>
        <w:rPr>
          <w:i/>
        </w:rPr>
        <w:t>SEG2PH</w:t>
      </w:r>
      <w:r>
        <w:t xml:space="preserve"> и </w:t>
      </w:r>
      <w:r>
        <w:rPr>
          <w:i/>
        </w:rPr>
        <w:t>PRSEG</w:t>
      </w:r>
      <w:r>
        <w:t xml:space="preserve"> настраиваются равными </w:t>
      </w:r>
      <w:proofErr w:type="spellStart"/>
      <w:r>
        <w:t>Tq</w:t>
      </w:r>
      <w:proofErr w:type="spellEnd"/>
      <w:r>
        <w:t xml:space="preserve">, 2Tq и </w:t>
      </w:r>
      <w:proofErr w:type="spellStart"/>
      <w:r>
        <w:t>Tq</w:t>
      </w:r>
      <w:proofErr w:type="spellEnd"/>
      <w:r>
        <w:t xml:space="preserve"> соответственно. Ширина перехода синхронизации равна </w:t>
      </w:r>
      <w:proofErr w:type="spellStart"/>
      <w:r>
        <w:t>Tq</w:t>
      </w:r>
      <w:proofErr w:type="spellEnd"/>
      <w:r>
        <w:t>. Номинальная скорость передачи равна 7936000 бит/с.</w:t>
      </w:r>
    </w:p>
    <w:p w14:paraId="79DA66F9" w14:textId="77777777" w:rsidR="009F64D7" w:rsidRDefault="009F64D7" w:rsidP="009F64D7">
      <w:pPr>
        <w:pStyle w:val="a4"/>
      </w:pPr>
      <w:r>
        <w:t xml:space="preserve">Для настройки дискретных портов вызывается макрос </w:t>
      </w:r>
      <w:r w:rsidRPr="0013668C">
        <w:rPr>
          <w:bCs/>
          <w:iCs/>
        </w:rPr>
        <w:t>ECAN1_PIN_REMAP</w:t>
      </w:r>
      <w:r>
        <w:t xml:space="preserve"> или </w:t>
      </w:r>
      <w:r w:rsidRPr="0013668C">
        <w:rPr>
          <w:bCs/>
          <w:iCs/>
        </w:rPr>
        <w:t>ECAN2_PIN_REMAP</w:t>
      </w:r>
      <w:r w:rsidRPr="0013668C">
        <w:t>.</w:t>
      </w:r>
      <w:r>
        <w:t xml:space="preserve"> </w:t>
      </w:r>
    </w:p>
    <w:p w14:paraId="4AAD47E1" w14:textId="77777777" w:rsidR="009F64D7" w:rsidRDefault="009F64D7" w:rsidP="009F64D7">
      <w:pPr>
        <w:pStyle w:val="a4"/>
      </w:pPr>
      <w:r>
        <w:t xml:space="preserve">Принимаемые и выдаваемые данные модуля </w:t>
      </w:r>
      <w:r>
        <w:rPr>
          <w:lang w:val="en-US"/>
        </w:rPr>
        <w:t>ECAN</w:t>
      </w:r>
      <w:r w:rsidRPr="005A24E2">
        <w:t xml:space="preserve"> </w:t>
      </w:r>
      <w:r>
        <w:t xml:space="preserve">находятся в буферах ОЗУ. Для работы с ними модуль </w:t>
      </w:r>
      <w:r>
        <w:rPr>
          <w:lang w:val="en-US"/>
        </w:rPr>
        <w:t>ECAN</w:t>
      </w:r>
      <w:r w:rsidRPr="005A24E2">
        <w:t xml:space="preserve"> </w:t>
      </w:r>
      <w:r>
        <w:t xml:space="preserve">использует </w:t>
      </w:r>
      <w:r>
        <w:rPr>
          <w:lang w:val="en-US"/>
        </w:rPr>
        <w:t>DMA</w:t>
      </w:r>
      <w:r w:rsidRPr="005A24E2">
        <w:t xml:space="preserve">. </w:t>
      </w:r>
      <w:r>
        <w:t>Для увязки буферов ОЗУ, модулей МК</w:t>
      </w:r>
      <w:r w:rsidRPr="005A24E2">
        <w:t xml:space="preserve"> </w:t>
      </w:r>
      <w:r>
        <w:rPr>
          <w:lang w:val="en-US"/>
        </w:rPr>
        <w:t>ECAN</w:t>
      </w:r>
      <w:r w:rsidRPr="005A24E2">
        <w:t xml:space="preserve">, </w:t>
      </w:r>
      <w:r>
        <w:rPr>
          <w:lang w:val="en-US"/>
        </w:rPr>
        <w:t>DMA</w:t>
      </w:r>
      <w:r>
        <w:t xml:space="preserve"> вызывается макрос </w:t>
      </w:r>
      <w:r w:rsidRPr="0013668C">
        <w:rPr>
          <w:bCs/>
          <w:iCs/>
        </w:rPr>
        <w:t>ECAN_CONFIG_DMA</w:t>
      </w:r>
      <w:r>
        <w:t xml:space="preserve">. </w:t>
      </w:r>
    </w:p>
    <w:p w14:paraId="74AB7274" w14:textId="77777777" w:rsidR="009F64D7" w:rsidRDefault="009F64D7" w:rsidP="009F64D7">
      <w:pPr>
        <w:pStyle w:val="a4"/>
      </w:pPr>
      <w:r>
        <w:t>Функция возвращает указатель на структуру, в которой хранятся внутренние данные драйвера. В дальнейшем этот указатель должен передаться в качестве первого параметра для всех функций этого драйвера.</w:t>
      </w:r>
    </w:p>
    <w:p w14:paraId="7052C5AC" w14:textId="77777777" w:rsidR="009F64D7" w:rsidRDefault="009F64D7" w:rsidP="009F64D7">
      <w:pPr>
        <w:pStyle w:val="6"/>
        <w:ind w:left="0" w:firstLine="709"/>
      </w:pPr>
      <w:r w:rsidRPr="00FB3E14">
        <w:t>Функция Ecan_get</w:t>
      </w:r>
    </w:p>
    <w:p w14:paraId="3276494D" w14:textId="77777777" w:rsidR="009F64D7" w:rsidRDefault="009F64D7" w:rsidP="009F64D7">
      <w:pPr>
        <w:pStyle w:val="a4"/>
      </w:pPr>
      <w:r>
        <w:t xml:space="preserve">Функция читает принятое сообщение из буфера </w:t>
      </w:r>
      <w:r>
        <w:rPr>
          <w:i/>
        </w:rPr>
        <w:t xml:space="preserve">aEcan1MsgBuf </w:t>
      </w:r>
      <w:r>
        <w:t>или</w:t>
      </w:r>
      <w:r>
        <w:rPr>
          <w:i/>
        </w:rPr>
        <w:t xml:space="preserve"> aEcan2MsgBuf</w:t>
      </w:r>
      <w:r>
        <w:t>. Функция возвращает длину принятых данных.</w:t>
      </w:r>
    </w:p>
    <w:p w14:paraId="7EE6E583" w14:textId="77777777" w:rsidR="009F64D7" w:rsidRDefault="009F64D7" w:rsidP="009F64D7">
      <w:pPr>
        <w:pStyle w:val="6"/>
        <w:ind w:left="0" w:firstLine="709"/>
      </w:pPr>
      <w:r w:rsidRPr="00FB3E14">
        <w:t>Функция Ecan_isInReady</w:t>
      </w:r>
    </w:p>
    <w:p w14:paraId="7AFFCAEC" w14:textId="77777777" w:rsidR="009F64D7" w:rsidRDefault="009F64D7" w:rsidP="009F64D7">
      <w:pPr>
        <w:pStyle w:val="a4"/>
      </w:pPr>
      <w:r>
        <w:t xml:space="preserve">Функция возвращает значение признака готовности принятых данных, который устанавливается функцией </w:t>
      </w:r>
      <w:proofErr w:type="spellStart"/>
      <w:r>
        <w:rPr>
          <w:b/>
          <w:i/>
          <w:lang w:val="en-US"/>
        </w:rPr>
        <w:t>Ecan</w:t>
      </w:r>
      <w:proofErr w:type="spellEnd"/>
      <w:r>
        <w:rPr>
          <w:b/>
          <w:i/>
        </w:rPr>
        <w:t>_</w:t>
      </w:r>
      <w:proofErr w:type="spellStart"/>
      <w:proofErr w:type="gramStart"/>
      <w:r>
        <w:rPr>
          <w:b/>
          <w:i/>
        </w:rPr>
        <w:t>run</w:t>
      </w:r>
      <w:proofErr w:type="spellEnd"/>
      <w:r>
        <w:rPr>
          <w:b/>
          <w:i/>
        </w:rPr>
        <w:t>(</w:t>
      </w:r>
      <w:proofErr w:type="gramEnd"/>
      <w:r>
        <w:rPr>
          <w:b/>
          <w:i/>
        </w:rPr>
        <w:t>)</w:t>
      </w:r>
      <w:r>
        <w:t xml:space="preserve"> когда модуль </w:t>
      </w:r>
      <w:r>
        <w:rPr>
          <w:lang w:val="en-US"/>
        </w:rPr>
        <w:t>E</w:t>
      </w:r>
      <w:r>
        <w:t xml:space="preserve">CAN принял сообщение с идентификатором, равным заданному при вызове конструктора в параметре </w:t>
      </w:r>
      <w:proofErr w:type="spellStart"/>
      <w:r>
        <w:rPr>
          <w:i/>
        </w:rPr>
        <w:t>rxSid</w:t>
      </w:r>
      <w:proofErr w:type="spellEnd"/>
      <w:r>
        <w:t xml:space="preserve">. Когда сообщение принято, функция возвращает </w:t>
      </w:r>
      <w:proofErr w:type="spellStart"/>
      <w:r>
        <w:rPr>
          <w:i/>
        </w:rPr>
        <w:t>true</w:t>
      </w:r>
      <w:proofErr w:type="spellEnd"/>
      <w:r>
        <w:t xml:space="preserve">. Если после инициализации модуля или последнего чтения новое сообщение принято не было, функция возвращает </w:t>
      </w:r>
      <w:proofErr w:type="spellStart"/>
      <w:r>
        <w:rPr>
          <w:i/>
        </w:rPr>
        <w:t>false</w:t>
      </w:r>
      <w:proofErr w:type="spellEnd"/>
      <w:r>
        <w:t>.</w:t>
      </w:r>
    </w:p>
    <w:p w14:paraId="4218B526" w14:textId="77777777" w:rsidR="009F64D7" w:rsidRDefault="009F64D7" w:rsidP="009F64D7">
      <w:pPr>
        <w:pStyle w:val="6"/>
        <w:ind w:left="0" w:firstLine="709"/>
      </w:pPr>
      <w:r w:rsidRPr="00FB3E14">
        <w:t>Функция Ecan_set</w:t>
      </w:r>
    </w:p>
    <w:p w14:paraId="48EA3E8F" w14:textId="77777777" w:rsidR="009F64D7" w:rsidRDefault="009F64D7" w:rsidP="009F64D7">
      <w:pPr>
        <w:pStyle w:val="a4"/>
      </w:pPr>
      <w:r>
        <w:t xml:space="preserve">Функция копирует данные, принятые в параметре </w:t>
      </w:r>
      <w:proofErr w:type="spellStart"/>
      <w:r>
        <w:rPr>
          <w:i/>
        </w:rPr>
        <w:t>array</w:t>
      </w:r>
      <w:proofErr w:type="spellEnd"/>
      <w:r>
        <w:t xml:space="preserve">, в буфер </w:t>
      </w:r>
      <w:r>
        <w:rPr>
          <w:i/>
          <w:iCs/>
        </w:rPr>
        <w:t>aEcan1MsgBuf</w:t>
      </w:r>
      <w:r>
        <w:t xml:space="preserve"> или </w:t>
      </w:r>
      <w:r>
        <w:rPr>
          <w:i/>
          <w:iCs/>
        </w:rPr>
        <w:t>aEcan2MsgBuf</w:t>
      </w:r>
      <w:r>
        <w:t xml:space="preserve"> и запускает передачу вызовом функции </w:t>
      </w:r>
      <w:proofErr w:type="spellStart"/>
      <w:r>
        <w:rPr>
          <w:b/>
          <w:bCs/>
          <w:i/>
          <w:iCs/>
        </w:rPr>
        <w:t>Ecan_</w:t>
      </w:r>
      <w:proofErr w:type="gramStart"/>
      <w:r>
        <w:rPr>
          <w:b/>
          <w:bCs/>
          <w:i/>
          <w:iCs/>
        </w:rPr>
        <w:t>startTransmite</w:t>
      </w:r>
      <w:proofErr w:type="spellEnd"/>
      <w:r>
        <w:rPr>
          <w:b/>
          <w:bCs/>
          <w:i/>
          <w:iCs/>
        </w:rPr>
        <w:t>(</w:t>
      </w:r>
      <w:proofErr w:type="gramEnd"/>
      <w:r>
        <w:rPr>
          <w:b/>
          <w:bCs/>
          <w:i/>
          <w:iCs/>
        </w:rPr>
        <w:t>)</w:t>
      </w:r>
      <w:r>
        <w:t>.</w:t>
      </w:r>
    </w:p>
    <w:p w14:paraId="5D6EBFED" w14:textId="77777777" w:rsidR="009F64D7" w:rsidRDefault="009F64D7" w:rsidP="009F64D7">
      <w:pPr>
        <w:pStyle w:val="6"/>
        <w:ind w:left="0" w:firstLine="709"/>
      </w:pPr>
      <w:r w:rsidRPr="00BE4677">
        <w:t>Функция Ecan_startTransmite</w:t>
      </w:r>
    </w:p>
    <w:p w14:paraId="7CC5C7FA" w14:textId="77777777" w:rsidR="009F64D7" w:rsidRDefault="009F64D7" w:rsidP="009F64D7">
      <w:pPr>
        <w:pStyle w:val="a4"/>
      </w:pPr>
      <w:r>
        <w:t xml:space="preserve">Функция запускает передачу в модуле </w:t>
      </w:r>
      <w:r>
        <w:rPr>
          <w:lang w:val="en-US"/>
        </w:rPr>
        <w:t>ECAN</w:t>
      </w:r>
      <w:r>
        <w:t xml:space="preserve"> и переводит драйвер в состояние «передатчик в процессе передачи данных», которое обрабатывается при вызове </w:t>
      </w:r>
      <w:proofErr w:type="spellStart"/>
      <w:r>
        <w:rPr>
          <w:b/>
          <w:i/>
          <w:lang w:val="en-US"/>
        </w:rPr>
        <w:t>Ecan</w:t>
      </w:r>
      <w:proofErr w:type="spellEnd"/>
      <w:r>
        <w:rPr>
          <w:b/>
          <w:i/>
        </w:rPr>
        <w:t>_</w:t>
      </w:r>
      <w:proofErr w:type="spellStart"/>
      <w:proofErr w:type="gramStart"/>
      <w:r>
        <w:rPr>
          <w:b/>
          <w:i/>
        </w:rPr>
        <w:t>run</w:t>
      </w:r>
      <w:proofErr w:type="spellEnd"/>
      <w:r>
        <w:rPr>
          <w:b/>
          <w:i/>
        </w:rPr>
        <w:t>(</w:t>
      </w:r>
      <w:proofErr w:type="gramEnd"/>
      <w:r>
        <w:rPr>
          <w:b/>
          <w:i/>
        </w:rPr>
        <w:t>)</w:t>
      </w:r>
      <w:r>
        <w:t>.</w:t>
      </w:r>
    </w:p>
    <w:p w14:paraId="39676C29" w14:textId="77777777" w:rsidR="009F64D7" w:rsidRPr="00647556" w:rsidRDefault="009F64D7" w:rsidP="009F64D7">
      <w:pPr>
        <w:pStyle w:val="5"/>
        <w:ind w:left="0" w:firstLine="709"/>
        <w:rPr>
          <w:lang w:val="en-US"/>
        </w:rPr>
      </w:pPr>
      <w:r>
        <w:t>Файлы</w:t>
      </w:r>
      <w:r w:rsidRPr="00647556">
        <w:rPr>
          <w:lang w:val="en-US"/>
        </w:rPr>
        <w:t xml:space="preserve"> ECAN1_PinRemap</w:t>
      </w:r>
      <w:r>
        <w:rPr>
          <w:lang w:val="en-US"/>
        </w:rPr>
        <w:t>.h</w:t>
      </w:r>
      <w:r w:rsidRPr="00647556">
        <w:rPr>
          <w:lang w:val="en-US"/>
        </w:rPr>
        <w:t xml:space="preserve"> </w:t>
      </w:r>
      <w:r w:rsidRPr="00647556">
        <w:t>и</w:t>
      </w:r>
      <w:r w:rsidRPr="00647556">
        <w:rPr>
          <w:lang w:val="en-US"/>
        </w:rPr>
        <w:t xml:space="preserve"> ECAN2_PinRemap</w:t>
      </w:r>
      <w:r>
        <w:rPr>
          <w:lang w:val="en-US"/>
        </w:rPr>
        <w:t>.h</w:t>
      </w:r>
    </w:p>
    <w:p w14:paraId="4FAD3BB5" w14:textId="77777777" w:rsidR="009F64D7" w:rsidRPr="00647556" w:rsidRDefault="009F64D7" w:rsidP="009F64D7">
      <w:pPr>
        <w:pStyle w:val="a4"/>
      </w:pPr>
      <w:r>
        <w:t>Файлы</w:t>
      </w:r>
      <w:r w:rsidRPr="008029BD">
        <w:rPr>
          <w:lang w:val="en-US"/>
        </w:rPr>
        <w:t xml:space="preserve"> </w:t>
      </w:r>
      <w:r w:rsidRPr="00647556">
        <w:t>содержат</w:t>
      </w:r>
      <w:r w:rsidRPr="008029BD">
        <w:rPr>
          <w:lang w:val="en-US"/>
        </w:rPr>
        <w:t xml:space="preserve"> </w:t>
      </w:r>
      <w:r w:rsidRPr="00647556">
        <w:t>макросы</w:t>
      </w:r>
      <w:r w:rsidRPr="008029BD">
        <w:rPr>
          <w:lang w:val="en-US"/>
        </w:rPr>
        <w:t xml:space="preserve"> </w:t>
      </w:r>
      <w:r w:rsidRPr="00647556">
        <w:rPr>
          <w:lang w:val="en-US"/>
        </w:rPr>
        <w:t>ECAN</w:t>
      </w:r>
      <w:r w:rsidRPr="008029BD">
        <w:rPr>
          <w:lang w:val="en-US"/>
        </w:rPr>
        <w:t>1_</w:t>
      </w:r>
      <w:r w:rsidRPr="00647556">
        <w:rPr>
          <w:lang w:val="en-US"/>
        </w:rPr>
        <w:t>PIN</w:t>
      </w:r>
      <w:r w:rsidRPr="008029BD">
        <w:rPr>
          <w:lang w:val="en-US"/>
        </w:rPr>
        <w:t>_</w:t>
      </w:r>
      <w:r w:rsidRPr="00647556">
        <w:rPr>
          <w:lang w:val="en-US"/>
        </w:rPr>
        <w:t>REMAP</w:t>
      </w:r>
      <w:r w:rsidRPr="008029BD">
        <w:rPr>
          <w:lang w:val="en-US"/>
        </w:rPr>
        <w:t xml:space="preserve"> </w:t>
      </w:r>
      <w:r w:rsidRPr="00647556">
        <w:t>и</w:t>
      </w:r>
      <w:r w:rsidRPr="008029BD">
        <w:rPr>
          <w:lang w:val="en-US"/>
        </w:rPr>
        <w:t xml:space="preserve"> </w:t>
      </w:r>
      <w:r w:rsidRPr="00647556">
        <w:rPr>
          <w:lang w:val="en-US"/>
        </w:rPr>
        <w:t>ECAN</w:t>
      </w:r>
      <w:r w:rsidRPr="008029BD">
        <w:rPr>
          <w:lang w:val="en-US"/>
        </w:rPr>
        <w:t>2_</w:t>
      </w:r>
      <w:r w:rsidRPr="00647556">
        <w:rPr>
          <w:lang w:val="en-US"/>
        </w:rPr>
        <w:t>PIN</w:t>
      </w:r>
      <w:r w:rsidRPr="008029BD">
        <w:rPr>
          <w:lang w:val="en-US"/>
        </w:rPr>
        <w:t>_</w:t>
      </w:r>
      <w:r w:rsidRPr="00647556">
        <w:rPr>
          <w:lang w:val="en-US"/>
        </w:rPr>
        <w:t>REMAP</w:t>
      </w:r>
      <w:r w:rsidRPr="008029BD">
        <w:rPr>
          <w:lang w:val="en-US"/>
        </w:rPr>
        <w:t xml:space="preserve"> </w:t>
      </w:r>
      <w:r w:rsidRPr="00647556">
        <w:t>выполняющи</w:t>
      </w:r>
      <w:r>
        <w:t>е</w:t>
      </w:r>
      <w:r w:rsidRPr="008029BD">
        <w:rPr>
          <w:lang w:val="en-US"/>
        </w:rPr>
        <w:t xml:space="preserve"> </w:t>
      </w:r>
      <w:r w:rsidRPr="00647556">
        <w:t>подключение</w:t>
      </w:r>
      <w:r w:rsidRPr="008029BD">
        <w:rPr>
          <w:lang w:val="en-US"/>
        </w:rPr>
        <w:t xml:space="preserve"> </w:t>
      </w:r>
      <w:r w:rsidRPr="00647556">
        <w:t>модулей</w:t>
      </w:r>
      <w:r w:rsidRPr="008029BD">
        <w:rPr>
          <w:lang w:val="en-US"/>
        </w:rPr>
        <w:t xml:space="preserve"> </w:t>
      </w:r>
      <w:r w:rsidRPr="00647556">
        <w:rPr>
          <w:lang w:val="en-US"/>
        </w:rPr>
        <w:t>ECAN</w:t>
      </w:r>
      <w:r w:rsidRPr="008029BD">
        <w:rPr>
          <w:lang w:val="en-US"/>
        </w:rPr>
        <w:t xml:space="preserve"> </w:t>
      </w:r>
      <w:r w:rsidRPr="00647556">
        <w:t>к</w:t>
      </w:r>
      <w:r w:rsidRPr="008029BD">
        <w:rPr>
          <w:lang w:val="en-US"/>
        </w:rPr>
        <w:t xml:space="preserve"> </w:t>
      </w:r>
      <w:proofErr w:type="spellStart"/>
      <w:r w:rsidRPr="00647556">
        <w:t>пинам</w:t>
      </w:r>
      <w:proofErr w:type="spellEnd"/>
      <w:r w:rsidRPr="008029BD">
        <w:rPr>
          <w:lang w:val="en-US"/>
        </w:rPr>
        <w:t xml:space="preserve"> </w:t>
      </w:r>
      <w:r w:rsidRPr="00647556">
        <w:t>МК</w:t>
      </w:r>
      <w:r w:rsidRPr="008029BD">
        <w:rPr>
          <w:lang w:val="en-US"/>
        </w:rPr>
        <w:t xml:space="preserve">. </w:t>
      </w:r>
      <w:r w:rsidRPr="00647556">
        <w:t xml:space="preserve">Вынесение этой операции в отдельный </w:t>
      </w:r>
      <w:r>
        <w:t>модуль</w:t>
      </w:r>
      <w:r w:rsidRPr="00647556">
        <w:t xml:space="preserve"> сделано для облегчения:</w:t>
      </w:r>
    </w:p>
    <w:p w14:paraId="43D86E4A" w14:textId="77777777" w:rsidR="009F64D7" w:rsidRPr="00647556" w:rsidRDefault="009F64D7" w:rsidP="009F64D7">
      <w:pPr>
        <w:pStyle w:val="a"/>
        <w:numPr>
          <w:ilvl w:val="0"/>
          <w:numId w:val="80"/>
        </w:numPr>
        <w:ind w:left="0" w:firstLine="709"/>
      </w:pPr>
      <w:r w:rsidRPr="00647556">
        <w:tab/>
        <w:t xml:space="preserve">настройки драйвера </w:t>
      </w:r>
      <w:r w:rsidRPr="00647556">
        <w:rPr>
          <w:lang w:val="en-US"/>
        </w:rPr>
        <w:t>ECAN</w:t>
      </w:r>
      <w:r w:rsidRPr="00647556">
        <w:t xml:space="preserve"> </w:t>
      </w:r>
      <w:proofErr w:type="spellStart"/>
      <w:r w:rsidRPr="00647556">
        <w:t>под</w:t>
      </w:r>
      <w:proofErr w:type="spellEnd"/>
      <w:r w:rsidRPr="00647556">
        <w:t xml:space="preserve"> схему прибора;</w:t>
      </w:r>
    </w:p>
    <w:p w14:paraId="610BD70F" w14:textId="77777777" w:rsidR="009F64D7" w:rsidRPr="00647556" w:rsidRDefault="009F64D7" w:rsidP="009F64D7">
      <w:pPr>
        <w:pStyle w:val="a"/>
        <w:numPr>
          <w:ilvl w:val="0"/>
          <w:numId w:val="80"/>
        </w:numPr>
        <w:ind w:left="0" w:firstLine="709"/>
      </w:pPr>
      <w:r w:rsidRPr="00647556">
        <w:tab/>
      </w:r>
      <w:proofErr w:type="spellStart"/>
      <w:r w:rsidRPr="00647556">
        <w:t>переноса</w:t>
      </w:r>
      <w:proofErr w:type="spellEnd"/>
      <w:r w:rsidRPr="00647556">
        <w:t xml:space="preserve"> драйвера на </w:t>
      </w:r>
      <w:proofErr w:type="spellStart"/>
      <w:r w:rsidRPr="00647556">
        <w:t>другой</w:t>
      </w:r>
      <w:proofErr w:type="spellEnd"/>
      <w:r w:rsidRPr="00647556">
        <w:t xml:space="preserve"> тип МК.</w:t>
      </w:r>
    </w:p>
    <w:p w14:paraId="1E4653E9" w14:textId="77777777" w:rsidR="009F64D7" w:rsidRDefault="009F64D7" w:rsidP="009F64D7">
      <w:pPr>
        <w:pStyle w:val="5"/>
        <w:ind w:left="0" w:firstLine="709"/>
      </w:pPr>
      <w:r>
        <w:t xml:space="preserve">Файл </w:t>
      </w:r>
      <w:proofErr w:type="spellStart"/>
      <w:r w:rsidRPr="00647556">
        <w:t>Ecan_DMA</w:t>
      </w:r>
      <w:proofErr w:type="spellEnd"/>
      <w:r>
        <w:rPr>
          <w:lang w:val="en-US"/>
        </w:rPr>
        <w:t>.h</w:t>
      </w:r>
    </w:p>
    <w:p w14:paraId="0B0DD5FC" w14:textId="77777777" w:rsidR="009F64D7" w:rsidRDefault="009F64D7" w:rsidP="009F64D7">
      <w:pPr>
        <w:pStyle w:val="a4"/>
      </w:pPr>
      <w:r>
        <w:t>Файл</w:t>
      </w:r>
      <w:r w:rsidRPr="00341E42">
        <w:t xml:space="preserve"> содержит макрос ECAN_CONFIG_DMA выполняющий конфигурацию DMA под ECAN. Вынесение этой операции в отдельный файл сделано для облегчения переноса драйвера на другой тип МК</w:t>
      </w:r>
    </w:p>
    <w:p w14:paraId="2CD6CAD6" w14:textId="77777777" w:rsidR="009F64D7" w:rsidRPr="00612450" w:rsidRDefault="009F64D7" w:rsidP="009F64D7">
      <w:pPr>
        <w:pStyle w:val="5"/>
        <w:ind w:left="0" w:firstLine="709"/>
      </w:pPr>
      <w:r>
        <w:t xml:space="preserve">Файл </w:t>
      </w:r>
      <w:proofErr w:type="spellStart"/>
      <w:r w:rsidRPr="00612450">
        <w:rPr>
          <w:lang w:val="en-US"/>
        </w:rPr>
        <w:t>Ecan</w:t>
      </w:r>
      <w:proofErr w:type="spellEnd"/>
      <w:r w:rsidRPr="00612450">
        <w:t>_</w:t>
      </w:r>
      <w:proofErr w:type="spellStart"/>
      <w:r w:rsidRPr="00612450">
        <w:rPr>
          <w:lang w:val="en-US"/>
        </w:rPr>
        <w:t>regsPIC</w:t>
      </w:r>
      <w:proofErr w:type="spellEnd"/>
      <w:r w:rsidRPr="00612450">
        <w:t>33</w:t>
      </w:r>
      <w:r>
        <w:rPr>
          <w:lang w:val="en-US"/>
        </w:rPr>
        <w:t>.h</w:t>
      </w:r>
    </w:p>
    <w:p w14:paraId="4730469D" w14:textId="77777777" w:rsidR="009F64D7" w:rsidRDefault="009F64D7" w:rsidP="009F64D7">
      <w:pPr>
        <w:pStyle w:val="a4"/>
      </w:pPr>
      <w:r>
        <w:t xml:space="preserve">В состав компилятора входит файл «p33EP512GM710.h», который определяет структуру SFR-регистров МК, управляющих работой модулей </w:t>
      </w:r>
      <w:r w:rsidRPr="00612450">
        <w:rPr>
          <w:rStyle w:val="affffff7"/>
        </w:rPr>
        <w:t>ECAN1</w:t>
      </w:r>
      <w:r>
        <w:t xml:space="preserve"> и </w:t>
      </w:r>
      <w:r w:rsidRPr="00612450">
        <w:rPr>
          <w:rStyle w:val="affffff7"/>
        </w:rPr>
        <w:t>ECAN2</w:t>
      </w:r>
      <w:r>
        <w:t xml:space="preserve">, как структуру типа CAN. Все поля этой структуры определены как </w:t>
      </w:r>
      <w:proofErr w:type="spellStart"/>
      <w:r w:rsidRPr="00612450">
        <w:rPr>
          <w:i/>
          <w:iCs/>
        </w:rPr>
        <w:t>unsigned</w:t>
      </w:r>
      <w:proofErr w:type="spellEnd"/>
      <w:r w:rsidRPr="00612450">
        <w:rPr>
          <w:i/>
          <w:iCs/>
        </w:rPr>
        <w:t xml:space="preserve"> </w:t>
      </w:r>
      <w:proofErr w:type="spellStart"/>
      <w:r w:rsidRPr="00612450">
        <w:rPr>
          <w:i/>
          <w:iCs/>
        </w:rPr>
        <w:t>int</w:t>
      </w:r>
      <w:proofErr w:type="spellEnd"/>
      <w:r>
        <w:t>, что не позволяет обращение к отдельным полям регистра через эту структуру напрямую. В этом же файле есть определение битовых полей каждого регистра и объявление внешних переменных, соответствующих каждому регистру.</w:t>
      </w:r>
    </w:p>
    <w:p w14:paraId="2211CAD5" w14:textId="77777777" w:rsidR="009F64D7" w:rsidRPr="00647556" w:rsidRDefault="009F64D7" w:rsidP="009F64D7">
      <w:pPr>
        <w:pStyle w:val="a4"/>
      </w:pPr>
      <w:r>
        <w:t xml:space="preserve">Файл «Ecan_regsPIC33.h» определяет тип </w:t>
      </w:r>
      <w:r w:rsidRPr="00612450">
        <w:rPr>
          <w:i/>
          <w:iCs/>
        </w:rPr>
        <w:t>dsPIC33E_CanRegs</w:t>
      </w:r>
      <w:r>
        <w:t>, который объединяет в одной структуре все регистры модуля CAN и описание битовых полей для каждого из них. Это позволяет напрямую обращаться к любому полю любого из регистров через единую структуру. Данная возможность полезна при разработке драйверов модулей CAN. Драйвер может хранить указатель на область памяти SFR-регистров модуля CAN1 или CAN2 и через этот указатель управлять работой нужного модуля без дополнительных ветвлений.</w:t>
      </w:r>
    </w:p>
    <w:p w14:paraId="1F9F0008" w14:textId="77777777" w:rsidR="009F64D7" w:rsidRDefault="009F64D7" w:rsidP="009F64D7">
      <w:pPr>
        <w:pStyle w:val="5"/>
        <w:ind w:left="0" w:firstLine="709"/>
      </w:pPr>
      <w:r>
        <w:t>Порядок применения</w:t>
      </w:r>
    </w:p>
    <w:p w14:paraId="31D104A7" w14:textId="77777777" w:rsidR="009F64D7" w:rsidRDefault="009F64D7" w:rsidP="009F64D7">
      <w:pPr>
        <w:pStyle w:val="affffa"/>
      </w:pPr>
      <w:r>
        <w:t>Порядок применения драйвера:</w:t>
      </w:r>
    </w:p>
    <w:p w14:paraId="3AAC5B07" w14:textId="77777777" w:rsidR="009F64D7" w:rsidRDefault="009F64D7" w:rsidP="009F64D7">
      <w:pPr>
        <w:pStyle w:val="a0"/>
        <w:numPr>
          <w:ilvl w:val="0"/>
          <w:numId w:val="88"/>
        </w:numPr>
        <w:tabs>
          <w:tab w:val="clear" w:pos="1134"/>
          <w:tab w:val="left" w:pos="993"/>
        </w:tabs>
        <w:ind w:left="0" w:firstLine="709"/>
      </w:pPr>
      <w:r>
        <w:t>включить в проект</w:t>
      </w:r>
      <w:r w:rsidRPr="001C4F4C">
        <w:t xml:space="preserve"> </w:t>
      </w:r>
      <w:r>
        <w:t xml:space="preserve">(каталог </w:t>
      </w:r>
      <w:proofErr w:type="spellStart"/>
      <w:r w:rsidRPr="00C04B8E">
        <w:rPr>
          <w:lang w:val="en-US"/>
        </w:rPr>
        <w:t>drv</w:t>
      </w:r>
      <w:proofErr w:type="spellEnd"/>
      <w:r>
        <w:t xml:space="preserve">) файл </w:t>
      </w:r>
      <w:r w:rsidRPr="001C4F4C">
        <w:rPr>
          <w:rStyle w:val="affffff7"/>
        </w:rPr>
        <w:t>Ecan_regsPIC33.h</w:t>
      </w:r>
      <w:r w:rsidRPr="00612450">
        <w:t>;</w:t>
      </w:r>
    </w:p>
    <w:p w14:paraId="012CE5A7" w14:textId="77777777" w:rsidR="009F64D7" w:rsidRDefault="009F64D7" w:rsidP="009F64D7">
      <w:pPr>
        <w:pStyle w:val="a0"/>
        <w:numPr>
          <w:ilvl w:val="0"/>
          <w:numId w:val="88"/>
        </w:numPr>
        <w:tabs>
          <w:tab w:val="clear" w:pos="1134"/>
          <w:tab w:val="left" w:pos="993"/>
        </w:tabs>
        <w:ind w:left="0" w:firstLine="709"/>
      </w:pPr>
      <w:r>
        <w:t xml:space="preserve">при </w:t>
      </w:r>
      <w:proofErr w:type="spellStart"/>
      <w:r>
        <w:t>необходимости</w:t>
      </w:r>
      <w:proofErr w:type="spellEnd"/>
      <w:r>
        <w:t xml:space="preserve"> </w:t>
      </w:r>
      <w:proofErr w:type="spellStart"/>
      <w:r>
        <w:t>откорректировать</w:t>
      </w:r>
      <w:proofErr w:type="spellEnd"/>
      <w:r>
        <w:t xml:space="preserve"> </w:t>
      </w:r>
      <w:proofErr w:type="spellStart"/>
      <w:r>
        <w:t>файлы</w:t>
      </w:r>
      <w:proofErr w:type="spellEnd"/>
      <w:r>
        <w:t xml:space="preserve"> </w:t>
      </w:r>
      <w:r w:rsidRPr="008750D1">
        <w:t>ECAN1_PinRemap.</w:t>
      </w:r>
      <w:r w:rsidRPr="00C04B8E">
        <w:rPr>
          <w:lang w:val="en-US"/>
        </w:rPr>
        <w:t>h</w:t>
      </w:r>
      <w:r w:rsidRPr="008750D1">
        <w:t>, ECAN2_PinRemap.</w:t>
      </w:r>
      <w:r w:rsidRPr="00C04B8E">
        <w:rPr>
          <w:lang w:val="en-US"/>
        </w:rPr>
        <w:t>h</w:t>
      </w:r>
      <w:r w:rsidRPr="008750D1">
        <w:t xml:space="preserve">, </w:t>
      </w:r>
      <w:proofErr w:type="spellStart"/>
      <w:r w:rsidRPr="008750D1">
        <w:t>Ecan_DMA</w:t>
      </w:r>
      <w:proofErr w:type="spellEnd"/>
      <w:r w:rsidRPr="008750D1">
        <w:t>.</w:t>
      </w:r>
      <w:r w:rsidRPr="00C04B8E">
        <w:rPr>
          <w:lang w:val="en-US"/>
        </w:rPr>
        <w:t>h</w:t>
      </w:r>
      <w:r w:rsidRPr="00C04B8E">
        <w:rPr>
          <w:i/>
          <w:iCs/>
        </w:rPr>
        <w:t>;</w:t>
      </w:r>
    </w:p>
    <w:p w14:paraId="3272DD6F" w14:textId="77777777" w:rsidR="009F64D7" w:rsidRDefault="009F64D7" w:rsidP="009F64D7">
      <w:pPr>
        <w:pStyle w:val="a0"/>
        <w:numPr>
          <w:ilvl w:val="0"/>
          <w:numId w:val="88"/>
        </w:numPr>
        <w:tabs>
          <w:tab w:val="clear" w:pos="1134"/>
          <w:tab w:val="left" w:pos="993"/>
        </w:tabs>
        <w:ind w:left="0" w:firstLine="709"/>
      </w:pPr>
      <w:proofErr w:type="spellStart"/>
      <w:r>
        <w:t>организовать</w:t>
      </w:r>
      <w:proofErr w:type="spellEnd"/>
      <w:r>
        <w:t xml:space="preserve"> настройку драйвера (</w:t>
      </w:r>
      <w:proofErr w:type="spellStart"/>
      <w:r>
        <w:t>обычно</w:t>
      </w:r>
      <w:proofErr w:type="spellEnd"/>
      <w:r>
        <w:t xml:space="preserve"> </w:t>
      </w:r>
      <w:proofErr w:type="spellStart"/>
      <w:r>
        <w:t>проводится</w:t>
      </w:r>
      <w:proofErr w:type="spellEnd"/>
      <w:r>
        <w:t xml:space="preserve"> в </w:t>
      </w:r>
      <w:proofErr w:type="spellStart"/>
      <w:r>
        <w:t>модуле</w:t>
      </w:r>
      <w:proofErr w:type="spellEnd"/>
      <w:r>
        <w:t xml:space="preserve"> </w:t>
      </w:r>
      <w:proofErr w:type="spellStart"/>
      <w:r>
        <w:t>MainInitial</w:t>
      </w:r>
      <w:proofErr w:type="spellEnd"/>
      <w:r>
        <w:t>);</w:t>
      </w:r>
    </w:p>
    <w:p w14:paraId="7BA5B3C7" w14:textId="77777777" w:rsidR="009F64D7" w:rsidRDefault="009F64D7" w:rsidP="009F64D7">
      <w:pPr>
        <w:pStyle w:val="a0"/>
        <w:numPr>
          <w:ilvl w:val="0"/>
          <w:numId w:val="88"/>
        </w:numPr>
        <w:tabs>
          <w:tab w:val="clear" w:pos="1134"/>
          <w:tab w:val="left" w:pos="993"/>
        </w:tabs>
        <w:ind w:left="0" w:firstLine="709"/>
      </w:pPr>
      <w:proofErr w:type="spellStart"/>
      <w:r>
        <w:t>организовать</w:t>
      </w:r>
      <w:proofErr w:type="spellEnd"/>
      <w:r>
        <w:t xml:space="preserve"> </w:t>
      </w:r>
      <w:proofErr w:type="spellStart"/>
      <w:r>
        <w:t>вызов</w:t>
      </w:r>
      <w:proofErr w:type="spellEnd"/>
      <w:r>
        <w:t xml:space="preserve"> </w:t>
      </w:r>
      <w:proofErr w:type="spellStart"/>
      <w:r>
        <w:t>функции</w:t>
      </w:r>
      <w:proofErr w:type="spellEnd"/>
      <w:r>
        <w:t xml:space="preserve"> </w:t>
      </w:r>
      <w:proofErr w:type="spellStart"/>
      <w:r w:rsidRPr="00C04B8E">
        <w:rPr>
          <w:b/>
          <w:bCs/>
          <w:i/>
          <w:iCs/>
        </w:rPr>
        <w:t>Ecan_run</w:t>
      </w:r>
      <w:proofErr w:type="spellEnd"/>
      <w:r w:rsidRPr="00C04B8E">
        <w:rPr>
          <w:b/>
          <w:bCs/>
          <w:i/>
          <w:iCs/>
        </w:rPr>
        <w:t>()</w:t>
      </w:r>
      <w:r>
        <w:t>.</w:t>
      </w:r>
    </w:p>
    <w:p w14:paraId="0B737A32" w14:textId="682387FC" w:rsidR="009F64D7" w:rsidRDefault="009F64D7" w:rsidP="009F64D7">
      <w:pPr>
        <w:pStyle w:val="29"/>
        <w:rPr>
          <w:rStyle w:val="afffff9"/>
          <w:i w:val="0"/>
          <w:iCs w:val="0"/>
          <w:lang w:val="en-US"/>
        </w:rPr>
      </w:pPr>
    </w:p>
    <w:p w14:paraId="3624B4C0" w14:textId="77777777" w:rsidR="009F64D7" w:rsidRPr="009F64D7" w:rsidRDefault="009F64D7" w:rsidP="009F64D7">
      <w:pPr>
        <w:pStyle w:val="29"/>
        <w:rPr>
          <w:rStyle w:val="afffff9"/>
          <w:i w:val="0"/>
          <w:iCs w:val="0"/>
          <w:lang w:val="en-US"/>
        </w:rPr>
      </w:pPr>
    </w:p>
    <w:p w14:paraId="625FB473" w14:textId="0C9A8682" w:rsidR="009F64D7" w:rsidRDefault="009F64D7" w:rsidP="009F64D7">
      <w:pPr>
        <w:pStyle w:val="29"/>
      </w:pPr>
    </w:p>
    <w:p w14:paraId="1F26DDD4" w14:textId="3118D520" w:rsidR="009F64D7" w:rsidRDefault="009F64D7" w:rsidP="009F64D7">
      <w:pPr>
        <w:pStyle w:val="29"/>
      </w:pPr>
    </w:p>
    <w:p w14:paraId="20B4EE90" w14:textId="5830DE28" w:rsidR="009F64D7" w:rsidRDefault="009F64D7" w:rsidP="009F64D7">
      <w:pPr>
        <w:pStyle w:val="29"/>
      </w:pPr>
    </w:p>
    <w:p w14:paraId="65C7882F" w14:textId="32C0633E" w:rsidR="009F64D7" w:rsidRDefault="009F64D7" w:rsidP="009F64D7">
      <w:pPr>
        <w:pStyle w:val="29"/>
      </w:pPr>
    </w:p>
    <w:p w14:paraId="19AC1825" w14:textId="7A26F604" w:rsidR="009F64D7" w:rsidRDefault="009F64D7" w:rsidP="009F64D7">
      <w:pPr>
        <w:pStyle w:val="29"/>
      </w:pPr>
    </w:p>
    <w:p w14:paraId="43B8E898" w14:textId="77777777" w:rsidR="009F64D7" w:rsidRPr="002E2661" w:rsidRDefault="009F64D7" w:rsidP="009F64D7">
      <w:pPr>
        <w:pStyle w:val="29"/>
      </w:pPr>
    </w:p>
    <w:p w14:paraId="09561F90" w14:textId="5D00B09D" w:rsidR="00975244" w:rsidRPr="002E2661" w:rsidRDefault="00975244" w:rsidP="00044832">
      <w:pPr>
        <w:pStyle w:val="40"/>
        <w:tabs>
          <w:tab w:val="num" w:pos="851"/>
        </w:tabs>
        <w:spacing w:before="0"/>
      </w:pPr>
      <w:r w:rsidRPr="002E2661">
        <w:t>Ecan_</w:t>
      </w:r>
      <w:commentRangeStart w:id="351"/>
      <w:commentRangeStart w:id="352"/>
      <w:r w:rsidRPr="002E2661">
        <w:t>regsPIC33</w:t>
      </w:r>
      <w:commentRangeEnd w:id="351"/>
      <w:r w:rsidR="00240AD6" w:rsidRPr="002E2661">
        <w:rPr>
          <w:rStyle w:val="aff9"/>
          <w:b w:val="0"/>
          <w:noProof/>
        </w:rPr>
        <w:commentReference w:id="351"/>
      </w:r>
      <w:commentRangeEnd w:id="352"/>
      <w:r w:rsidR="00B33E50">
        <w:rPr>
          <w:rStyle w:val="aff9"/>
          <w:b w:val="0"/>
          <w:noProof/>
        </w:rPr>
        <w:commentReference w:id="352"/>
      </w:r>
    </w:p>
    <w:p w14:paraId="0F518349" w14:textId="092A8A86" w:rsidR="00044832" w:rsidRPr="002E2661" w:rsidRDefault="00044832" w:rsidP="00044832">
      <w:pPr>
        <w:pStyle w:val="5"/>
        <w:tabs>
          <w:tab w:val="num" w:pos="851"/>
        </w:tabs>
        <w:spacing w:before="0"/>
        <w:ind w:left="0" w:firstLine="709"/>
      </w:pPr>
      <w:r w:rsidRPr="002E2661">
        <w:t>Назначение</w:t>
      </w:r>
    </w:p>
    <w:p w14:paraId="4010EB81" w14:textId="53871291" w:rsidR="00044832" w:rsidRPr="002E2661" w:rsidRDefault="00240AD6" w:rsidP="00645DD1">
      <w:pPr>
        <w:pStyle w:val="a4"/>
      </w:pPr>
      <w:r w:rsidRPr="002E2661">
        <w:t xml:space="preserve">Модуль </w:t>
      </w:r>
      <w:r w:rsidRPr="002E2661">
        <w:tab/>
        <w:t>Ecan_regsPIC33 содержит порты модуля ECAN.</w:t>
      </w:r>
    </w:p>
    <w:p w14:paraId="148BD754" w14:textId="37494580" w:rsidR="00663093" w:rsidRDefault="00663093" w:rsidP="00044832">
      <w:pPr>
        <w:pStyle w:val="5"/>
        <w:tabs>
          <w:tab w:val="num" w:pos="851"/>
        </w:tabs>
        <w:spacing w:before="0"/>
        <w:ind w:left="0" w:firstLine="709"/>
      </w:pPr>
      <w:r w:rsidRPr="002E2661">
        <w:t>Состав</w:t>
      </w:r>
    </w:p>
    <w:p w14:paraId="10FC0869" w14:textId="4FF30DE1" w:rsidR="00B33E50" w:rsidRDefault="00B33E50" w:rsidP="00B33E50">
      <w:pPr>
        <w:pStyle w:val="5"/>
        <w:numPr>
          <w:ilvl w:val="0"/>
          <w:numId w:val="0"/>
        </w:numPr>
        <w:spacing w:before="0"/>
        <w:ind w:left="709"/>
        <w:rPr>
          <w:b w:val="0"/>
          <w:bCs/>
        </w:rPr>
      </w:pPr>
      <w:r w:rsidRPr="00B33E50">
        <w:rPr>
          <w:b w:val="0"/>
          <w:bCs/>
        </w:rPr>
        <w:t>Модуль состоит из одноименного файла.</w:t>
      </w:r>
    </w:p>
    <w:p w14:paraId="7417C6FF" w14:textId="77777777" w:rsidR="00663093" w:rsidRPr="002E2661" w:rsidRDefault="00663093" w:rsidP="00663093">
      <w:pPr>
        <w:pStyle w:val="a4"/>
      </w:pPr>
    </w:p>
    <w:p w14:paraId="452636E0" w14:textId="2E4B29B5" w:rsidR="00044832" w:rsidRPr="002E2661" w:rsidRDefault="00044832" w:rsidP="00044832">
      <w:pPr>
        <w:pStyle w:val="5"/>
        <w:tabs>
          <w:tab w:val="num" w:pos="851"/>
        </w:tabs>
        <w:spacing w:before="0"/>
        <w:ind w:left="0" w:firstLine="709"/>
      </w:pPr>
      <w:commentRangeStart w:id="353"/>
      <w:commentRangeStart w:id="354"/>
      <w:r w:rsidRPr="002E2661">
        <w:t>Описание</w:t>
      </w:r>
      <w:commentRangeEnd w:id="353"/>
      <w:r w:rsidR="00B03C06">
        <w:rPr>
          <w:rStyle w:val="aff9"/>
          <w:rFonts w:eastAsia="Times New Roman"/>
          <w:b w:val="0"/>
          <w:noProof/>
        </w:rPr>
        <w:commentReference w:id="353"/>
      </w:r>
      <w:commentRangeEnd w:id="354"/>
      <w:r w:rsidR="00B33E50">
        <w:rPr>
          <w:rStyle w:val="aff9"/>
          <w:rFonts w:eastAsia="Times New Roman"/>
          <w:b w:val="0"/>
          <w:noProof/>
        </w:rPr>
        <w:commentReference w:id="354"/>
      </w:r>
    </w:p>
    <w:p w14:paraId="3084D99F" w14:textId="77777777" w:rsidR="00B03C06" w:rsidRDefault="00B03C06" w:rsidP="00B03C06">
      <w:pPr>
        <w:pStyle w:val="a4"/>
      </w:pPr>
      <w:r>
        <w:t xml:space="preserve">В состав компилятора входит файл «p33EP512GM710.h», который определяет структуру SFR-регистров МК, управляющих работой модулей ECAN1 и ECAN2, как структуру типа CAN. Все поля этой структуры определены как </w:t>
      </w:r>
      <w:proofErr w:type="spellStart"/>
      <w:r>
        <w:t>unsigned</w:t>
      </w:r>
      <w:proofErr w:type="spellEnd"/>
      <w:r>
        <w:t xml:space="preserve"> </w:t>
      </w:r>
      <w:proofErr w:type="spellStart"/>
      <w:r>
        <w:t>int</w:t>
      </w:r>
      <w:proofErr w:type="spellEnd"/>
      <w:r>
        <w:t>, что не позволяет обращение к отдельным полям регистра через эту структуру напрямую. В этом же файле есть определение битовых полей каждого регистра и объявление внешних переменных, соответствующих каждому регистру.</w:t>
      </w:r>
    </w:p>
    <w:p w14:paraId="35561097" w14:textId="3A38693E" w:rsidR="00975244" w:rsidRPr="002E2661" w:rsidRDefault="00B03C06" w:rsidP="00B03C06">
      <w:pPr>
        <w:pStyle w:val="a4"/>
      </w:pPr>
      <w:r>
        <w:lastRenderedPageBreak/>
        <w:t xml:space="preserve">Файл «Ecan_regsPIC33.h» определяет тип </w:t>
      </w:r>
      <w:commentRangeStart w:id="355"/>
      <w:commentRangeStart w:id="356"/>
      <w:r>
        <w:t>dsPIC33_CanRegs</w:t>
      </w:r>
      <w:commentRangeEnd w:id="355"/>
      <w:r>
        <w:rPr>
          <w:rStyle w:val="aff9"/>
          <w:rFonts w:eastAsia="Times New Roman"/>
          <w:noProof/>
          <w:lang w:eastAsia="ru-RU"/>
        </w:rPr>
        <w:commentReference w:id="355"/>
      </w:r>
      <w:commentRangeEnd w:id="356"/>
      <w:r w:rsidR="00B33E50">
        <w:rPr>
          <w:rStyle w:val="aff9"/>
          <w:rFonts w:eastAsia="Times New Roman"/>
          <w:noProof/>
          <w:lang w:eastAsia="ru-RU"/>
        </w:rPr>
        <w:commentReference w:id="356"/>
      </w:r>
      <w:r>
        <w:t>, который объединяет в одной структуре все регистры модуля CAN и описание битовых полей для каждого из них. Это позволяет напрямую обращаться к любому полю любого из регистров через единую структуру. Данная возможность полезна при разработке драйверов модулей ECAN. Драйвер может хранить указатель на область памяти SFR-регистров модуля ECAN1 или ECAN2 и через этот указатель управлять работой нужного модуля без дополнительных ветвлений</w:t>
      </w:r>
    </w:p>
    <w:p w14:paraId="68220E48" w14:textId="77777777" w:rsidR="006C31AD" w:rsidRPr="002E2661" w:rsidRDefault="006C31AD" w:rsidP="00044832">
      <w:pPr>
        <w:pStyle w:val="40"/>
        <w:tabs>
          <w:tab w:val="num" w:pos="851"/>
        </w:tabs>
      </w:pPr>
      <w:r w:rsidRPr="002E2661">
        <w:t xml:space="preserve">Модуль </w:t>
      </w:r>
      <w:proofErr w:type="spellStart"/>
      <w:r w:rsidRPr="002E2661">
        <w:t>Eeprom</w:t>
      </w:r>
      <w:r w:rsidR="00CA7982" w:rsidRPr="002E2661">
        <w:t>Drv</w:t>
      </w:r>
      <w:proofErr w:type="spellEnd"/>
    </w:p>
    <w:p w14:paraId="7D8ADEB5" w14:textId="77777777" w:rsidR="006C31AD" w:rsidRPr="002E2661" w:rsidRDefault="006C31AD" w:rsidP="001F06E2">
      <w:pPr>
        <w:pStyle w:val="5"/>
      </w:pPr>
      <w:r w:rsidRPr="002E2661">
        <w:t>Назначение</w:t>
      </w:r>
    </w:p>
    <w:p w14:paraId="538EBDF0" w14:textId="77777777" w:rsidR="006C31AD" w:rsidRPr="002E2661" w:rsidRDefault="006C31AD" w:rsidP="006C31AD">
      <w:pPr>
        <w:pStyle w:val="a4"/>
      </w:pPr>
      <w:r w:rsidRPr="002E2661">
        <w:t xml:space="preserve">Модуль </w:t>
      </w:r>
      <w:bookmarkStart w:id="357" w:name="_Hlk49957545"/>
      <w:proofErr w:type="spellStart"/>
      <w:r w:rsidRPr="002E2661">
        <w:t>Eeprom</w:t>
      </w:r>
      <w:r w:rsidR="00CA7982" w:rsidRPr="002E2661">
        <w:t>Drv</w:t>
      </w:r>
      <w:bookmarkEnd w:id="357"/>
      <w:proofErr w:type="spellEnd"/>
      <w:r w:rsidRPr="002E2661">
        <w:t xml:space="preserve"> предназначен для обеспечения программного интерфейса доступа к </w:t>
      </w:r>
      <w:r w:rsidR="00972159" w:rsidRPr="002E2661">
        <w:t xml:space="preserve">внешней памяти </w:t>
      </w:r>
      <w:r w:rsidRPr="002E2661">
        <w:t>EEPROM</w:t>
      </w:r>
      <w:r w:rsidR="00CA7982" w:rsidRPr="002E2661">
        <w:t>.</w:t>
      </w:r>
    </w:p>
    <w:p w14:paraId="26198784" w14:textId="77777777" w:rsidR="00DF7514" w:rsidRPr="002E2661" w:rsidRDefault="00DF7514" w:rsidP="00DF7514">
      <w:pPr>
        <w:pStyle w:val="affffa"/>
      </w:pPr>
      <w:r w:rsidRPr="002E2661">
        <w:t xml:space="preserve">Во </w:t>
      </w:r>
      <w:r w:rsidR="0070569C" w:rsidRPr="002E2661">
        <w:t xml:space="preserve">внешней памяти </w:t>
      </w:r>
      <w:r w:rsidRPr="002E2661">
        <w:t>EEPROM хран</w:t>
      </w:r>
      <w:r w:rsidR="004A752B" w:rsidRPr="002E2661">
        <w:t>я</w:t>
      </w:r>
      <w:r w:rsidRPr="002E2661">
        <w:t>тся:</w:t>
      </w:r>
    </w:p>
    <w:p w14:paraId="3C7098F0" w14:textId="77777777" w:rsidR="00DF7514" w:rsidRPr="002E2661" w:rsidRDefault="00DF7514" w:rsidP="00643ABE">
      <w:pPr>
        <w:pStyle w:val="a"/>
        <w:numPr>
          <w:ilvl w:val="0"/>
          <w:numId w:val="80"/>
        </w:numPr>
        <w:ind w:left="0" w:firstLine="709"/>
        <w:rPr>
          <w:lang w:val="ru-RU"/>
        </w:rPr>
      </w:pPr>
      <w:r w:rsidRPr="002E2661">
        <w:rPr>
          <w:lang w:val="ru-RU"/>
        </w:rPr>
        <w:t>коды отказа;</w:t>
      </w:r>
    </w:p>
    <w:p w14:paraId="46A7FBB0" w14:textId="77777777" w:rsidR="00DF7514" w:rsidRPr="002E2661" w:rsidRDefault="00DF7514" w:rsidP="00643ABE">
      <w:pPr>
        <w:pStyle w:val="a"/>
        <w:numPr>
          <w:ilvl w:val="0"/>
          <w:numId w:val="80"/>
        </w:numPr>
        <w:ind w:left="0" w:firstLine="709"/>
        <w:rPr>
          <w:lang w:val="ru-RU"/>
        </w:rPr>
      </w:pPr>
      <w:r w:rsidRPr="002E2661">
        <w:rPr>
          <w:lang w:val="ru-RU"/>
        </w:rPr>
        <w:t>информация о версии ПО и дате выпуска прибора</w:t>
      </w:r>
      <w:r w:rsidR="004A752B" w:rsidRPr="002E2661">
        <w:rPr>
          <w:lang w:val="ru-RU"/>
        </w:rPr>
        <w:t>;</w:t>
      </w:r>
    </w:p>
    <w:p w14:paraId="356F7A3C" w14:textId="77777777" w:rsidR="00DF7514" w:rsidRPr="002E2661" w:rsidRDefault="00DF7514" w:rsidP="00643ABE">
      <w:pPr>
        <w:pStyle w:val="a"/>
        <w:numPr>
          <w:ilvl w:val="0"/>
          <w:numId w:val="80"/>
        </w:numPr>
        <w:ind w:left="0" w:firstLine="709"/>
        <w:rPr>
          <w:lang w:val="ru-RU"/>
        </w:rPr>
      </w:pPr>
      <w:r w:rsidRPr="002E2661">
        <w:rPr>
          <w:lang w:val="ru-RU"/>
        </w:rPr>
        <w:t>служебная информация о работе ПО прибора.</w:t>
      </w:r>
    </w:p>
    <w:p w14:paraId="10B12DD6" w14:textId="77777777" w:rsidR="00CA7982" w:rsidRPr="002E2661" w:rsidRDefault="00CA7982" w:rsidP="002F6B6A">
      <w:pPr>
        <w:pStyle w:val="5"/>
      </w:pPr>
      <w:r w:rsidRPr="002E2661">
        <w:t xml:space="preserve">Состав </w:t>
      </w:r>
    </w:p>
    <w:p w14:paraId="78381CA4" w14:textId="77777777" w:rsidR="00CA7982" w:rsidRPr="002E2661" w:rsidRDefault="00CA7982" w:rsidP="00CA7982">
      <w:pPr>
        <w:pStyle w:val="a4"/>
      </w:pPr>
      <w:r w:rsidRPr="002E2661">
        <w:t>Модуль состоит из одноимённого файла.</w:t>
      </w:r>
    </w:p>
    <w:p w14:paraId="1BAFBEBC" w14:textId="77777777" w:rsidR="006C31AD" w:rsidRPr="002E2661" w:rsidRDefault="006C31AD" w:rsidP="009C586B">
      <w:pPr>
        <w:pStyle w:val="5"/>
        <w:keepNext w:val="0"/>
        <w:keepLines w:val="0"/>
        <w:widowControl w:val="0"/>
      </w:pPr>
      <w:r w:rsidRPr="002E2661">
        <w:t>Описание</w:t>
      </w:r>
    </w:p>
    <w:p w14:paraId="4034EF37" w14:textId="01B8CE28" w:rsidR="00C146CB" w:rsidRPr="002E2661" w:rsidRDefault="00C146CB" w:rsidP="00F479ED">
      <w:pPr>
        <w:pStyle w:val="5"/>
        <w:keepNext w:val="0"/>
        <w:keepLines w:val="0"/>
        <w:widowControl w:val="0"/>
        <w:numPr>
          <w:ilvl w:val="0"/>
          <w:numId w:val="0"/>
        </w:numPr>
        <w:tabs>
          <w:tab w:val="clear" w:pos="2410"/>
          <w:tab w:val="left" w:pos="709"/>
        </w:tabs>
        <w:ind w:firstLine="709"/>
        <w:rPr>
          <w:b w:val="0"/>
        </w:rPr>
      </w:pPr>
      <w:r w:rsidRPr="002E2661">
        <w:rPr>
          <w:b w:val="0"/>
        </w:rPr>
        <w:t>Все функции модуля вызываются из «обёртки» в ви</w:t>
      </w:r>
      <w:r w:rsidR="0002271A" w:rsidRPr="002E2661">
        <w:rPr>
          <w:b w:val="0"/>
        </w:rPr>
        <w:t>д</w:t>
      </w:r>
      <w:r w:rsidRPr="002E2661">
        <w:rPr>
          <w:b w:val="0"/>
        </w:rPr>
        <w:t xml:space="preserve">е компонента EEPROM и приведены в описании компонента </w:t>
      </w:r>
      <w:proofErr w:type="spellStart"/>
      <w:r w:rsidRPr="002E2661">
        <w:rPr>
          <w:b w:val="0"/>
        </w:rPr>
        <w:t>E</w:t>
      </w:r>
      <w:r w:rsidR="00C41C70" w:rsidRPr="002E2661">
        <w:rPr>
          <w:b w:val="0"/>
        </w:rPr>
        <w:t>eprom</w:t>
      </w:r>
      <w:proofErr w:type="spellEnd"/>
      <w:r w:rsidR="00C41C70" w:rsidRPr="002E2661">
        <w:rPr>
          <w:b w:val="0"/>
        </w:rPr>
        <w:t xml:space="preserve"> (см. </w:t>
      </w:r>
      <w:r w:rsidR="003E5760" w:rsidRPr="002E2661">
        <w:rPr>
          <w:b w:val="0"/>
        </w:rPr>
        <w:fldChar w:fldCharType="begin"/>
      </w:r>
      <w:r w:rsidR="003E5760" w:rsidRPr="002E2661">
        <w:rPr>
          <w:b w:val="0"/>
        </w:rPr>
        <w:instrText xml:space="preserve"> REF _Ref49957766 \r \h </w:instrText>
      </w:r>
      <w:r w:rsidR="003E5760" w:rsidRPr="002E2661">
        <w:rPr>
          <w:b w:val="0"/>
        </w:rPr>
      </w:r>
      <w:r w:rsidR="003E5760" w:rsidRPr="002E2661">
        <w:rPr>
          <w:b w:val="0"/>
        </w:rPr>
        <w:fldChar w:fldCharType="separate"/>
      </w:r>
      <w:r w:rsidR="001432BC">
        <w:rPr>
          <w:b w:val="0"/>
        </w:rPr>
        <w:t>4.3.9</w:t>
      </w:r>
      <w:r w:rsidR="003E5760" w:rsidRPr="002E2661">
        <w:rPr>
          <w:b w:val="0"/>
        </w:rPr>
        <w:fldChar w:fldCharType="end"/>
      </w:r>
      <w:r w:rsidR="00C41C70" w:rsidRPr="002E2661">
        <w:rPr>
          <w:b w:val="0"/>
        </w:rPr>
        <w:t>)</w:t>
      </w:r>
      <w:r w:rsidR="00FA224E" w:rsidRPr="002E2661">
        <w:rPr>
          <w:b w:val="0"/>
        </w:rPr>
        <w:t>.</w:t>
      </w:r>
    </w:p>
    <w:p w14:paraId="2B4929B2" w14:textId="77777777" w:rsidR="006C31AD" w:rsidRPr="002E2661" w:rsidRDefault="006C31AD" w:rsidP="00747915">
      <w:pPr>
        <w:pStyle w:val="40"/>
      </w:pPr>
      <w:r w:rsidRPr="002E2661">
        <w:t>Модуль I2Cdrv_PIC33</w:t>
      </w:r>
    </w:p>
    <w:p w14:paraId="30D14AD6" w14:textId="77777777" w:rsidR="006C31AD" w:rsidRPr="002E2661" w:rsidRDefault="006C31AD" w:rsidP="002F6B6A">
      <w:pPr>
        <w:pStyle w:val="5"/>
      </w:pPr>
      <w:r w:rsidRPr="002E2661">
        <w:t>Назначение</w:t>
      </w:r>
    </w:p>
    <w:p w14:paraId="6830BDEB" w14:textId="77777777" w:rsidR="006C31AD" w:rsidRPr="002E2661" w:rsidRDefault="006C31AD" w:rsidP="006C31AD">
      <w:pPr>
        <w:pStyle w:val="a4"/>
      </w:pPr>
      <w:r w:rsidRPr="002E2661">
        <w:t>Модуль I2Cdrv_PIC33 реализует интерфейс шины I2C для работы с внешними устройствами</w:t>
      </w:r>
      <w:r w:rsidR="00785945" w:rsidRPr="002E2661">
        <w:t>, подключенны</w:t>
      </w:r>
      <w:r w:rsidR="00221493" w:rsidRPr="002E2661">
        <w:t>ми</w:t>
      </w:r>
      <w:r w:rsidR="00785945" w:rsidRPr="002E2661">
        <w:t xml:space="preserve"> на эту шину</w:t>
      </w:r>
      <w:r w:rsidRPr="002E2661">
        <w:t>.</w:t>
      </w:r>
    </w:p>
    <w:p w14:paraId="30F2D9D5" w14:textId="77777777" w:rsidR="00E446A9" w:rsidRPr="002E2661" w:rsidRDefault="00E446A9" w:rsidP="00E446A9">
      <w:pPr>
        <w:pStyle w:val="5"/>
      </w:pPr>
      <w:r w:rsidRPr="002E2661">
        <w:t>Состав</w:t>
      </w:r>
    </w:p>
    <w:p w14:paraId="6F9B84B6" w14:textId="77777777" w:rsidR="00E446A9" w:rsidRPr="002E2661" w:rsidRDefault="0019465E" w:rsidP="00E446A9">
      <w:pPr>
        <w:pStyle w:val="affff6"/>
        <w:rPr>
          <w:sz w:val="28"/>
          <w:szCs w:val="28"/>
        </w:rPr>
      </w:pPr>
      <w:r w:rsidRPr="002E2661">
        <w:rPr>
          <w:sz w:val="28"/>
          <w:szCs w:val="28"/>
        </w:rPr>
        <w:t>Модуль состоит из одноимённого файла.</w:t>
      </w:r>
    </w:p>
    <w:p w14:paraId="3C3F2D22" w14:textId="77777777" w:rsidR="006C31AD" w:rsidRPr="002E2661" w:rsidRDefault="006C31AD" w:rsidP="002F6B6A">
      <w:pPr>
        <w:pStyle w:val="5"/>
      </w:pPr>
      <w:r w:rsidRPr="002E2661">
        <w:lastRenderedPageBreak/>
        <w:t>Описание</w:t>
      </w:r>
    </w:p>
    <w:p w14:paraId="5EB3444C" w14:textId="78EA3CF4" w:rsidR="006130A4" w:rsidRPr="002E2661" w:rsidRDefault="006130A4" w:rsidP="006130A4">
      <w:pPr>
        <w:pStyle w:val="a4"/>
      </w:pPr>
      <w:r w:rsidRPr="002E2661">
        <w:t xml:space="preserve">Драйвер обеспечивает операции чтения и записи в устройство на шине I2C. По вызову функции </w:t>
      </w:r>
      <w:r w:rsidRPr="002E2661">
        <w:rPr>
          <w:b/>
          <w:bCs/>
          <w:i/>
          <w:iCs/>
        </w:rPr>
        <w:t>I2Cdrv_</w:t>
      </w:r>
      <w:proofErr w:type="gramStart"/>
      <w:r w:rsidRPr="002E2661">
        <w:rPr>
          <w:b/>
          <w:bCs/>
          <w:i/>
          <w:iCs/>
        </w:rPr>
        <w:t>ctor(</w:t>
      </w:r>
      <w:proofErr w:type="gramEnd"/>
      <w:r w:rsidRPr="002E2661">
        <w:rPr>
          <w:b/>
          <w:bCs/>
          <w:i/>
          <w:iCs/>
        </w:rPr>
        <w:t>)</w:t>
      </w:r>
      <w:r w:rsidRPr="002E2661">
        <w:t xml:space="preserve"> проводится настройка модуля I2C МК. Настраивается на 7-битный адрес, скорость обмена задается значением для регистра BRG. Работа драйвера построена на опросе SFR-регистров МК. Опрос регистров осуществляется функцией </w:t>
      </w:r>
      <w:r w:rsidRPr="002E2661">
        <w:rPr>
          <w:b/>
          <w:bCs/>
          <w:i/>
          <w:iCs/>
        </w:rPr>
        <w:t>I2Cdrv_</w:t>
      </w:r>
      <w:proofErr w:type="gramStart"/>
      <w:r w:rsidRPr="002E2661">
        <w:rPr>
          <w:b/>
          <w:bCs/>
          <w:i/>
          <w:iCs/>
        </w:rPr>
        <w:t>run(</w:t>
      </w:r>
      <w:proofErr w:type="gramEnd"/>
      <w:r w:rsidRPr="002E2661">
        <w:rPr>
          <w:b/>
          <w:bCs/>
          <w:i/>
          <w:iCs/>
        </w:rPr>
        <w:t>)</w:t>
      </w:r>
      <w:r w:rsidR="00491601" w:rsidRPr="002E2661">
        <w:rPr>
          <w:b/>
          <w:bCs/>
          <w:i/>
          <w:iCs/>
        </w:rPr>
        <w:t xml:space="preserve">, </w:t>
      </w:r>
      <w:r w:rsidR="00491601" w:rsidRPr="002E2661">
        <w:t>реализующей автомат состояния работы с шиной</w:t>
      </w:r>
      <w:r w:rsidRPr="002E2661">
        <w:t>.</w:t>
      </w:r>
    </w:p>
    <w:p w14:paraId="4D314AC9" w14:textId="60E4373D" w:rsidR="00D067CD" w:rsidRPr="002E2661" w:rsidRDefault="00D067CD" w:rsidP="00D067CD">
      <w:pPr>
        <w:pStyle w:val="40"/>
      </w:pPr>
      <w:bookmarkStart w:id="358" w:name="_Ref50034326"/>
      <w:r w:rsidRPr="002E2661">
        <w:t xml:space="preserve">Модуль </w:t>
      </w:r>
      <w:proofErr w:type="spellStart"/>
      <w:r w:rsidRPr="002E2661">
        <w:rPr>
          <w:szCs w:val="28"/>
        </w:rPr>
        <w:t>iodrv</w:t>
      </w:r>
      <w:bookmarkEnd w:id="358"/>
      <w:proofErr w:type="spellEnd"/>
    </w:p>
    <w:p w14:paraId="2E280690" w14:textId="7D387897" w:rsidR="00D067CD" w:rsidRPr="002E2661" w:rsidRDefault="00565D6E" w:rsidP="00A47D11">
      <w:pPr>
        <w:pStyle w:val="5"/>
      </w:pPr>
      <w:r w:rsidRPr="002E2661">
        <w:t>Наз</w:t>
      </w:r>
      <w:r w:rsidR="00257856" w:rsidRPr="002E2661">
        <w:t>н</w:t>
      </w:r>
      <w:r w:rsidRPr="002E2661">
        <w:t>ачение</w:t>
      </w:r>
    </w:p>
    <w:p w14:paraId="42C74DAA" w14:textId="1232B81B" w:rsidR="00565D6E" w:rsidRPr="002E2661" w:rsidRDefault="00C31AA1" w:rsidP="00565D6E">
      <w:pPr>
        <w:pStyle w:val="a4"/>
      </w:pPr>
      <w:r w:rsidRPr="002E2661">
        <w:t xml:space="preserve">Модуль </w:t>
      </w:r>
      <w:proofErr w:type="spellStart"/>
      <w:r w:rsidRPr="002E2661">
        <w:t>iodrv</w:t>
      </w:r>
      <w:proofErr w:type="spellEnd"/>
      <w:r w:rsidRPr="002E2661">
        <w:t xml:space="preserve"> предназначен для реализации интерфейса между компонентами логического уровня и модулями уровня драйверов, поддерживающих динамическое связывание. Модуль </w:t>
      </w:r>
      <w:proofErr w:type="spellStart"/>
      <w:r w:rsidRPr="002E2661">
        <w:t>iodrv</w:t>
      </w:r>
      <w:proofErr w:type="spellEnd"/>
      <w:r w:rsidRPr="002E2661">
        <w:t xml:space="preserve"> определяет типы указателей на функции драйверов и структуры данных (таблицы функций), которые содержат адреса вызовов этих функций.</w:t>
      </w:r>
    </w:p>
    <w:p w14:paraId="50DDF945" w14:textId="69C8D0C7" w:rsidR="00565D6E" w:rsidRPr="002E2661" w:rsidRDefault="00565D6E" w:rsidP="00A47D11">
      <w:pPr>
        <w:pStyle w:val="5"/>
      </w:pPr>
      <w:r w:rsidRPr="002E2661">
        <w:t>Состав</w:t>
      </w:r>
    </w:p>
    <w:p w14:paraId="57FE5468" w14:textId="064E8021" w:rsidR="00565D6E" w:rsidRPr="002E2661" w:rsidRDefault="006C0A91" w:rsidP="006C0A91">
      <w:pPr>
        <w:pStyle w:val="a4"/>
      </w:pPr>
      <w:r w:rsidRPr="002E2661">
        <w:t>Модуль состоит из одноимённого файла.</w:t>
      </w:r>
    </w:p>
    <w:p w14:paraId="52821119" w14:textId="782FD03B" w:rsidR="00565D6E" w:rsidRPr="002E2661" w:rsidRDefault="00565D6E" w:rsidP="00A47D11">
      <w:pPr>
        <w:pStyle w:val="5"/>
      </w:pPr>
      <w:r w:rsidRPr="002E2661">
        <w:t>Описание</w:t>
      </w:r>
    </w:p>
    <w:p w14:paraId="5AAC3E77" w14:textId="77777777" w:rsidR="006C0A91" w:rsidRPr="002E2661" w:rsidRDefault="006C0A91" w:rsidP="006C0A91">
      <w:pPr>
        <w:pStyle w:val="a4"/>
      </w:pPr>
      <w:r w:rsidRPr="002E2661">
        <w:t xml:space="preserve">Модуль </w:t>
      </w:r>
      <w:proofErr w:type="spellStart"/>
      <w:r w:rsidRPr="002E2661">
        <w:t>iodrv</w:t>
      </w:r>
      <w:proofErr w:type="spellEnd"/>
      <w:r w:rsidRPr="002E2661">
        <w:t xml:space="preserve"> классифицирует драйвера по нескольким критериям в зависимости от:</w:t>
      </w:r>
    </w:p>
    <w:p w14:paraId="1CE5452E" w14:textId="77777777" w:rsidR="006C0A91" w:rsidRPr="002E2661" w:rsidRDefault="006C0A91" w:rsidP="003274FC">
      <w:pPr>
        <w:pStyle w:val="a4"/>
        <w:tabs>
          <w:tab w:val="left" w:pos="993"/>
        </w:tabs>
      </w:pPr>
      <w:r w:rsidRPr="002E2661">
        <w:t>‒</w:t>
      </w:r>
      <w:r w:rsidRPr="002E2661">
        <w:tab/>
        <w:t>прототипов функций, содержащихся в таблице функций;</w:t>
      </w:r>
    </w:p>
    <w:p w14:paraId="229BC968" w14:textId="77777777" w:rsidR="006C0A91" w:rsidRPr="002E2661" w:rsidRDefault="006C0A91" w:rsidP="003274FC">
      <w:pPr>
        <w:pStyle w:val="a4"/>
        <w:tabs>
          <w:tab w:val="left" w:pos="993"/>
        </w:tabs>
      </w:pPr>
      <w:r w:rsidRPr="002E2661">
        <w:t>‒</w:t>
      </w:r>
      <w:r w:rsidRPr="002E2661">
        <w:tab/>
        <w:t>набора функций в таблице функций.</w:t>
      </w:r>
    </w:p>
    <w:p w14:paraId="4D8A7080" w14:textId="77777777" w:rsidR="006C0A91" w:rsidRPr="002E2661" w:rsidRDefault="006C0A91" w:rsidP="006C0A91">
      <w:pPr>
        <w:pStyle w:val="a4"/>
      </w:pPr>
      <w:r w:rsidRPr="002E2661">
        <w:t>В зависимости от прототипов функции драйвера отличаются набором параметров и типом этих параметров.</w:t>
      </w:r>
    </w:p>
    <w:p w14:paraId="530AB08C" w14:textId="77777777" w:rsidR="006C0A91" w:rsidRPr="002E2661" w:rsidRDefault="006C0A91" w:rsidP="006C0A91">
      <w:pPr>
        <w:pStyle w:val="a4"/>
      </w:pPr>
      <w:r w:rsidRPr="002E2661">
        <w:t>В зависимости от набора функций драйвера бывают:</w:t>
      </w:r>
    </w:p>
    <w:p w14:paraId="5C23C0BA" w14:textId="77777777" w:rsidR="006C0A91" w:rsidRPr="002E2661" w:rsidRDefault="006C0A91" w:rsidP="002D0B57">
      <w:pPr>
        <w:pStyle w:val="a4"/>
        <w:tabs>
          <w:tab w:val="left" w:pos="993"/>
        </w:tabs>
      </w:pPr>
      <w:r w:rsidRPr="002E2661">
        <w:t>‒</w:t>
      </w:r>
      <w:r w:rsidRPr="002E2661">
        <w:tab/>
        <w:t>драйвера ввода;</w:t>
      </w:r>
    </w:p>
    <w:p w14:paraId="62A57F8D" w14:textId="77777777" w:rsidR="006C0A91" w:rsidRPr="002E2661" w:rsidRDefault="006C0A91" w:rsidP="002D0B57">
      <w:pPr>
        <w:pStyle w:val="a4"/>
        <w:tabs>
          <w:tab w:val="left" w:pos="993"/>
        </w:tabs>
      </w:pPr>
      <w:r w:rsidRPr="002E2661">
        <w:t>‒</w:t>
      </w:r>
      <w:r w:rsidRPr="002E2661">
        <w:tab/>
        <w:t>драйвера вывода;</w:t>
      </w:r>
    </w:p>
    <w:p w14:paraId="021B3837" w14:textId="77777777" w:rsidR="006C0A91" w:rsidRPr="002E2661" w:rsidRDefault="006C0A91" w:rsidP="002D0B57">
      <w:pPr>
        <w:pStyle w:val="a4"/>
        <w:tabs>
          <w:tab w:val="left" w:pos="993"/>
        </w:tabs>
      </w:pPr>
      <w:r w:rsidRPr="002E2661">
        <w:t>‒</w:t>
      </w:r>
      <w:r w:rsidRPr="002E2661">
        <w:tab/>
        <w:t>драйвера ввода/вывода.</w:t>
      </w:r>
    </w:p>
    <w:p w14:paraId="69485059" w14:textId="77777777" w:rsidR="006C0A91" w:rsidRPr="002E2661" w:rsidRDefault="006C0A91" w:rsidP="006C0A91">
      <w:pPr>
        <w:pStyle w:val="a4"/>
      </w:pPr>
      <w:r w:rsidRPr="002E2661">
        <w:lastRenderedPageBreak/>
        <w:t xml:space="preserve">Все функции драйвера должны содержать параметр </w:t>
      </w:r>
      <w:proofErr w:type="spellStart"/>
      <w:r w:rsidRPr="002E2661">
        <w:rPr>
          <w:i/>
          <w:iCs/>
        </w:rPr>
        <w:t>self</w:t>
      </w:r>
      <w:proofErr w:type="spellEnd"/>
      <w:r w:rsidRPr="002E2661">
        <w:t xml:space="preserve">, который является указателем на тип </w:t>
      </w:r>
      <w:proofErr w:type="spellStart"/>
      <w:r w:rsidRPr="002E2661">
        <w:rPr>
          <w:i/>
          <w:iCs/>
        </w:rPr>
        <w:t>void</w:t>
      </w:r>
      <w:proofErr w:type="spellEnd"/>
      <w:r w:rsidRPr="002E2661">
        <w:t>. Через данный указатель в функцию передается указатель на объект драйвера (объект, реализующий структуру данных, специфическую для каждого драйвера и определенную разработчиком драйвера).</w:t>
      </w:r>
    </w:p>
    <w:p w14:paraId="163F5348" w14:textId="0F5E8102" w:rsidR="006C0A91" w:rsidRPr="002E2661" w:rsidRDefault="006C0A91" w:rsidP="006C0A91">
      <w:pPr>
        <w:pStyle w:val="a4"/>
      </w:pPr>
      <w:r w:rsidRPr="002E2661">
        <w:t>Для того чтобы компонент логического модуля мог использовать динамическое связывание, при разработке компонента должен быть определен тип драйвера, который будет использован при работе компонента. В интерфейсах компонента должен присутствовать параметр, принимающий указатель на таблицу функций определенного типа драйвера и параметр, принимающий указатель на объект драйвера. Компонент должен обращаться к функциям драйвера через указанный параметр, обращаясь к полям структуры таблицы функций и передавая им указатель на объект драйвера.</w:t>
      </w:r>
    </w:p>
    <w:p w14:paraId="166ABFAF" w14:textId="77777777" w:rsidR="006C0A91" w:rsidRPr="002E2661" w:rsidRDefault="006C0A91" w:rsidP="006C0A91">
      <w:pPr>
        <w:pStyle w:val="a4"/>
      </w:pPr>
      <w:r w:rsidRPr="002E2661">
        <w:t xml:space="preserve">Должен быть разработан модуль драйвера, который содержит реализации всех функций, перечисленных в таблице функций данного типа и функцию-конструктор («имя </w:t>
      </w:r>
      <w:proofErr w:type="spellStart"/>
      <w:r w:rsidRPr="002E2661">
        <w:t>драйвера_ctor</w:t>
      </w:r>
      <w:proofErr w:type="spellEnd"/>
      <w:r w:rsidRPr="002E2661">
        <w:t xml:space="preserve">»), которая принимает настройки драйвера, а возвращает указатель на объект драйвера типа </w:t>
      </w:r>
      <w:proofErr w:type="spellStart"/>
      <w:r w:rsidRPr="002E2661">
        <w:rPr>
          <w:i/>
          <w:iCs/>
        </w:rPr>
        <w:t>void</w:t>
      </w:r>
      <w:proofErr w:type="spellEnd"/>
      <w:r w:rsidRPr="002E2661">
        <w:t xml:space="preserve"> *. В дальнейшем это значение будет передаваться в качестве параметра </w:t>
      </w:r>
      <w:proofErr w:type="spellStart"/>
      <w:r w:rsidRPr="002E2661">
        <w:rPr>
          <w:i/>
          <w:iCs/>
        </w:rPr>
        <w:t>self</w:t>
      </w:r>
      <w:proofErr w:type="spellEnd"/>
      <w:r w:rsidRPr="002E2661">
        <w:rPr>
          <w:i/>
          <w:iCs/>
        </w:rPr>
        <w:t xml:space="preserve"> </w:t>
      </w:r>
      <w:r w:rsidRPr="002E2661">
        <w:t>функциям этого драйвера.</w:t>
      </w:r>
    </w:p>
    <w:p w14:paraId="18485DD7" w14:textId="77777777" w:rsidR="006C0A91" w:rsidRPr="002E2661" w:rsidRDefault="006C0A91" w:rsidP="006C0A91">
      <w:pPr>
        <w:pStyle w:val="a4"/>
      </w:pPr>
      <w:r w:rsidRPr="002E2661">
        <w:t>Связывание имеет следующий сценарий:</w:t>
      </w:r>
    </w:p>
    <w:p w14:paraId="2B44BC9A" w14:textId="77777777" w:rsidR="006C0A91" w:rsidRPr="002E2661" w:rsidRDefault="006C0A91" w:rsidP="005D1C13">
      <w:pPr>
        <w:pStyle w:val="a4"/>
        <w:tabs>
          <w:tab w:val="left" w:pos="993"/>
        </w:tabs>
      </w:pPr>
      <w:r w:rsidRPr="002E2661">
        <w:t>‒</w:t>
      </w:r>
      <w:r w:rsidRPr="002E2661">
        <w:tab/>
        <w:t>объявляется структура, которая содержит таблицу функций выбранного типа драйвера;</w:t>
      </w:r>
    </w:p>
    <w:p w14:paraId="07041BF7" w14:textId="77777777" w:rsidR="006C0A91" w:rsidRPr="002E2661" w:rsidRDefault="006C0A91" w:rsidP="005D1C13">
      <w:pPr>
        <w:pStyle w:val="a4"/>
        <w:tabs>
          <w:tab w:val="left" w:pos="993"/>
        </w:tabs>
      </w:pPr>
      <w:r w:rsidRPr="002E2661">
        <w:t>‒</w:t>
      </w:r>
      <w:r w:rsidRPr="002E2661">
        <w:tab/>
        <w:t>поля структуры инициализируются адресами соответствующих функций драйвера;</w:t>
      </w:r>
    </w:p>
    <w:p w14:paraId="43B1992A" w14:textId="77777777" w:rsidR="006C0A91" w:rsidRPr="002E2661" w:rsidRDefault="006C0A91" w:rsidP="005D1C13">
      <w:pPr>
        <w:pStyle w:val="a4"/>
        <w:tabs>
          <w:tab w:val="left" w:pos="993"/>
        </w:tabs>
      </w:pPr>
      <w:r w:rsidRPr="002E2661">
        <w:t>‒</w:t>
      </w:r>
      <w:r w:rsidRPr="002E2661">
        <w:tab/>
        <w:t xml:space="preserve">объявляется переменная-указатель на </w:t>
      </w:r>
      <w:proofErr w:type="spellStart"/>
      <w:r w:rsidRPr="002E2661">
        <w:rPr>
          <w:i/>
          <w:iCs/>
        </w:rPr>
        <w:t>void</w:t>
      </w:r>
      <w:proofErr w:type="spellEnd"/>
      <w:r w:rsidRPr="002E2661">
        <w:t>;</w:t>
      </w:r>
    </w:p>
    <w:p w14:paraId="0F4DB036" w14:textId="77777777" w:rsidR="006C0A91" w:rsidRPr="002E2661" w:rsidRDefault="006C0A91" w:rsidP="005D1C13">
      <w:pPr>
        <w:pStyle w:val="a4"/>
        <w:tabs>
          <w:tab w:val="left" w:pos="993"/>
        </w:tabs>
      </w:pPr>
      <w:r w:rsidRPr="002E2661">
        <w:t>‒</w:t>
      </w:r>
      <w:r w:rsidRPr="002E2661">
        <w:tab/>
        <w:t xml:space="preserve">вызывается конструктор драйвера, а результат, возвращаемый конструктором, сохраняется в предварительно объявленную переменную (указатель на </w:t>
      </w:r>
      <w:proofErr w:type="spellStart"/>
      <w:r w:rsidRPr="002E2661">
        <w:rPr>
          <w:i/>
          <w:iCs/>
        </w:rPr>
        <w:t>void</w:t>
      </w:r>
      <w:proofErr w:type="spellEnd"/>
      <w:r w:rsidRPr="002E2661">
        <w:t>);</w:t>
      </w:r>
    </w:p>
    <w:p w14:paraId="326DB3D3" w14:textId="77777777" w:rsidR="006C0A91" w:rsidRPr="002E2661" w:rsidRDefault="006C0A91" w:rsidP="005D1C13">
      <w:pPr>
        <w:pStyle w:val="a4"/>
        <w:tabs>
          <w:tab w:val="left" w:pos="993"/>
        </w:tabs>
      </w:pPr>
      <w:r w:rsidRPr="002E2661">
        <w:t>‒</w:t>
      </w:r>
      <w:r w:rsidRPr="002E2661">
        <w:tab/>
        <w:t>вызывается функция-конструктор компонента логического уровня, которому передаются указатели на таблицу функций драйвера и объект драйвера;</w:t>
      </w:r>
    </w:p>
    <w:p w14:paraId="572ABD58" w14:textId="359885F0" w:rsidR="00D067CD" w:rsidRPr="002E2661" w:rsidRDefault="006C0A91" w:rsidP="005D1C13">
      <w:pPr>
        <w:pStyle w:val="a4"/>
        <w:tabs>
          <w:tab w:val="left" w:pos="993"/>
        </w:tabs>
      </w:pPr>
      <w:r w:rsidRPr="002E2661">
        <w:t>‒</w:t>
      </w:r>
      <w:r w:rsidRPr="002E2661">
        <w:tab/>
        <w:t>компонент логического уровня используется по назначению.</w:t>
      </w:r>
    </w:p>
    <w:p w14:paraId="67DA9F31" w14:textId="31A68A13" w:rsidR="00565D6E" w:rsidRPr="002E2661" w:rsidRDefault="00D1323F" w:rsidP="00D1323F">
      <w:pPr>
        <w:pStyle w:val="40"/>
      </w:pPr>
      <w:commentRangeStart w:id="359"/>
      <w:commentRangeStart w:id="360"/>
      <w:r w:rsidRPr="002E2661">
        <w:lastRenderedPageBreak/>
        <w:t>Модуль</w:t>
      </w:r>
      <w:commentRangeEnd w:id="359"/>
      <w:r w:rsidRPr="002E2661">
        <w:rPr>
          <w:rStyle w:val="aff9"/>
          <w:b w:val="0"/>
          <w:noProof/>
        </w:rPr>
        <w:commentReference w:id="359"/>
      </w:r>
      <w:commentRangeEnd w:id="360"/>
      <w:r w:rsidR="00B33E50">
        <w:rPr>
          <w:rStyle w:val="aff9"/>
          <w:b w:val="0"/>
          <w:noProof/>
        </w:rPr>
        <w:commentReference w:id="360"/>
      </w:r>
      <w:r w:rsidRPr="002E2661">
        <w:t xml:space="preserve"> </w:t>
      </w:r>
      <w:proofErr w:type="spellStart"/>
      <w:r w:rsidRPr="002E2661">
        <w:rPr>
          <w:szCs w:val="28"/>
        </w:rPr>
        <w:t>IOports</w:t>
      </w:r>
      <w:proofErr w:type="spellEnd"/>
    </w:p>
    <w:p w14:paraId="5D0BBBCA" w14:textId="6EDA7683" w:rsidR="00D1323F" w:rsidRPr="002E2661" w:rsidRDefault="00D1323F" w:rsidP="00D1323F">
      <w:pPr>
        <w:pStyle w:val="40"/>
        <w:spacing w:before="0"/>
      </w:pPr>
      <w:r w:rsidRPr="002E2661">
        <w:rPr>
          <w:szCs w:val="28"/>
        </w:rPr>
        <w:t>Назначение</w:t>
      </w:r>
    </w:p>
    <w:p w14:paraId="4E01820A" w14:textId="1A91A228" w:rsidR="00D1323F" w:rsidRPr="002E2661" w:rsidRDefault="005B5968" w:rsidP="00D1323F">
      <w:pPr>
        <w:pStyle w:val="a4"/>
      </w:pPr>
      <w:r w:rsidRPr="002E2661">
        <w:t xml:space="preserve">Модуль </w:t>
      </w:r>
      <w:proofErr w:type="spellStart"/>
      <w:r w:rsidRPr="002E2661">
        <w:t>IOports</w:t>
      </w:r>
      <w:proofErr w:type="spellEnd"/>
      <w:r w:rsidRPr="002E2661">
        <w:t xml:space="preserve"> содержит макросы для </w:t>
      </w:r>
      <w:r w:rsidR="00797A55">
        <w:t>настройки</w:t>
      </w:r>
      <w:r w:rsidRPr="002E2661">
        <w:t xml:space="preserve"> порт</w:t>
      </w:r>
      <w:r w:rsidR="00797A55">
        <w:t>ов</w:t>
      </w:r>
      <w:r w:rsidRPr="002E2661">
        <w:t xml:space="preserve"> ввода-вывода.</w:t>
      </w:r>
    </w:p>
    <w:p w14:paraId="50A0F422" w14:textId="1DC7D8F6" w:rsidR="00D1323F" w:rsidRPr="002E2661" w:rsidRDefault="00D1323F" w:rsidP="00D1323F">
      <w:pPr>
        <w:pStyle w:val="40"/>
        <w:spacing w:before="0"/>
      </w:pPr>
      <w:r w:rsidRPr="002E2661">
        <w:rPr>
          <w:szCs w:val="28"/>
        </w:rPr>
        <w:t>Состав</w:t>
      </w:r>
    </w:p>
    <w:p w14:paraId="6110FEA8" w14:textId="1ABED56C" w:rsidR="00797A55" w:rsidRDefault="002A5C7E" w:rsidP="00797A55">
      <w:pPr>
        <w:pStyle w:val="a4"/>
      </w:pPr>
      <w:r w:rsidRPr="002E2661">
        <w:t>Модуль состоит из одноимённого файла.</w:t>
      </w:r>
    </w:p>
    <w:p w14:paraId="2595D40F" w14:textId="7D606A73" w:rsidR="00D1323F" w:rsidRPr="002E2661" w:rsidRDefault="00D1323F" w:rsidP="00D1323F">
      <w:pPr>
        <w:pStyle w:val="40"/>
        <w:spacing w:before="0"/>
      </w:pPr>
      <w:commentRangeStart w:id="361"/>
      <w:commentRangeStart w:id="362"/>
      <w:r w:rsidRPr="002E2661">
        <w:rPr>
          <w:szCs w:val="28"/>
        </w:rPr>
        <w:t>Описание</w:t>
      </w:r>
      <w:commentRangeEnd w:id="361"/>
      <w:r w:rsidR="00BB4310">
        <w:rPr>
          <w:rStyle w:val="aff9"/>
          <w:b w:val="0"/>
          <w:noProof/>
        </w:rPr>
        <w:commentReference w:id="361"/>
      </w:r>
      <w:commentRangeEnd w:id="362"/>
      <w:r w:rsidR="00797A55">
        <w:rPr>
          <w:rStyle w:val="aff9"/>
          <w:b w:val="0"/>
          <w:noProof/>
        </w:rPr>
        <w:commentReference w:id="362"/>
      </w:r>
    </w:p>
    <w:p w14:paraId="6532ED8F" w14:textId="1323AD90" w:rsidR="00797A55" w:rsidRPr="00797A55" w:rsidRDefault="00BB4310" w:rsidP="00797A55">
      <w:pPr>
        <w:pStyle w:val="a4"/>
        <w:rPr>
          <w:lang w:val="en-US"/>
        </w:rPr>
      </w:pPr>
      <w:r>
        <w:t xml:space="preserve">Модуль </w:t>
      </w:r>
      <w:proofErr w:type="spellStart"/>
      <w:r w:rsidRPr="00BB4310">
        <w:t>IOports</w:t>
      </w:r>
      <w:proofErr w:type="spellEnd"/>
      <w:r w:rsidRPr="00BB4310">
        <w:t xml:space="preserve"> предназначен для настройки портов дискретного ввода/вывода. </w:t>
      </w:r>
      <w:r w:rsidR="00797A55">
        <w:t>Модуль содержит два макроса. Для настройки порта на ввод (</w:t>
      </w:r>
      <w:proofErr w:type="spellStart"/>
      <w:r w:rsidR="00797A55">
        <w:t>маскрос</w:t>
      </w:r>
      <w:proofErr w:type="spellEnd"/>
      <w:r w:rsidR="00797A55">
        <w:t xml:space="preserve"> </w:t>
      </w:r>
      <w:r w:rsidR="00797A55" w:rsidRPr="00797A55">
        <w:t>INIC_PORT_IN</w:t>
      </w:r>
      <w:r w:rsidR="00797A55">
        <w:t>) и настройки порта на вывод (</w:t>
      </w:r>
      <w:r w:rsidR="00797A55" w:rsidRPr="00797A55">
        <w:t>INIC_PORT_</w:t>
      </w:r>
      <w:r w:rsidR="00797A55">
        <w:rPr>
          <w:lang w:val="en-US"/>
        </w:rPr>
        <w:t>OUT</w:t>
      </w:r>
      <w:r w:rsidR="00797A55">
        <w:t>).</w:t>
      </w:r>
    </w:p>
    <w:p w14:paraId="76E0BAFB" w14:textId="6DD07BD6" w:rsidR="00D1323F" w:rsidRDefault="00D1323F" w:rsidP="00D1323F">
      <w:pPr>
        <w:pStyle w:val="a4"/>
      </w:pPr>
    </w:p>
    <w:p w14:paraId="3A8CAAFD" w14:textId="77777777" w:rsidR="00797A55" w:rsidRPr="002E2661" w:rsidRDefault="00797A55" w:rsidP="00D1323F">
      <w:pPr>
        <w:pStyle w:val="a4"/>
      </w:pPr>
    </w:p>
    <w:p w14:paraId="58D57F59" w14:textId="4E286056" w:rsidR="00D1323F" w:rsidRPr="002E2661" w:rsidRDefault="00D1323F" w:rsidP="00D1323F">
      <w:pPr>
        <w:pStyle w:val="40"/>
      </w:pPr>
      <w:bookmarkStart w:id="363" w:name="_Ref50028442"/>
      <w:proofErr w:type="spellStart"/>
      <w:r w:rsidRPr="002E2661">
        <w:t>MainRegisters</w:t>
      </w:r>
      <w:bookmarkEnd w:id="363"/>
      <w:proofErr w:type="spellEnd"/>
    </w:p>
    <w:p w14:paraId="7E049A01" w14:textId="7D7E8C8C" w:rsidR="00D1323F" w:rsidRPr="002E2661" w:rsidRDefault="00D1323F" w:rsidP="00A47D11">
      <w:pPr>
        <w:pStyle w:val="5"/>
      </w:pPr>
      <w:r w:rsidRPr="002E2661">
        <w:t>Назначение</w:t>
      </w:r>
    </w:p>
    <w:p w14:paraId="7AE2D9FB" w14:textId="7F88510F" w:rsidR="00D1323F" w:rsidRPr="002E2661" w:rsidRDefault="00E0125B" w:rsidP="00D1323F">
      <w:pPr>
        <w:pStyle w:val="a4"/>
      </w:pPr>
      <w:r w:rsidRPr="002E2661">
        <w:t xml:space="preserve">Модуль </w:t>
      </w:r>
      <w:proofErr w:type="spellStart"/>
      <w:r w:rsidRPr="002E2661">
        <w:t>MainRegisters</w:t>
      </w:r>
      <w:proofErr w:type="spellEnd"/>
      <w:r w:rsidRPr="002E2661">
        <w:t xml:space="preserve"> обеспечивает управление ПСД (см. раздел 4.2.3 «Поток синхронизации данных» документа «Объектный контроллер привода стрелки ОКПС-Е-К. Архитектура программного обеспечения ЕИУС.465275.006.100-01 97 01»).</w:t>
      </w:r>
    </w:p>
    <w:p w14:paraId="19E4CE38" w14:textId="6510885E" w:rsidR="00D1323F" w:rsidRPr="002E2661" w:rsidRDefault="00D1323F" w:rsidP="00A47D11">
      <w:pPr>
        <w:pStyle w:val="5"/>
      </w:pPr>
      <w:r w:rsidRPr="002E2661">
        <w:t>Состав</w:t>
      </w:r>
    </w:p>
    <w:p w14:paraId="464C7057" w14:textId="41B51429" w:rsidR="00D1323F" w:rsidRPr="002E2661" w:rsidRDefault="002A5C7E" w:rsidP="002A5C7E">
      <w:pPr>
        <w:pStyle w:val="a4"/>
      </w:pPr>
      <w:r w:rsidRPr="002E2661">
        <w:t>Модуль состоит из одноимённого файла.</w:t>
      </w:r>
    </w:p>
    <w:p w14:paraId="5AD92CF5" w14:textId="4A1D3678" w:rsidR="00D1323F" w:rsidRPr="002E2661" w:rsidRDefault="00D1323F" w:rsidP="00A47D11">
      <w:pPr>
        <w:pStyle w:val="5"/>
      </w:pPr>
      <w:commentRangeStart w:id="364"/>
      <w:commentRangeStart w:id="365"/>
      <w:r w:rsidRPr="002E2661">
        <w:t>Описание</w:t>
      </w:r>
      <w:commentRangeEnd w:id="364"/>
      <w:r w:rsidR="005517A1" w:rsidRPr="002E2661">
        <w:rPr>
          <w:rStyle w:val="aff9"/>
          <w:rFonts w:eastAsia="Times New Roman"/>
          <w:b w:val="0"/>
          <w:noProof/>
        </w:rPr>
        <w:commentReference w:id="364"/>
      </w:r>
      <w:commentRangeEnd w:id="365"/>
      <w:r w:rsidR="00797A55">
        <w:rPr>
          <w:rStyle w:val="aff9"/>
          <w:rFonts w:eastAsia="Times New Roman"/>
          <w:b w:val="0"/>
          <w:noProof/>
        </w:rPr>
        <w:commentReference w:id="365"/>
      </w:r>
    </w:p>
    <w:p w14:paraId="64C64485" w14:textId="77777777" w:rsidR="005517A1" w:rsidRPr="002E2661" w:rsidRDefault="005517A1" w:rsidP="005517A1">
      <w:pPr>
        <w:pStyle w:val="6"/>
        <w:ind w:hanging="1866"/>
      </w:pPr>
      <w:r w:rsidRPr="002E2661">
        <w:t>Модель использования модуля</w:t>
      </w:r>
    </w:p>
    <w:p w14:paraId="220ECAB4" w14:textId="77777777" w:rsidR="005517A1" w:rsidRPr="002E2661" w:rsidRDefault="005517A1" w:rsidP="005517A1">
      <w:pPr>
        <w:pStyle w:val="a4"/>
      </w:pPr>
      <w:r w:rsidRPr="002E2661">
        <w:t>ПСД используется для компонентов, одна часть которых должна работать с высокой частотой, опрашивая периферийные устройства МК, а другая часть должна работать в ГП, производить обработку собранных данных и предоставлять результат другим компонентам. Компоненты, которые работают с одними и теми же данными в разных потоках, а их операции не являются атомарными, должны использовать ПСД.</w:t>
      </w:r>
    </w:p>
    <w:p w14:paraId="2C831071" w14:textId="77777777" w:rsidR="005517A1" w:rsidRPr="002E2661" w:rsidRDefault="005517A1" w:rsidP="005517A1">
      <w:pPr>
        <w:pStyle w:val="a4"/>
      </w:pPr>
      <w:r w:rsidRPr="002E2661">
        <w:lastRenderedPageBreak/>
        <w:t>Для организации ПСД должна быть реализована функция обработки прерываний (CAN_TIMER_FUNCTION_</w:t>
      </w:r>
      <w:proofErr w:type="gramStart"/>
      <w:r w:rsidRPr="002E2661">
        <w:t>INTERRUPT(</w:t>
      </w:r>
      <w:proofErr w:type="gramEnd"/>
      <w:r w:rsidRPr="002E2661">
        <w:t>)). В этой функции при входе и выходе должны быть размещены макроопределения CAN_TIMER_STOP и CAN_TIMER_INTERRUPT_CLEAR_FLAG, а между ними должны быть размещены вызовы функций компонент, которым необходимо организовать работу в ПСД.</w:t>
      </w:r>
    </w:p>
    <w:p w14:paraId="3B1A899B" w14:textId="77777777" w:rsidR="005517A1" w:rsidRPr="002E2661" w:rsidRDefault="005517A1" w:rsidP="005517A1">
      <w:pPr>
        <w:pStyle w:val="a4"/>
      </w:pPr>
      <w:r w:rsidRPr="002E2661">
        <w:t>В обработчике прерываний ПВС в конце должно быть размещено макроопределение CAN_TIMER_START.</w:t>
      </w:r>
    </w:p>
    <w:p w14:paraId="041DCEE3" w14:textId="77777777" w:rsidR="005517A1" w:rsidRPr="002E2661" w:rsidRDefault="005517A1" w:rsidP="005517A1">
      <w:pPr>
        <w:pStyle w:val="a4"/>
      </w:pPr>
      <w:r w:rsidRPr="002E2661">
        <w:t xml:space="preserve">В компонентах, доступ к данным которых должен быть защищен, для приостановки ПСД должно использоваться макроопределение CAN_TIMER_DISABLE_INTERRUPT или CAN_TIMER_SET_ENABLE_INTERRUPT с параметром </w:t>
      </w:r>
      <w:proofErr w:type="spellStart"/>
      <w:r w:rsidRPr="002E2661">
        <w:rPr>
          <w:i/>
          <w:iCs/>
        </w:rPr>
        <w:t>false</w:t>
      </w:r>
      <w:proofErr w:type="spellEnd"/>
      <w:r w:rsidRPr="002E2661">
        <w:rPr>
          <w:i/>
          <w:iCs/>
        </w:rPr>
        <w:t>.</w:t>
      </w:r>
      <w:r w:rsidRPr="002E2661">
        <w:t xml:space="preserve"> Для продолжения работы должны использоваться макроопределения CAN_TIMER_ENABLE_INTERRUPT или CAN_TIMER_SET_ENABLE_INTERRUPT с параметром</w:t>
      </w:r>
      <w:r w:rsidRPr="002E2661">
        <w:rPr>
          <w:i/>
          <w:iCs/>
        </w:rPr>
        <w:t xml:space="preserve"> </w:t>
      </w:r>
      <w:proofErr w:type="spellStart"/>
      <w:r w:rsidRPr="002E2661">
        <w:rPr>
          <w:i/>
          <w:iCs/>
        </w:rPr>
        <w:t>true</w:t>
      </w:r>
      <w:proofErr w:type="spellEnd"/>
      <w:r w:rsidRPr="002E2661">
        <w:t>. Узнать текущее состояние потока можно с помощью макроопределения CAN_TIMER_IS_ENABLE_INTERRUPT.</w:t>
      </w:r>
    </w:p>
    <w:p w14:paraId="6B0185BD" w14:textId="58406EB0" w:rsidR="00D1323F" w:rsidRPr="002E2661" w:rsidRDefault="005517A1" w:rsidP="005517A1">
      <w:pPr>
        <w:pStyle w:val="a4"/>
      </w:pPr>
      <w:r w:rsidRPr="002E2661">
        <w:t>В начале работы вместе с ПВС должен быть проинициализирован и ПСД. Для этого необходимо использовать макроопределение CAN_TIMER_INIT.</w:t>
      </w:r>
    </w:p>
    <w:p w14:paraId="17901701" w14:textId="17E4FDE5" w:rsidR="005517A1" w:rsidRPr="002E2661" w:rsidRDefault="005517A1" w:rsidP="005517A1">
      <w:pPr>
        <w:pStyle w:val="6"/>
        <w:ind w:hanging="1866"/>
      </w:pPr>
      <w:r w:rsidRPr="002E2661">
        <w:t>Описание реализации модуля</w:t>
      </w:r>
    </w:p>
    <w:p w14:paraId="0704CE59" w14:textId="77777777" w:rsidR="005517A1" w:rsidRPr="002E2661" w:rsidRDefault="005517A1" w:rsidP="005517A1">
      <w:pPr>
        <w:pStyle w:val="a4"/>
      </w:pPr>
      <w:r w:rsidRPr="002E2661">
        <w:t xml:space="preserve">Модуль </w:t>
      </w:r>
      <w:proofErr w:type="spellStart"/>
      <w:r w:rsidRPr="002E2661">
        <w:t>MainRegisters</w:t>
      </w:r>
      <w:proofErr w:type="spellEnd"/>
      <w:r w:rsidRPr="002E2661">
        <w:t xml:space="preserve"> для организации ПСД использует таймер 4 МК и, соответственно, содержит макроопределения, которые обеспечивают функциональность ПСД в соответствии с моделью, описанной выше.</w:t>
      </w:r>
    </w:p>
    <w:p w14:paraId="5E6CDB4F" w14:textId="77777777" w:rsidR="005517A1" w:rsidRPr="002E2661" w:rsidRDefault="005517A1" w:rsidP="005517A1">
      <w:pPr>
        <w:pStyle w:val="a4"/>
      </w:pPr>
      <w:r w:rsidRPr="002E2661">
        <w:t>Макроопределение CAN_TIMER_FUNCTION_INTERRUPT определяет имя обработчика прерывания таймера 4 _</w:t>
      </w:r>
      <w:r w:rsidRPr="002E2661">
        <w:rPr>
          <w:i/>
          <w:iCs/>
        </w:rPr>
        <w:t>_</w:t>
      </w:r>
      <w:proofErr w:type="spellStart"/>
      <w:r w:rsidRPr="002E2661">
        <w:rPr>
          <w:i/>
          <w:iCs/>
        </w:rPr>
        <w:t>attribute</w:t>
      </w:r>
      <w:proofErr w:type="spellEnd"/>
      <w:r w:rsidRPr="002E2661">
        <w:rPr>
          <w:i/>
          <w:iCs/>
        </w:rPr>
        <w:t>_</w:t>
      </w:r>
      <w:proofErr w:type="gramStart"/>
      <w:r w:rsidRPr="002E2661">
        <w:rPr>
          <w:i/>
          <w:iCs/>
        </w:rPr>
        <w:t>_(</w:t>
      </w:r>
      <w:proofErr w:type="gramEnd"/>
      <w:r w:rsidRPr="002E2661">
        <w:rPr>
          <w:i/>
          <w:iCs/>
        </w:rPr>
        <w:t>(__</w:t>
      </w:r>
      <w:proofErr w:type="spellStart"/>
      <w:r w:rsidRPr="002E2661">
        <w:rPr>
          <w:i/>
          <w:iCs/>
        </w:rPr>
        <w:t>interrupt</w:t>
      </w:r>
      <w:proofErr w:type="spellEnd"/>
      <w:r w:rsidRPr="002E2661">
        <w:rPr>
          <w:i/>
          <w:iCs/>
        </w:rPr>
        <w:t xml:space="preserve">__, </w:t>
      </w:r>
      <w:proofErr w:type="spellStart"/>
      <w:r w:rsidRPr="002E2661">
        <w:rPr>
          <w:i/>
          <w:iCs/>
        </w:rPr>
        <w:t>auto_psv</w:t>
      </w:r>
      <w:proofErr w:type="spellEnd"/>
      <w:r w:rsidRPr="002E2661">
        <w:rPr>
          <w:i/>
          <w:iCs/>
        </w:rPr>
        <w:t>, )) _T4Interrupt.</w:t>
      </w:r>
    </w:p>
    <w:p w14:paraId="112661A2" w14:textId="77777777" w:rsidR="005517A1" w:rsidRPr="002E2661" w:rsidRDefault="005517A1" w:rsidP="005517A1">
      <w:pPr>
        <w:pStyle w:val="a4"/>
      </w:pPr>
      <w:r w:rsidRPr="002E2661">
        <w:lastRenderedPageBreak/>
        <w:t xml:space="preserve">Макроопределение CAN_TIMER_INIT содержит команды, которые настраивают таймер 4 для работы в режиме 16-битного таймера, от внутренней тактовой частоты с </w:t>
      </w:r>
      <w:proofErr w:type="spellStart"/>
      <w:r w:rsidRPr="002E2661">
        <w:t>предделителем</w:t>
      </w:r>
      <w:proofErr w:type="spellEnd"/>
      <w:r w:rsidRPr="002E2661">
        <w:t xml:space="preserve"> 1:1 с периодом перезагрузки 7 тактов.</w:t>
      </w:r>
    </w:p>
    <w:p w14:paraId="087C47F7" w14:textId="77777777" w:rsidR="005517A1" w:rsidRPr="002E2661" w:rsidRDefault="005517A1" w:rsidP="005517A1">
      <w:pPr>
        <w:pStyle w:val="a4"/>
      </w:pPr>
      <w:r w:rsidRPr="002E2661">
        <w:t xml:space="preserve">Макроопределение CAN_TIMER_START очищает регистр таймера TMR4 и запускает счет, устанавливая бит </w:t>
      </w:r>
      <w:r w:rsidRPr="002E2661">
        <w:rPr>
          <w:i/>
          <w:iCs/>
        </w:rPr>
        <w:t>T4CONbits.TON</w:t>
      </w:r>
      <w:r w:rsidRPr="002E2661">
        <w:t>.</w:t>
      </w:r>
    </w:p>
    <w:p w14:paraId="22E1867B" w14:textId="77777777" w:rsidR="005517A1" w:rsidRPr="002E2661" w:rsidRDefault="005517A1" w:rsidP="005517A1">
      <w:pPr>
        <w:pStyle w:val="a4"/>
      </w:pPr>
      <w:r w:rsidRPr="002E2661">
        <w:t xml:space="preserve">Макроопределение CAN_TIMER_STOP останавливает счет, сбрасывая бит </w:t>
      </w:r>
      <w:r w:rsidRPr="002E2661">
        <w:rPr>
          <w:i/>
          <w:iCs/>
        </w:rPr>
        <w:t>T4CONbits.TON</w:t>
      </w:r>
      <w:r w:rsidRPr="002E2661">
        <w:t>.</w:t>
      </w:r>
    </w:p>
    <w:p w14:paraId="40F0D58E" w14:textId="77777777" w:rsidR="005517A1" w:rsidRPr="002E2661" w:rsidRDefault="005517A1" w:rsidP="005517A1">
      <w:pPr>
        <w:pStyle w:val="a4"/>
      </w:pPr>
      <w:r w:rsidRPr="002E2661">
        <w:t xml:space="preserve">Макроопределение CAN_TIMER_INTERRUPT_CLEAR_FLAG сбрасывает флаг прерывания </w:t>
      </w:r>
      <w:r w:rsidRPr="002E2661">
        <w:rPr>
          <w:i/>
          <w:iCs/>
        </w:rPr>
        <w:t>IFS1bits.T4IF</w:t>
      </w:r>
      <w:r w:rsidRPr="002E2661">
        <w:t>.</w:t>
      </w:r>
    </w:p>
    <w:p w14:paraId="723D7D41" w14:textId="77777777" w:rsidR="005517A1" w:rsidRPr="002E2661" w:rsidRDefault="005517A1" w:rsidP="005517A1">
      <w:pPr>
        <w:pStyle w:val="a4"/>
      </w:pPr>
      <w:r w:rsidRPr="002E2661">
        <w:t xml:space="preserve">Макроопределение CAN_TIMER_DISABLE_INTERRUPT запрещает прерывания от таймера 4, обнуляя бит </w:t>
      </w:r>
      <w:r w:rsidRPr="002E2661">
        <w:rPr>
          <w:i/>
          <w:iCs/>
        </w:rPr>
        <w:t>IEC1bits.T4IE</w:t>
      </w:r>
      <w:r w:rsidRPr="002E2661">
        <w:t>.</w:t>
      </w:r>
    </w:p>
    <w:p w14:paraId="3BFB0A32" w14:textId="77777777" w:rsidR="005517A1" w:rsidRPr="002E2661" w:rsidRDefault="005517A1" w:rsidP="005517A1">
      <w:pPr>
        <w:pStyle w:val="a4"/>
      </w:pPr>
      <w:r w:rsidRPr="002E2661">
        <w:t xml:space="preserve">Макроопределение CAN_TIMER_ENABLE_INTERRUPT разрешает прерывания от таймера 4, устанавливая бит </w:t>
      </w:r>
      <w:r w:rsidRPr="002E2661">
        <w:rPr>
          <w:i/>
          <w:iCs/>
        </w:rPr>
        <w:t>IEC1bits.T4IE</w:t>
      </w:r>
      <w:r w:rsidRPr="002E2661">
        <w:t>.</w:t>
      </w:r>
    </w:p>
    <w:p w14:paraId="28C2E314" w14:textId="77777777" w:rsidR="005517A1" w:rsidRPr="002E2661" w:rsidRDefault="005517A1" w:rsidP="005517A1">
      <w:pPr>
        <w:pStyle w:val="a4"/>
      </w:pPr>
      <w:r w:rsidRPr="002E2661">
        <w:t xml:space="preserve">Макроопределение CAN_TIMER_IS_ENABLE_INTERRUPT возвращает состояние бита </w:t>
      </w:r>
      <w:r w:rsidRPr="002E2661">
        <w:rPr>
          <w:i/>
          <w:iCs/>
        </w:rPr>
        <w:t>IEC1bits.T4IE</w:t>
      </w:r>
      <w:r w:rsidRPr="002E2661">
        <w:t>.</w:t>
      </w:r>
    </w:p>
    <w:p w14:paraId="3AE33D90" w14:textId="0512021F" w:rsidR="005517A1" w:rsidRPr="002E2661" w:rsidRDefault="005517A1" w:rsidP="005517A1">
      <w:pPr>
        <w:pStyle w:val="a4"/>
      </w:pPr>
      <w:r w:rsidRPr="002E2661">
        <w:t xml:space="preserve">Макроопределение CAN_TIMER_SET_ENABLE_INTERRUPT </w:t>
      </w:r>
      <w:proofErr w:type="gramStart"/>
      <w:r w:rsidRPr="002E2661">
        <w:t xml:space="preserve">( </w:t>
      </w:r>
      <w:proofErr w:type="spellStart"/>
      <w:r w:rsidRPr="002E2661">
        <w:t>en</w:t>
      </w:r>
      <w:proofErr w:type="spellEnd"/>
      <w:proofErr w:type="gramEnd"/>
      <w:r w:rsidRPr="002E2661">
        <w:t xml:space="preserve"> ) устанавливает бит </w:t>
      </w:r>
      <w:r w:rsidRPr="002E2661">
        <w:rPr>
          <w:i/>
          <w:iCs/>
        </w:rPr>
        <w:t xml:space="preserve">IEC1bits.T4IE </w:t>
      </w:r>
      <w:r w:rsidRPr="002E2661">
        <w:t xml:space="preserve">в состояние, которому соответствует значение параметра </w:t>
      </w:r>
      <w:proofErr w:type="spellStart"/>
      <w:r w:rsidRPr="002E2661">
        <w:t>en</w:t>
      </w:r>
      <w:proofErr w:type="spellEnd"/>
      <w:r w:rsidRPr="002E2661">
        <w:t xml:space="preserve"> (</w:t>
      </w:r>
      <w:proofErr w:type="spellStart"/>
      <w:r w:rsidRPr="002E2661">
        <w:rPr>
          <w:i/>
          <w:iCs/>
        </w:rPr>
        <w:t>true</w:t>
      </w:r>
      <w:proofErr w:type="spellEnd"/>
      <w:r w:rsidRPr="002E2661">
        <w:t xml:space="preserve"> – в единицу, </w:t>
      </w:r>
      <w:proofErr w:type="spellStart"/>
      <w:r w:rsidRPr="002E2661">
        <w:rPr>
          <w:i/>
          <w:iCs/>
        </w:rPr>
        <w:t>false</w:t>
      </w:r>
      <w:proofErr w:type="spellEnd"/>
      <w:r w:rsidRPr="002E2661">
        <w:t xml:space="preserve"> – в ноль).</w:t>
      </w:r>
    </w:p>
    <w:p w14:paraId="1E4FF45F" w14:textId="77777777" w:rsidR="00411BBB" w:rsidRPr="002E2661" w:rsidRDefault="00411BBB" w:rsidP="00747915">
      <w:pPr>
        <w:pStyle w:val="40"/>
      </w:pPr>
      <w:r w:rsidRPr="002E2661">
        <w:t xml:space="preserve">Модуль </w:t>
      </w:r>
      <w:proofErr w:type="spellStart"/>
      <w:r w:rsidRPr="002E2661">
        <w:t>posDetGen_drv</w:t>
      </w:r>
      <w:proofErr w:type="spellEnd"/>
    </w:p>
    <w:p w14:paraId="7C5EB567" w14:textId="77777777" w:rsidR="00411BBB" w:rsidRPr="002E2661" w:rsidRDefault="00411BBB" w:rsidP="00BE173A">
      <w:pPr>
        <w:pStyle w:val="5"/>
      </w:pPr>
      <w:r w:rsidRPr="002E2661">
        <w:t>Назначение</w:t>
      </w:r>
    </w:p>
    <w:p w14:paraId="586228E7" w14:textId="77777777" w:rsidR="00D67BF7" w:rsidRPr="002E2661" w:rsidRDefault="00D67BF7" w:rsidP="00D67BF7">
      <w:pPr>
        <w:pStyle w:val="a4"/>
      </w:pPr>
      <w:r w:rsidRPr="002E2661">
        <w:t>Управление широтно-импульсной модуляцией сигнала контрольного генератора.</w:t>
      </w:r>
    </w:p>
    <w:p w14:paraId="48C802C1" w14:textId="77777777" w:rsidR="00D67BF7" w:rsidRPr="002E2661" w:rsidRDefault="00D67BF7" w:rsidP="002F6B6A">
      <w:pPr>
        <w:pStyle w:val="5"/>
      </w:pPr>
      <w:r w:rsidRPr="002E2661">
        <w:t>Состав</w:t>
      </w:r>
    </w:p>
    <w:p w14:paraId="7574EE13" w14:textId="77777777" w:rsidR="00F479ED" w:rsidRPr="002E2661" w:rsidRDefault="00C71E10" w:rsidP="00D46E27">
      <w:pPr>
        <w:pStyle w:val="5"/>
        <w:numPr>
          <w:ilvl w:val="0"/>
          <w:numId w:val="0"/>
        </w:numPr>
        <w:spacing w:before="0"/>
        <w:ind w:left="709"/>
        <w:rPr>
          <w:b w:val="0"/>
          <w:bCs/>
        </w:rPr>
      </w:pPr>
      <w:r w:rsidRPr="002E2661">
        <w:rPr>
          <w:b w:val="0"/>
          <w:bCs/>
        </w:rPr>
        <w:t>Модуль состоит из одноимённого файла.</w:t>
      </w:r>
    </w:p>
    <w:p w14:paraId="796D21D1" w14:textId="10B77391" w:rsidR="00D67BF7" w:rsidRPr="002E2661" w:rsidRDefault="00D67BF7" w:rsidP="002F6B6A">
      <w:pPr>
        <w:pStyle w:val="5"/>
      </w:pPr>
      <w:r w:rsidRPr="002E2661">
        <w:t>Описание</w:t>
      </w:r>
    </w:p>
    <w:p w14:paraId="6AB7527F" w14:textId="583879C3" w:rsidR="00D67BF7" w:rsidRPr="002E2661" w:rsidRDefault="00D67BF7" w:rsidP="004E18D3">
      <w:pPr>
        <w:pStyle w:val="a4"/>
      </w:pPr>
      <w:r w:rsidRPr="002E2661">
        <w:t xml:space="preserve">Модуль осуществляет инициализацию ШИМ (модуль PWM1) в функции </w:t>
      </w:r>
      <w:proofErr w:type="spellStart"/>
      <w:r w:rsidRPr="002E2661">
        <w:rPr>
          <w:b/>
          <w:i/>
        </w:rPr>
        <w:t>PosDetGenDrv_</w:t>
      </w:r>
      <w:proofErr w:type="gramStart"/>
      <w:r w:rsidRPr="002E2661">
        <w:rPr>
          <w:b/>
          <w:i/>
        </w:rPr>
        <w:t>init</w:t>
      </w:r>
      <w:proofErr w:type="spellEnd"/>
      <w:r w:rsidR="004E18D3" w:rsidRPr="002E2661">
        <w:rPr>
          <w:b/>
          <w:i/>
        </w:rPr>
        <w:t>(</w:t>
      </w:r>
      <w:proofErr w:type="gramEnd"/>
      <w:r w:rsidR="004E18D3" w:rsidRPr="002E2661">
        <w:rPr>
          <w:b/>
          <w:i/>
        </w:rPr>
        <w:t>)</w:t>
      </w:r>
      <w:r w:rsidRPr="002E2661">
        <w:t xml:space="preserve">, включение и выключение ШИМ в функциях </w:t>
      </w:r>
      <w:proofErr w:type="spellStart"/>
      <w:r w:rsidRPr="002E2661">
        <w:rPr>
          <w:b/>
          <w:i/>
        </w:rPr>
        <w:t>PosDetGenDrv_setEnable</w:t>
      </w:r>
      <w:proofErr w:type="spellEnd"/>
      <w:r w:rsidR="004E18D3" w:rsidRPr="002E2661">
        <w:rPr>
          <w:b/>
          <w:i/>
        </w:rPr>
        <w:t>()</w:t>
      </w:r>
      <w:r w:rsidRPr="002E2661">
        <w:rPr>
          <w:b/>
        </w:rPr>
        <w:t xml:space="preserve"> </w:t>
      </w:r>
      <w:r w:rsidRPr="002E2661">
        <w:t>и</w:t>
      </w:r>
      <w:r w:rsidRPr="002E2661">
        <w:rPr>
          <w:b/>
        </w:rPr>
        <w:t xml:space="preserve"> </w:t>
      </w:r>
      <w:proofErr w:type="spellStart"/>
      <w:r w:rsidRPr="002E2661">
        <w:rPr>
          <w:b/>
          <w:i/>
        </w:rPr>
        <w:t>PosDetGenDrv_setDisable</w:t>
      </w:r>
      <w:proofErr w:type="spellEnd"/>
      <w:r w:rsidR="004E18D3" w:rsidRPr="002E2661">
        <w:rPr>
          <w:b/>
          <w:i/>
        </w:rPr>
        <w:t>()</w:t>
      </w:r>
      <w:r w:rsidRPr="002E2661">
        <w:t>, а также установк</w:t>
      </w:r>
      <w:r w:rsidR="00400615" w:rsidRPr="002E2661">
        <w:t>у</w:t>
      </w:r>
      <w:r w:rsidRPr="002E2661">
        <w:t xml:space="preserve"> </w:t>
      </w:r>
      <w:r w:rsidRPr="002E2661">
        <w:lastRenderedPageBreak/>
        <w:t xml:space="preserve">значений в регистре длительности импульса PDC1 в функции </w:t>
      </w:r>
      <w:proofErr w:type="spellStart"/>
      <w:r w:rsidRPr="002E2661">
        <w:rPr>
          <w:b/>
          <w:i/>
        </w:rPr>
        <w:t>PosDetGenDrv_setValue</w:t>
      </w:r>
      <w:proofErr w:type="spellEnd"/>
      <w:r w:rsidR="004E18D3" w:rsidRPr="002E2661">
        <w:rPr>
          <w:b/>
          <w:i/>
        </w:rPr>
        <w:t>()</w:t>
      </w:r>
      <w:r w:rsidRPr="002E2661">
        <w:rPr>
          <w:b/>
          <w:i/>
        </w:rPr>
        <w:t>.</w:t>
      </w:r>
      <w:r w:rsidRPr="002E2661">
        <w:rPr>
          <w:i/>
        </w:rPr>
        <w:t xml:space="preserve"> </w:t>
      </w:r>
      <w:r w:rsidRPr="002E2661">
        <w:t>Используется комплементарное управление транзисторными ключами. Частота PWM составляет 28 кГц</w:t>
      </w:r>
      <w:r w:rsidR="0022241F">
        <w:t>.</w:t>
      </w:r>
    </w:p>
    <w:p w14:paraId="15E4D0D8" w14:textId="77777777" w:rsidR="00D67BF7" w:rsidRPr="002E2661" w:rsidRDefault="00D67BF7" w:rsidP="00D67BF7">
      <w:pPr>
        <w:pStyle w:val="afffb"/>
        <w:ind w:left="709"/>
      </w:pPr>
    </w:p>
    <w:p w14:paraId="062CA7DE" w14:textId="77777777" w:rsidR="00D67BF7" w:rsidRPr="002E2661" w:rsidRDefault="00D67BF7" w:rsidP="00747915">
      <w:pPr>
        <w:pStyle w:val="40"/>
      </w:pPr>
      <w:r w:rsidRPr="002E2661">
        <w:t xml:space="preserve">Модуль </w:t>
      </w:r>
      <w:proofErr w:type="spellStart"/>
      <w:r w:rsidRPr="002E2661">
        <w:t>relayCtrlDrv</w:t>
      </w:r>
      <w:proofErr w:type="spellEnd"/>
    </w:p>
    <w:p w14:paraId="7A30A85E" w14:textId="77777777" w:rsidR="000614C8" w:rsidRPr="002E2661" w:rsidRDefault="000614C8" w:rsidP="002F6B6A">
      <w:pPr>
        <w:pStyle w:val="5"/>
      </w:pPr>
      <w:r w:rsidRPr="002E2661">
        <w:t>Назначение</w:t>
      </w:r>
    </w:p>
    <w:p w14:paraId="37B80B3F" w14:textId="77777777" w:rsidR="000614C8" w:rsidRPr="002E2661" w:rsidRDefault="000614C8" w:rsidP="000614C8">
      <w:pPr>
        <w:pStyle w:val="a4"/>
      </w:pPr>
      <w:r w:rsidRPr="002E2661">
        <w:t>Управление с ножек портов ввода-вывода реле, расположенных на модуле реле.</w:t>
      </w:r>
    </w:p>
    <w:p w14:paraId="2A943559" w14:textId="77777777" w:rsidR="000614C8" w:rsidRPr="002E2661" w:rsidRDefault="000614C8" w:rsidP="002F6B6A">
      <w:pPr>
        <w:pStyle w:val="5"/>
      </w:pPr>
      <w:r w:rsidRPr="002E2661">
        <w:t>Состав</w:t>
      </w:r>
    </w:p>
    <w:p w14:paraId="12CF596C" w14:textId="3F618CD4" w:rsidR="000614C8" w:rsidRPr="002E2661" w:rsidRDefault="00C71E10" w:rsidP="00F03BFC">
      <w:pPr>
        <w:pStyle w:val="a4"/>
      </w:pPr>
      <w:r w:rsidRPr="002E2661">
        <w:t>Модуль состоит из одноимённого файла</w:t>
      </w:r>
      <w:r w:rsidR="000614C8" w:rsidRPr="002E2661">
        <w:t>.</w:t>
      </w:r>
    </w:p>
    <w:p w14:paraId="37A63FA7" w14:textId="77777777" w:rsidR="000614C8" w:rsidRPr="002E2661" w:rsidRDefault="000614C8" w:rsidP="002F6B6A">
      <w:pPr>
        <w:pStyle w:val="5"/>
      </w:pPr>
      <w:r w:rsidRPr="002E2661">
        <w:t>Описание</w:t>
      </w:r>
    </w:p>
    <w:p w14:paraId="7FE4C514" w14:textId="77777777" w:rsidR="000614C8" w:rsidRPr="002E2661" w:rsidRDefault="000614C8" w:rsidP="007D0C5F">
      <w:pPr>
        <w:pStyle w:val="a4"/>
        <w:keepNext/>
        <w:keepLines/>
      </w:pPr>
      <w:r w:rsidRPr="002E2661">
        <w:t>Модуль осуществляет:</w:t>
      </w:r>
    </w:p>
    <w:p w14:paraId="06698130" w14:textId="77777777" w:rsidR="000614C8" w:rsidRPr="002E2661" w:rsidRDefault="000614C8" w:rsidP="00643ABE">
      <w:pPr>
        <w:pStyle w:val="a4"/>
        <w:numPr>
          <w:ilvl w:val="0"/>
          <w:numId w:val="125"/>
        </w:numPr>
        <w:tabs>
          <w:tab w:val="left" w:pos="993"/>
        </w:tabs>
        <w:ind w:left="0" w:firstLine="709"/>
      </w:pPr>
      <w:r w:rsidRPr="002E2661">
        <w:t xml:space="preserve">инициализацию </w:t>
      </w:r>
      <w:proofErr w:type="spellStart"/>
      <w:r w:rsidRPr="002E2661">
        <w:t>пинов</w:t>
      </w:r>
      <w:proofErr w:type="spellEnd"/>
      <w:r w:rsidRPr="002E2661">
        <w:t xml:space="preserve"> портов ввода-вы</w:t>
      </w:r>
      <w:r w:rsidR="00F03BFC" w:rsidRPr="002E2661">
        <w:t>в</w:t>
      </w:r>
      <w:r w:rsidRPr="002E2661">
        <w:t xml:space="preserve">ода МК, с которых осуществляется управление реле, расположенных на модуле реле в функции </w:t>
      </w:r>
      <w:proofErr w:type="spellStart"/>
      <w:r w:rsidRPr="002E2661">
        <w:rPr>
          <w:rStyle w:val="affffff3"/>
          <w:b w:val="0"/>
          <w:lang w:val="ru-RU"/>
        </w:rPr>
        <w:t>RelayCtrlDrv_</w:t>
      </w:r>
      <w:proofErr w:type="gramStart"/>
      <w:r w:rsidRPr="002E2661">
        <w:rPr>
          <w:rStyle w:val="affffff3"/>
          <w:b w:val="0"/>
          <w:lang w:val="ru-RU"/>
        </w:rPr>
        <w:t>ctor</w:t>
      </w:r>
      <w:proofErr w:type="spellEnd"/>
      <w:r w:rsidR="00F03BFC" w:rsidRPr="002E2661">
        <w:rPr>
          <w:rStyle w:val="affffff3"/>
          <w:b w:val="0"/>
          <w:lang w:val="ru-RU"/>
        </w:rPr>
        <w:t>(</w:t>
      </w:r>
      <w:proofErr w:type="gramEnd"/>
      <w:r w:rsidR="00F03BFC" w:rsidRPr="002E2661">
        <w:rPr>
          <w:rStyle w:val="affffff3"/>
          <w:b w:val="0"/>
          <w:lang w:val="ru-RU"/>
        </w:rPr>
        <w:t>)</w:t>
      </w:r>
      <w:r w:rsidRPr="002E2661">
        <w:rPr>
          <w:rStyle w:val="affffff3"/>
          <w:i w:val="0"/>
          <w:lang w:val="ru-RU"/>
        </w:rPr>
        <w:t>;</w:t>
      </w:r>
    </w:p>
    <w:p w14:paraId="188DB7BA" w14:textId="77777777" w:rsidR="000614C8" w:rsidRPr="002E2661" w:rsidRDefault="000614C8" w:rsidP="00643ABE">
      <w:pPr>
        <w:pStyle w:val="a4"/>
        <w:numPr>
          <w:ilvl w:val="0"/>
          <w:numId w:val="125"/>
        </w:numPr>
        <w:tabs>
          <w:tab w:val="left" w:pos="993"/>
        </w:tabs>
        <w:ind w:left="0" w:firstLine="709"/>
      </w:pPr>
      <w:r w:rsidRPr="002E2661">
        <w:t xml:space="preserve">переключение реле РПВ в функции </w:t>
      </w:r>
      <w:proofErr w:type="spellStart"/>
      <w:r w:rsidRPr="002E2661">
        <w:rPr>
          <w:rStyle w:val="affffff3"/>
          <w:b w:val="0"/>
          <w:lang w:val="ru-RU"/>
        </w:rPr>
        <w:t>RelayCtrlDrv_</w:t>
      </w:r>
      <w:proofErr w:type="gramStart"/>
      <w:r w:rsidRPr="002E2661">
        <w:rPr>
          <w:rStyle w:val="affffff3"/>
          <w:b w:val="0"/>
          <w:lang w:val="ru-RU"/>
        </w:rPr>
        <w:t>switchRpv</w:t>
      </w:r>
      <w:proofErr w:type="spellEnd"/>
      <w:r w:rsidR="00CF4B0F" w:rsidRPr="002E2661">
        <w:rPr>
          <w:rStyle w:val="affffff3"/>
          <w:b w:val="0"/>
          <w:lang w:val="ru-RU"/>
        </w:rPr>
        <w:t>(</w:t>
      </w:r>
      <w:proofErr w:type="gramEnd"/>
      <w:r w:rsidR="00CF4B0F" w:rsidRPr="002E2661">
        <w:rPr>
          <w:rStyle w:val="affffff3"/>
          <w:b w:val="0"/>
          <w:lang w:val="ru-RU"/>
        </w:rPr>
        <w:t>)</w:t>
      </w:r>
      <w:r w:rsidRPr="002E2661">
        <w:rPr>
          <w:rStyle w:val="affffff3"/>
          <w:i w:val="0"/>
          <w:lang w:val="ru-RU"/>
        </w:rPr>
        <w:t>;</w:t>
      </w:r>
    </w:p>
    <w:p w14:paraId="0FCE1145" w14:textId="77777777" w:rsidR="000614C8" w:rsidRPr="002E2661" w:rsidRDefault="000614C8" w:rsidP="00643ABE">
      <w:pPr>
        <w:pStyle w:val="a4"/>
        <w:numPr>
          <w:ilvl w:val="0"/>
          <w:numId w:val="125"/>
        </w:numPr>
        <w:tabs>
          <w:tab w:val="left" w:pos="993"/>
        </w:tabs>
        <w:ind w:left="0" w:firstLine="709"/>
      </w:pPr>
      <w:r w:rsidRPr="002E2661">
        <w:t xml:space="preserve">переключение реле, использующихся при работе ПО в пятипроводной схеме контроля положения стрелки в функциях </w:t>
      </w:r>
      <w:r w:rsidRPr="002E2661">
        <w:rPr>
          <w:rStyle w:val="affffff3"/>
          <w:b w:val="0"/>
          <w:lang w:val="ru-RU"/>
        </w:rPr>
        <w:t>RelayCtrlDrv_switchReceiverL1L2</w:t>
      </w:r>
      <w:r w:rsidR="00CF4B0F" w:rsidRPr="002E2661">
        <w:rPr>
          <w:rStyle w:val="affffff3"/>
          <w:b w:val="0"/>
          <w:lang w:val="ru-RU"/>
        </w:rPr>
        <w:t>()</w:t>
      </w:r>
      <w:r w:rsidRPr="002E2661">
        <w:t xml:space="preserve">, </w:t>
      </w:r>
      <w:r w:rsidRPr="002E2661">
        <w:rPr>
          <w:b/>
          <w:i/>
        </w:rPr>
        <w:t>RelayCtrlDrv_switchReceiverL3L4</w:t>
      </w:r>
      <w:r w:rsidR="00CF4B0F" w:rsidRPr="002E2661">
        <w:rPr>
          <w:b/>
          <w:i/>
        </w:rPr>
        <w:t>()</w:t>
      </w:r>
      <w:r w:rsidRPr="002E2661">
        <w:t xml:space="preserve">, </w:t>
      </w:r>
      <w:proofErr w:type="spellStart"/>
      <w:r w:rsidRPr="002E2661">
        <w:rPr>
          <w:b/>
          <w:i/>
        </w:rPr>
        <w:t>RelayCtrlDrv_</w:t>
      </w:r>
      <w:proofErr w:type="gramStart"/>
      <w:r w:rsidRPr="002E2661">
        <w:rPr>
          <w:b/>
          <w:i/>
        </w:rPr>
        <w:t>switchPhasesAB</w:t>
      </w:r>
      <w:proofErr w:type="spellEnd"/>
      <w:r w:rsidR="00CF4B0F" w:rsidRPr="002E2661">
        <w:rPr>
          <w:b/>
          <w:i/>
        </w:rPr>
        <w:t>(</w:t>
      </w:r>
      <w:proofErr w:type="gramEnd"/>
      <w:r w:rsidR="00CF4B0F" w:rsidRPr="002E2661">
        <w:rPr>
          <w:b/>
          <w:i/>
        </w:rPr>
        <w:t>)</w:t>
      </w:r>
      <w:r w:rsidRPr="002E2661">
        <w:t xml:space="preserve">. </w:t>
      </w:r>
    </w:p>
    <w:p w14:paraId="6F794E78" w14:textId="77777777" w:rsidR="00D67BF7" w:rsidRPr="002E2661" w:rsidRDefault="00D67BF7" w:rsidP="00747915">
      <w:pPr>
        <w:pStyle w:val="40"/>
      </w:pPr>
      <w:r w:rsidRPr="002E2661">
        <w:t xml:space="preserve">Модуль </w:t>
      </w:r>
      <w:proofErr w:type="spellStart"/>
      <w:r w:rsidRPr="002E2661">
        <w:t>shuntShiftGen</w:t>
      </w:r>
      <w:r w:rsidR="00C71E10" w:rsidRPr="002E2661">
        <w:t>Drv</w:t>
      </w:r>
      <w:proofErr w:type="spellEnd"/>
    </w:p>
    <w:p w14:paraId="1BC43999" w14:textId="77777777" w:rsidR="00E72045" w:rsidRPr="002E2661" w:rsidRDefault="00D67BF7" w:rsidP="002F6B6A">
      <w:pPr>
        <w:pStyle w:val="5"/>
      </w:pPr>
      <w:r w:rsidRPr="002E2661">
        <w:t>Назначение</w:t>
      </w:r>
    </w:p>
    <w:p w14:paraId="51E25A8D" w14:textId="77777777" w:rsidR="00D67BF7" w:rsidRPr="002E2661" w:rsidRDefault="00D67BF7" w:rsidP="00F03BFC">
      <w:pPr>
        <w:pStyle w:val="a4"/>
      </w:pPr>
      <w:r w:rsidRPr="002E2661">
        <w:t xml:space="preserve">Управление </w:t>
      </w:r>
      <w:r w:rsidR="00BF4B5B" w:rsidRPr="002E2661">
        <w:t>ШИМ</w:t>
      </w:r>
      <w:r w:rsidRPr="002E2661">
        <w:t xml:space="preserve"> сигнала трёхфазного генератора напряжения рабочих цепей.</w:t>
      </w:r>
    </w:p>
    <w:p w14:paraId="73B8C75C" w14:textId="77777777" w:rsidR="00E446A9" w:rsidRPr="002E2661" w:rsidRDefault="00E446A9" w:rsidP="00E446A9">
      <w:pPr>
        <w:pStyle w:val="5"/>
      </w:pPr>
      <w:r w:rsidRPr="002E2661">
        <w:t>Состав</w:t>
      </w:r>
    </w:p>
    <w:p w14:paraId="12C50318" w14:textId="77777777" w:rsidR="00E446A9" w:rsidRPr="002E2661" w:rsidRDefault="00C71E10" w:rsidP="00F03BFC">
      <w:pPr>
        <w:pStyle w:val="a4"/>
      </w:pPr>
      <w:r w:rsidRPr="002E2661">
        <w:t>Модуль состоит из одноимённого файла.</w:t>
      </w:r>
    </w:p>
    <w:p w14:paraId="2B146E23" w14:textId="77777777" w:rsidR="00D67BF7" w:rsidRPr="002E2661" w:rsidRDefault="00D67BF7" w:rsidP="002F6B6A">
      <w:pPr>
        <w:pStyle w:val="5"/>
      </w:pPr>
      <w:r w:rsidRPr="002E2661">
        <w:lastRenderedPageBreak/>
        <w:t>Описание</w:t>
      </w:r>
    </w:p>
    <w:p w14:paraId="49D1F3F4" w14:textId="77777777" w:rsidR="00411BBB" w:rsidRPr="002E2661" w:rsidRDefault="00D67BF7" w:rsidP="002D475A">
      <w:pPr>
        <w:pStyle w:val="a4"/>
      </w:pPr>
      <w:r w:rsidRPr="002E2661">
        <w:rPr>
          <w:bCs/>
        </w:rPr>
        <w:t xml:space="preserve">Модуль осуществляет инициализацию ШИМ (модули PWM4, PWM5, PWM6) в функции </w:t>
      </w:r>
      <w:proofErr w:type="spellStart"/>
      <w:r w:rsidRPr="002E2661">
        <w:rPr>
          <w:b/>
          <w:bCs/>
          <w:i/>
        </w:rPr>
        <w:t>ShuntShiftGenDrv_init</w:t>
      </w:r>
      <w:proofErr w:type="spellEnd"/>
      <w:r w:rsidR="00E446A9" w:rsidRPr="002E2661">
        <w:rPr>
          <w:b/>
          <w:bCs/>
          <w:i/>
        </w:rPr>
        <w:t>()</w:t>
      </w:r>
      <w:r w:rsidRPr="002E2661">
        <w:rPr>
          <w:b/>
          <w:bCs/>
        </w:rPr>
        <w:t>,</w:t>
      </w:r>
      <w:r w:rsidRPr="002E2661">
        <w:rPr>
          <w:bCs/>
        </w:rPr>
        <w:t xml:space="preserve"> включение и выключение ШИМ, установку начальных значений в функциях </w:t>
      </w:r>
      <w:proofErr w:type="spellStart"/>
      <w:r w:rsidRPr="002E2661">
        <w:rPr>
          <w:b/>
          <w:bCs/>
          <w:i/>
        </w:rPr>
        <w:t>ShuntShiftGenDrv_on</w:t>
      </w:r>
      <w:proofErr w:type="spellEnd"/>
      <w:r w:rsidR="00E446A9" w:rsidRPr="002E2661">
        <w:rPr>
          <w:b/>
          <w:bCs/>
          <w:i/>
        </w:rPr>
        <w:t>()</w:t>
      </w:r>
      <w:r w:rsidRPr="002E2661">
        <w:rPr>
          <w:bCs/>
          <w:i/>
        </w:rPr>
        <w:t xml:space="preserve"> </w:t>
      </w:r>
      <w:r w:rsidRPr="002E2661">
        <w:rPr>
          <w:bCs/>
        </w:rPr>
        <w:t xml:space="preserve">и </w:t>
      </w:r>
      <w:proofErr w:type="spellStart"/>
      <w:r w:rsidRPr="002E2661">
        <w:rPr>
          <w:b/>
          <w:bCs/>
          <w:i/>
        </w:rPr>
        <w:t>ShuntShiftGenDrv_off</w:t>
      </w:r>
      <w:proofErr w:type="spellEnd"/>
      <w:r w:rsidR="00E446A9" w:rsidRPr="002E2661">
        <w:rPr>
          <w:b/>
          <w:bCs/>
          <w:i/>
        </w:rPr>
        <w:t>()</w:t>
      </w:r>
      <w:r w:rsidRPr="002E2661">
        <w:rPr>
          <w:bCs/>
        </w:rPr>
        <w:t>, а также установк</w:t>
      </w:r>
      <w:r w:rsidR="005617DF" w:rsidRPr="002E2661">
        <w:rPr>
          <w:bCs/>
        </w:rPr>
        <w:t>у</w:t>
      </w:r>
      <w:r w:rsidRPr="002E2661">
        <w:rPr>
          <w:bCs/>
        </w:rPr>
        <w:t xml:space="preserve"> значений в регистрах длительности импульсов PDC4, PDC5, PDC6 в функции </w:t>
      </w:r>
      <w:proofErr w:type="spellStart"/>
      <w:r w:rsidRPr="002E2661">
        <w:rPr>
          <w:b/>
          <w:bCs/>
          <w:i/>
        </w:rPr>
        <w:t>ShuntShiftGenDrv_setValues</w:t>
      </w:r>
      <w:proofErr w:type="spellEnd"/>
      <w:r w:rsidR="00E446A9" w:rsidRPr="002E2661">
        <w:rPr>
          <w:b/>
          <w:bCs/>
          <w:i/>
        </w:rPr>
        <w:t>()</w:t>
      </w:r>
      <w:r w:rsidRPr="002E2661">
        <w:rPr>
          <w:bCs/>
          <w:i/>
        </w:rPr>
        <w:t xml:space="preserve">. </w:t>
      </w:r>
      <w:r w:rsidRPr="002E2661">
        <w:rPr>
          <w:bCs/>
        </w:rPr>
        <w:t>Используется комплементарное управление транзисторными ключами. Частота PWM составляет 28 кГц.</w:t>
      </w:r>
    </w:p>
    <w:p w14:paraId="0FF91181" w14:textId="4D3A0BE2" w:rsidR="009E124A" w:rsidRPr="002E2661" w:rsidRDefault="009E124A" w:rsidP="00747915">
      <w:pPr>
        <w:pStyle w:val="40"/>
      </w:pPr>
      <w:r w:rsidRPr="002E2661">
        <w:t xml:space="preserve">Модуль </w:t>
      </w:r>
      <w:r w:rsidR="005823A6" w:rsidRPr="002E2661">
        <w:t>turnOffdsPIC33</w:t>
      </w:r>
    </w:p>
    <w:p w14:paraId="6121333D" w14:textId="77777777" w:rsidR="009E124A" w:rsidRPr="002E2661" w:rsidRDefault="009E124A" w:rsidP="0024470E">
      <w:pPr>
        <w:pStyle w:val="5"/>
      </w:pPr>
      <w:r w:rsidRPr="002E2661">
        <w:t>Назначение</w:t>
      </w:r>
    </w:p>
    <w:p w14:paraId="51B79FE6" w14:textId="77777777" w:rsidR="009E124A" w:rsidRPr="002E2661" w:rsidRDefault="009E124A" w:rsidP="009E124A">
      <w:pPr>
        <w:pStyle w:val="a4"/>
      </w:pPr>
      <w:r w:rsidRPr="002E2661">
        <w:t xml:space="preserve">Модуль </w:t>
      </w:r>
      <w:r w:rsidR="005823A6" w:rsidRPr="002E2661">
        <w:t>turnOffsdPIC33</w:t>
      </w:r>
      <w:r w:rsidRPr="002E2661">
        <w:t xml:space="preserve"> обеспечивает </w:t>
      </w:r>
      <w:r w:rsidR="005823A6" w:rsidRPr="002E2661">
        <w:t>отключени</w:t>
      </w:r>
      <w:r w:rsidR="000C5F39" w:rsidRPr="002E2661">
        <w:t>е</w:t>
      </w:r>
      <w:r w:rsidR="005823A6" w:rsidRPr="002E2661">
        <w:t xml:space="preserve"> периферии МК</w:t>
      </w:r>
      <w:r w:rsidRPr="002E2661">
        <w:t>.</w:t>
      </w:r>
    </w:p>
    <w:p w14:paraId="0C7E143F" w14:textId="21FC8085" w:rsidR="00E446A9" w:rsidRPr="002E2661" w:rsidRDefault="00E446A9" w:rsidP="0024470E">
      <w:pPr>
        <w:pStyle w:val="5"/>
      </w:pPr>
      <w:r w:rsidRPr="002E2661">
        <w:t>Состав</w:t>
      </w:r>
    </w:p>
    <w:p w14:paraId="5BDB789F" w14:textId="77777777" w:rsidR="00C146CB" w:rsidRPr="002E2661" w:rsidRDefault="00C146CB" w:rsidP="0025639C">
      <w:pPr>
        <w:pStyle w:val="a4"/>
      </w:pPr>
      <w:r w:rsidRPr="002E2661">
        <w:t>Модуль состоит из одноимённого файла.</w:t>
      </w:r>
    </w:p>
    <w:p w14:paraId="1938E92C" w14:textId="77777777" w:rsidR="00E43E01" w:rsidRPr="002E2661" w:rsidRDefault="00E43E01" w:rsidP="0024470E">
      <w:pPr>
        <w:pStyle w:val="5"/>
      </w:pPr>
      <w:r w:rsidRPr="002E2661">
        <w:t>Описание</w:t>
      </w:r>
    </w:p>
    <w:p w14:paraId="3755E96B" w14:textId="727198CD" w:rsidR="00E43E01" w:rsidRPr="002E2661" w:rsidRDefault="00FD1C9E" w:rsidP="00E43E01">
      <w:pPr>
        <w:pStyle w:val="a4"/>
      </w:pPr>
      <w:r w:rsidRPr="002E2661">
        <w:t xml:space="preserve">При переходе в 3С все периферийные устройства МК отключаются, выводы переводятся в </w:t>
      </w:r>
      <w:proofErr w:type="spellStart"/>
      <w:r w:rsidRPr="002E2661">
        <w:t>высокоимпедансное</w:t>
      </w:r>
      <w:proofErr w:type="spellEnd"/>
      <w:r w:rsidRPr="002E2661">
        <w:t xml:space="preserve"> состояние</w:t>
      </w:r>
      <w:r w:rsidR="00E43E01" w:rsidRPr="002E2661">
        <w:t>.</w:t>
      </w:r>
      <w:r w:rsidRPr="002E2661">
        <w:t xml:space="preserve"> </w:t>
      </w:r>
    </w:p>
    <w:p w14:paraId="0AFFF4A6" w14:textId="53BB3303" w:rsidR="00C727BE" w:rsidRPr="002E2661" w:rsidRDefault="00C727BE" w:rsidP="00C727BE">
      <w:pPr>
        <w:pStyle w:val="40"/>
      </w:pPr>
      <w:r w:rsidRPr="002E2661">
        <w:t xml:space="preserve">Модуль </w:t>
      </w:r>
      <w:commentRangeStart w:id="366"/>
      <w:commentRangeStart w:id="367"/>
      <w:proofErr w:type="spellStart"/>
      <w:r w:rsidRPr="002E2661">
        <w:t>typeMK</w:t>
      </w:r>
      <w:commentRangeEnd w:id="366"/>
      <w:proofErr w:type="spellEnd"/>
      <w:r w:rsidR="00141D2F" w:rsidRPr="002E2661">
        <w:rPr>
          <w:rStyle w:val="aff9"/>
          <w:b w:val="0"/>
          <w:noProof/>
        </w:rPr>
        <w:commentReference w:id="366"/>
      </w:r>
      <w:commentRangeEnd w:id="367"/>
      <w:r w:rsidR="003A0BA4">
        <w:rPr>
          <w:rStyle w:val="aff9"/>
          <w:b w:val="0"/>
          <w:noProof/>
        </w:rPr>
        <w:commentReference w:id="367"/>
      </w:r>
    </w:p>
    <w:p w14:paraId="4FA0EB61" w14:textId="19B11090" w:rsidR="00C727BE" w:rsidRPr="002E2661" w:rsidRDefault="00C727BE" w:rsidP="0024470E">
      <w:pPr>
        <w:pStyle w:val="5"/>
      </w:pPr>
      <w:r w:rsidRPr="002E2661">
        <w:t>Назначение</w:t>
      </w:r>
    </w:p>
    <w:p w14:paraId="38D51790" w14:textId="0405D617" w:rsidR="00C727BE" w:rsidRPr="002E2661" w:rsidRDefault="002D6E11" w:rsidP="00C727BE">
      <w:pPr>
        <w:pStyle w:val="a4"/>
      </w:pPr>
      <w:r w:rsidRPr="002E2661">
        <w:t xml:space="preserve">Драйвер </w:t>
      </w:r>
      <w:proofErr w:type="spellStart"/>
      <w:r w:rsidRPr="002E2661">
        <w:t>typeMK</w:t>
      </w:r>
      <w:proofErr w:type="spellEnd"/>
      <w:r w:rsidRPr="002E2661">
        <w:t xml:space="preserve"> предназначен для определения типа МК.</w:t>
      </w:r>
    </w:p>
    <w:p w14:paraId="3D0491BB" w14:textId="6331CD15" w:rsidR="00C727BE" w:rsidRPr="002E2661" w:rsidRDefault="00C727BE" w:rsidP="0024470E">
      <w:pPr>
        <w:pStyle w:val="5"/>
      </w:pPr>
      <w:r w:rsidRPr="002E2661">
        <w:t>Состав</w:t>
      </w:r>
    </w:p>
    <w:p w14:paraId="0895970B" w14:textId="7E0338CA" w:rsidR="00C727BE" w:rsidRPr="002E2661" w:rsidRDefault="002D6991" w:rsidP="00C727BE">
      <w:pPr>
        <w:pStyle w:val="a4"/>
      </w:pPr>
      <w:r w:rsidRPr="002E2661">
        <w:t>Модуль состоит из одноимённого файла.</w:t>
      </w:r>
    </w:p>
    <w:p w14:paraId="19BEC606" w14:textId="23278263" w:rsidR="00C727BE" w:rsidRDefault="00C727BE" w:rsidP="0024470E">
      <w:pPr>
        <w:pStyle w:val="5"/>
      </w:pPr>
      <w:r w:rsidRPr="002E2661">
        <w:lastRenderedPageBreak/>
        <w:t>Описание</w:t>
      </w:r>
    </w:p>
    <w:p w14:paraId="3DC1E323" w14:textId="37D9AE28" w:rsidR="00580B56" w:rsidRPr="00580B56" w:rsidRDefault="00580B56" w:rsidP="00580B56">
      <w:pPr>
        <w:pStyle w:val="5"/>
        <w:numPr>
          <w:ilvl w:val="0"/>
          <w:numId w:val="0"/>
        </w:numPr>
        <w:ind w:left="709"/>
        <w:rPr>
          <w:b w:val="0"/>
          <w:bCs/>
        </w:rPr>
      </w:pPr>
      <w:r w:rsidRPr="00580B56">
        <w:rPr>
          <w:b w:val="0"/>
          <w:bCs/>
        </w:rPr>
        <w:t xml:space="preserve">Тип МК определяется директивой </w:t>
      </w:r>
      <w:r w:rsidRPr="00580B56">
        <w:rPr>
          <w:b w:val="0"/>
          <w:bCs/>
          <w:lang w:val="en-US"/>
        </w:rPr>
        <w:t xml:space="preserve">#include. </w:t>
      </w:r>
      <w:r w:rsidRPr="00580B56">
        <w:rPr>
          <w:b w:val="0"/>
          <w:bCs/>
        </w:rPr>
        <w:t xml:space="preserve">В данном проекте используется МК </w:t>
      </w:r>
      <w:r w:rsidRPr="00580B56">
        <w:rPr>
          <w:b w:val="0"/>
          <w:bCs/>
          <w:lang w:val="en-US"/>
        </w:rPr>
        <w:t xml:space="preserve">dsPIC33EP512GM6710. </w:t>
      </w:r>
      <w:r w:rsidRPr="00580B56">
        <w:rPr>
          <w:b w:val="0"/>
          <w:bCs/>
        </w:rPr>
        <w:t>Соответственно определено значение #include</w:t>
      </w:r>
      <w:r>
        <w:rPr>
          <w:b w:val="0"/>
          <w:bCs/>
        </w:rPr>
        <w:t> </w:t>
      </w:r>
      <w:r w:rsidRPr="00580B56">
        <w:rPr>
          <w:b w:val="0"/>
          <w:bCs/>
        </w:rPr>
        <w:t>&lt;p33EP512GM710.h&gt;.</w:t>
      </w:r>
    </w:p>
    <w:p w14:paraId="7358F6C2" w14:textId="6BB6101D" w:rsidR="00141D2F" w:rsidRPr="002E2661" w:rsidRDefault="00141D2F" w:rsidP="00141D2F">
      <w:pPr>
        <w:pStyle w:val="40"/>
      </w:pPr>
      <w:r w:rsidRPr="002E2661">
        <w:t xml:space="preserve">Модуль </w:t>
      </w:r>
      <w:commentRangeStart w:id="368"/>
      <w:commentRangeStart w:id="369"/>
      <w:proofErr w:type="spellStart"/>
      <w:r w:rsidRPr="002E2661">
        <w:t>WorkWithBits</w:t>
      </w:r>
      <w:commentRangeEnd w:id="368"/>
      <w:proofErr w:type="spellEnd"/>
      <w:r w:rsidR="00E275BA" w:rsidRPr="002E2661">
        <w:rPr>
          <w:rStyle w:val="aff9"/>
          <w:b w:val="0"/>
          <w:noProof/>
        </w:rPr>
        <w:commentReference w:id="368"/>
      </w:r>
      <w:commentRangeEnd w:id="369"/>
      <w:r w:rsidR="003A0BA4">
        <w:rPr>
          <w:rStyle w:val="aff9"/>
          <w:b w:val="0"/>
          <w:noProof/>
        </w:rPr>
        <w:commentReference w:id="369"/>
      </w:r>
    </w:p>
    <w:p w14:paraId="7E440B71" w14:textId="3FF185B7" w:rsidR="00141D2F" w:rsidRPr="002E2661" w:rsidRDefault="00141D2F" w:rsidP="00141D2F">
      <w:pPr>
        <w:pStyle w:val="40"/>
      </w:pPr>
      <w:r w:rsidRPr="002E2661">
        <w:t>Назначение</w:t>
      </w:r>
    </w:p>
    <w:p w14:paraId="2FA39CDE" w14:textId="24CFF546" w:rsidR="00141D2F" w:rsidRPr="002E2661" w:rsidRDefault="00141D2F" w:rsidP="00141D2F">
      <w:pPr>
        <w:pStyle w:val="a4"/>
      </w:pPr>
      <w:r w:rsidRPr="002E2661">
        <w:t xml:space="preserve">Модуль </w:t>
      </w:r>
      <w:proofErr w:type="spellStart"/>
      <w:r w:rsidRPr="002E2661">
        <w:t>WorkWithBits</w:t>
      </w:r>
      <w:proofErr w:type="spellEnd"/>
      <w:r w:rsidRPr="002E2661">
        <w:t xml:space="preserve"> содержит макросы для работы с битами.</w:t>
      </w:r>
    </w:p>
    <w:p w14:paraId="501D8DDB" w14:textId="14FB5C64" w:rsidR="00141D2F" w:rsidRPr="002E2661" w:rsidRDefault="00141D2F" w:rsidP="00141D2F">
      <w:pPr>
        <w:pStyle w:val="40"/>
      </w:pPr>
      <w:r w:rsidRPr="002E2661">
        <w:t>Состав</w:t>
      </w:r>
    </w:p>
    <w:p w14:paraId="0A141836" w14:textId="422CABCF" w:rsidR="00141D2F" w:rsidRPr="002E2661" w:rsidRDefault="00E275BA" w:rsidP="00141D2F">
      <w:pPr>
        <w:pStyle w:val="a4"/>
      </w:pPr>
      <w:r w:rsidRPr="002E2661">
        <w:t>Модуль состоит из одноимённого файла.</w:t>
      </w:r>
    </w:p>
    <w:p w14:paraId="2FBCDA1E" w14:textId="36626FBB" w:rsidR="00141D2F" w:rsidRPr="002E2661" w:rsidRDefault="00141D2F" w:rsidP="00141D2F">
      <w:pPr>
        <w:pStyle w:val="40"/>
      </w:pPr>
      <w:r w:rsidRPr="002E2661">
        <w:t>Описание</w:t>
      </w:r>
    </w:p>
    <w:p w14:paraId="79653877" w14:textId="2465FEBA" w:rsidR="00141D2F" w:rsidRDefault="000C513C" w:rsidP="00141D2F">
      <w:pPr>
        <w:pStyle w:val="a4"/>
      </w:pPr>
      <w:r>
        <w:t xml:space="preserve">В модуле </w:t>
      </w:r>
      <w:proofErr w:type="spellStart"/>
      <w:r w:rsidRPr="002E2661">
        <w:t>WorkWithBits</w:t>
      </w:r>
      <w:proofErr w:type="spellEnd"/>
      <w:r>
        <w:t xml:space="preserve"> определены четыре макроса для работы с битами данных:</w:t>
      </w:r>
    </w:p>
    <w:p w14:paraId="77E9E5DB" w14:textId="7FED4D1B" w:rsidR="000C513C" w:rsidRPr="000C513C" w:rsidRDefault="000C513C" w:rsidP="000C513C">
      <w:pPr>
        <w:pStyle w:val="a4"/>
        <w:numPr>
          <w:ilvl w:val="1"/>
          <w:numId w:val="16"/>
        </w:numPr>
      </w:pPr>
      <w:r>
        <w:t xml:space="preserve"> </w:t>
      </w:r>
      <w:proofErr w:type="gramStart"/>
      <w:r w:rsidRPr="000C513C">
        <w:t>SETBIT( x</w:t>
      </w:r>
      <w:proofErr w:type="gramEnd"/>
      <w:r w:rsidRPr="000C513C">
        <w:t xml:space="preserve">, y )  </w:t>
      </w:r>
      <w:r>
        <w:t xml:space="preserve">- в слове Х установить бит </w:t>
      </w:r>
      <w:r>
        <w:rPr>
          <w:lang w:val="en-US"/>
        </w:rPr>
        <w:t xml:space="preserve">Y </w:t>
      </w:r>
      <w:r>
        <w:t>в единицу.</w:t>
      </w:r>
    </w:p>
    <w:p w14:paraId="5CAA5CD5" w14:textId="759C0402" w:rsidR="000C513C" w:rsidRPr="000C513C" w:rsidRDefault="000C513C" w:rsidP="000C513C">
      <w:pPr>
        <w:pStyle w:val="a4"/>
        <w:numPr>
          <w:ilvl w:val="1"/>
          <w:numId w:val="16"/>
        </w:numPr>
      </w:pPr>
      <w:r>
        <w:t xml:space="preserve"> </w:t>
      </w:r>
      <w:proofErr w:type="gramStart"/>
      <w:r>
        <w:rPr>
          <w:lang w:val="en-US"/>
        </w:rPr>
        <w:t>CLEAR</w:t>
      </w:r>
      <w:r w:rsidRPr="000C513C">
        <w:t>BIT( x</w:t>
      </w:r>
      <w:proofErr w:type="gramEnd"/>
      <w:r w:rsidRPr="000C513C">
        <w:t xml:space="preserve">, y )  </w:t>
      </w:r>
      <w:r>
        <w:t xml:space="preserve">- в слове Х установить бит </w:t>
      </w:r>
      <w:r>
        <w:rPr>
          <w:lang w:val="en-US"/>
        </w:rPr>
        <w:t xml:space="preserve">Y </w:t>
      </w:r>
      <w:r>
        <w:t>в ноль.</w:t>
      </w:r>
    </w:p>
    <w:p w14:paraId="3C5C4CC1" w14:textId="50A6074E" w:rsidR="000C513C" w:rsidRPr="000C513C" w:rsidRDefault="000C513C" w:rsidP="000C513C">
      <w:pPr>
        <w:pStyle w:val="a4"/>
        <w:numPr>
          <w:ilvl w:val="1"/>
          <w:numId w:val="16"/>
        </w:numPr>
      </w:pPr>
      <w:r>
        <w:rPr>
          <w:lang w:val="en-US"/>
        </w:rPr>
        <w:t xml:space="preserve"> </w:t>
      </w:r>
      <w:proofErr w:type="gramStart"/>
      <w:r>
        <w:rPr>
          <w:lang w:val="en-US"/>
        </w:rPr>
        <w:t>TOGGLE</w:t>
      </w:r>
      <w:r w:rsidRPr="000C513C">
        <w:t>BIT( x</w:t>
      </w:r>
      <w:proofErr w:type="gramEnd"/>
      <w:r w:rsidRPr="000C513C">
        <w:t xml:space="preserve">, y )  </w:t>
      </w:r>
      <w:r>
        <w:t xml:space="preserve">- в слове Х инвертировать бит </w:t>
      </w:r>
      <w:r>
        <w:rPr>
          <w:lang w:val="en-US"/>
        </w:rPr>
        <w:t>Y</w:t>
      </w:r>
      <w:r>
        <w:t>.</w:t>
      </w:r>
    </w:p>
    <w:p w14:paraId="0C73267D" w14:textId="29FFF550" w:rsidR="000C513C" w:rsidRPr="000C513C" w:rsidRDefault="000C513C" w:rsidP="000C513C">
      <w:pPr>
        <w:pStyle w:val="a4"/>
        <w:numPr>
          <w:ilvl w:val="1"/>
          <w:numId w:val="16"/>
        </w:numPr>
      </w:pPr>
      <w:r>
        <w:t xml:space="preserve"> </w:t>
      </w:r>
      <w:proofErr w:type="gramStart"/>
      <w:r>
        <w:rPr>
          <w:lang w:val="en-US"/>
        </w:rPr>
        <w:t>CHECK</w:t>
      </w:r>
      <w:r w:rsidRPr="000C513C">
        <w:t>BIT( x</w:t>
      </w:r>
      <w:proofErr w:type="gramEnd"/>
      <w:r w:rsidRPr="000C513C">
        <w:t xml:space="preserve">, y )  </w:t>
      </w:r>
      <w:r>
        <w:t xml:space="preserve">- в слове Х проверить значение бита </w:t>
      </w:r>
      <w:r>
        <w:rPr>
          <w:lang w:val="en-US"/>
        </w:rPr>
        <w:t>Y</w:t>
      </w:r>
      <w:r>
        <w:t>.</w:t>
      </w:r>
    </w:p>
    <w:p w14:paraId="71B0779B" w14:textId="77777777" w:rsidR="000C513C" w:rsidRPr="002E2661" w:rsidRDefault="000C513C" w:rsidP="000C513C">
      <w:pPr>
        <w:pStyle w:val="a4"/>
        <w:numPr>
          <w:ilvl w:val="1"/>
          <w:numId w:val="16"/>
        </w:numPr>
      </w:pPr>
    </w:p>
    <w:p w14:paraId="75E87CB1" w14:textId="77777777" w:rsidR="00FD1C9E" w:rsidRPr="002E2661" w:rsidRDefault="00FD1C9E" w:rsidP="00E43E01">
      <w:pPr>
        <w:pStyle w:val="a4"/>
      </w:pPr>
    </w:p>
    <w:p w14:paraId="730495CC" w14:textId="105F08FE" w:rsidR="00737A4D" w:rsidRPr="002E2661" w:rsidRDefault="007079F8" w:rsidP="00747915">
      <w:pPr>
        <w:pStyle w:val="3"/>
        <w:rPr>
          <w:i/>
          <w:lang w:val="ru-RU"/>
        </w:rPr>
      </w:pPr>
      <w:bookmarkStart w:id="370" w:name="_Toc50027361"/>
      <w:proofErr w:type="spellStart"/>
      <w:r w:rsidRPr="002E2661">
        <w:rPr>
          <w:lang w:val="ru-RU"/>
        </w:rPr>
        <w:t>systems</w:t>
      </w:r>
      <w:bookmarkEnd w:id="370"/>
      <w:proofErr w:type="spellEnd"/>
    </w:p>
    <w:p w14:paraId="11F3AAEC" w14:textId="77777777" w:rsidR="00737A4D" w:rsidRPr="002E2661" w:rsidRDefault="00737A4D" w:rsidP="00747915">
      <w:pPr>
        <w:pStyle w:val="40"/>
      </w:pPr>
      <w:r w:rsidRPr="002E2661">
        <w:t>Назначение</w:t>
      </w:r>
    </w:p>
    <w:p w14:paraId="4BF0E44B" w14:textId="1426155D" w:rsidR="00737A4D" w:rsidRPr="002E2661" w:rsidRDefault="00F67C6C" w:rsidP="00737A4D">
      <w:pPr>
        <w:pStyle w:val="a4"/>
      </w:pPr>
      <w:r w:rsidRPr="002E2661">
        <w:t xml:space="preserve">Каталог </w:t>
      </w:r>
      <w:proofErr w:type="spellStart"/>
      <w:r w:rsidR="007079F8" w:rsidRPr="002E2661">
        <w:t>systems</w:t>
      </w:r>
      <w:proofErr w:type="spellEnd"/>
      <w:r w:rsidRPr="002E2661">
        <w:t xml:space="preserve"> содержит программные модули, которые используются компонентами ПО для</w:t>
      </w:r>
      <w:r w:rsidR="00CE0CEB" w:rsidRPr="002E2661">
        <w:t xml:space="preserve"> их</w:t>
      </w:r>
      <w:r w:rsidRPr="002E2661">
        <w:t xml:space="preserve"> настройки в конкретном проекте. Модули содержат: описания типов данных, адреса в области памяти для хранения конкретных данных, количество тех или иных объектов, которое необходимо знать на этапе компиляции, чтобы не использовать динамическое выделение памяти и т.д.</w:t>
      </w:r>
    </w:p>
    <w:p w14:paraId="7372F2CD" w14:textId="77777777" w:rsidR="00737A4D" w:rsidRPr="002E2661" w:rsidRDefault="00737A4D" w:rsidP="00747915">
      <w:pPr>
        <w:pStyle w:val="40"/>
      </w:pPr>
      <w:r w:rsidRPr="002E2661">
        <w:lastRenderedPageBreak/>
        <w:t>Состав</w:t>
      </w:r>
      <w:r w:rsidR="0020531A" w:rsidRPr="002E2661">
        <w:t xml:space="preserve"> каталога</w:t>
      </w:r>
    </w:p>
    <w:p w14:paraId="1BD98F59" w14:textId="6D9F256E" w:rsidR="00737A4D" w:rsidRPr="002E2661" w:rsidRDefault="00737A4D" w:rsidP="0096651A">
      <w:pPr>
        <w:pStyle w:val="affffa"/>
      </w:pPr>
      <w:r w:rsidRPr="002E2661">
        <w:t>В состав каталога входят следующие модули:</w:t>
      </w:r>
    </w:p>
    <w:p w14:paraId="0D6BE79F" w14:textId="11D5ED05" w:rsidR="007E25D0" w:rsidRPr="002E2661" w:rsidRDefault="007E25D0" w:rsidP="007E25D0">
      <w:pPr>
        <w:pStyle w:val="a"/>
        <w:ind w:left="0" w:firstLine="709"/>
        <w:rPr>
          <w:lang w:val="ru-RU"/>
        </w:rPr>
      </w:pPr>
      <w:bookmarkStart w:id="371" w:name="_Hlk50024544"/>
      <w:proofErr w:type="spellStart"/>
      <w:r w:rsidRPr="002E2661">
        <w:rPr>
          <w:i/>
          <w:iCs/>
          <w:lang w:val="ru-RU"/>
        </w:rPr>
        <w:t>addressVarEeprom</w:t>
      </w:r>
      <w:proofErr w:type="spellEnd"/>
      <w:r w:rsidRPr="002E2661">
        <w:rPr>
          <w:lang w:val="ru-RU"/>
        </w:rPr>
        <w:t xml:space="preserve"> </w:t>
      </w:r>
      <w:bookmarkEnd w:id="371"/>
      <w:r w:rsidRPr="002E2661">
        <w:rPr>
          <w:lang w:val="ru-RU"/>
        </w:rPr>
        <w:t>– адреса переменных и констант, хранящихся в EEPROM;</w:t>
      </w:r>
    </w:p>
    <w:p w14:paraId="045CF9F7" w14:textId="77777777" w:rsidR="00737A4D" w:rsidRPr="002E2661" w:rsidRDefault="00737A4D" w:rsidP="00F82D6A">
      <w:pPr>
        <w:pStyle w:val="a"/>
        <w:ind w:left="0" w:firstLine="709"/>
        <w:rPr>
          <w:lang w:val="ru-RU"/>
        </w:rPr>
      </w:pPr>
      <w:proofErr w:type="spellStart"/>
      <w:r w:rsidRPr="002E2661">
        <w:rPr>
          <w:i/>
          <w:lang w:val="ru-RU"/>
        </w:rPr>
        <w:t>AnalogInputId</w:t>
      </w:r>
      <w:proofErr w:type="spellEnd"/>
      <w:r w:rsidRPr="002E2661">
        <w:rPr>
          <w:lang w:val="ru-RU"/>
        </w:rPr>
        <w:t xml:space="preserve"> − модуль идентификаторов входных аналоговых сигналов;</w:t>
      </w:r>
    </w:p>
    <w:p w14:paraId="7DEE27C8" w14:textId="77777777" w:rsidR="00737A4D" w:rsidRPr="002E2661" w:rsidRDefault="00737A4D" w:rsidP="00F82D6A">
      <w:pPr>
        <w:pStyle w:val="a"/>
        <w:ind w:left="0" w:firstLine="709"/>
        <w:rPr>
          <w:lang w:val="ru-RU"/>
        </w:rPr>
      </w:pPr>
      <w:proofErr w:type="spellStart"/>
      <w:r w:rsidRPr="002E2661">
        <w:rPr>
          <w:i/>
          <w:lang w:val="ru-RU"/>
        </w:rPr>
        <w:t>asserts</w:t>
      </w:r>
      <w:proofErr w:type="spellEnd"/>
      <w:r w:rsidRPr="002E2661">
        <w:rPr>
          <w:lang w:val="ru-RU"/>
        </w:rPr>
        <w:t xml:space="preserve"> − управляемые утверждения (</w:t>
      </w:r>
      <w:proofErr w:type="spellStart"/>
      <w:r w:rsidRPr="002E2661">
        <w:rPr>
          <w:lang w:val="ru-RU"/>
        </w:rPr>
        <w:t>assert</w:t>
      </w:r>
      <w:proofErr w:type="spellEnd"/>
      <w:r w:rsidRPr="002E2661">
        <w:rPr>
          <w:lang w:val="ru-RU"/>
        </w:rPr>
        <w:t>);</w:t>
      </w:r>
    </w:p>
    <w:p w14:paraId="3479268F" w14:textId="77777777" w:rsidR="00737A4D" w:rsidRPr="002E2661" w:rsidRDefault="00737A4D" w:rsidP="00F82D6A">
      <w:pPr>
        <w:pStyle w:val="a"/>
        <w:ind w:left="0" w:firstLine="709"/>
        <w:rPr>
          <w:lang w:val="ru-RU"/>
        </w:rPr>
      </w:pPr>
      <w:proofErr w:type="spellStart"/>
      <w:r w:rsidRPr="002E2661">
        <w:rPr>
          <w:i/>
          <w:lang w:val="ru-RU"/>
        </w:rPr>
        <w:t>asserts_ex</w:t>
      </w:r>
      <w:proofErr w:type="spellEnd"/>
      <w:r w:rsidRPr="002E2661">
        <w:rPr>
          <w:lang w:val="ru-RU"/>
        </w:rPr>
        <w:t xml:space="preserve"> − расширенные утверждения (</w:t>
      </w:r>
      <w:proofErr w:type="spellStart"/>
      <w:r w:rsidRPr="002E2661">
        <w:rPr>
          <w:lang w:val="ru-RU"/>
        </w:rPr>
        <w:t>assert</w:t>
      </w:r>
      <w:proofErr w:type="spellEnd"/>
      <w:r w:rsidRPr="002E2661">
        <w:rPr>
          <w:lang w:val="ru-RU"/>
        </w:rPr>
        <w:t>);</w:t>
      </w:r>
    </w:p>
    <w:p w14:paraId="26C8FC04" w14:textId="59CDB5D7" w:rsidR="00737A4D" w:rsidRPr="002E2661" w:rsidRDefault="00737A4D" w:rsidP="00F82D6A">
      <w:pPr>
        <w:pStyle w:val="a"/>
        <w:ind w:left="0" w:firstLine="709"/>
        <w:rPr>
          <w:lang w:val="ru-RU"/>
        </w:rPr>
      </w:pPr>
      <w:proofErr w:type="spellStart"/>
      <w:r w:rsidRPr="002E2661">
        <w:rPr>
          <w:i/>
          <w:lang w:val="ru-RU"/>
        </w:rPr>
        <w:t>defCompil</w:t>
      </w:r>
      <w:proofErr w:type="spellEnd"/>
      <w:r w:rsidRPr="002E2661">
        <w:rPr>
          <w:lang w:val="ru-RU"/>
        </w:rPr>
        <w:t xml:space="preserve"> − определение </w:t>
      </w:r>
      <w:r w:rsidR="00BE0D2B" w:rsidRPr="002E2661">
        <w:rPr>
          <w:lang w:val="ru-RU"/>
        </w:rPr>
        <w:t>условий компиляции</w:t>
      </w:r>
      <w:r w:rsidRPr="002E2661">
        <w:rPr>
          <w:lang w:val="ru-RU"/>
        </w:rPr>
        <w:t>;</w:t>
      </w:r>
    </w:p>
    <w:p w14:paraId="0778E48C" w14:textId="77777777" w:rsidR="002A72DD" w:rsidRPr="002E2661" w:rsidRDefault="002A72DD" w:rsidP="00F82D6A">
      <w:pPr>
        <w:pStyle w:val="a"/>
        <w:ind w:left="0" w:firstLine="709"/>
        <w:rPr>
          <w:lang w:val="ru-RU"/>
        </w:rPr>
      </w:pPr>
      <w:proofErr w:type="spellStart"/>
      <w:r w:rsidRPr="002E2661">
        <w:rPr>
          <w:i/>
          <w:lang w:val="ru-RU"/>
        </w:rPr>
        <w:t>InterChannelId</w:t>
      </w:r>
      <w:proofErr w:type="spellEnd"/>
      <w:r w:rsidRPr="002E2661">
        <w:rPr>
          <w:lang w:val="ru-RU"/>
        </w:rPr>
        <w:t xml:space="preserve"> − модуль идентификаторов параметров МКО;</w:t>
      </w:r>
    </w:p>
    <w:p w14:paraId="43E48016" w14:textId="77777777" w:rsidR="002A72DD" w:rsidRPr="002E2661" w:rsidRDefault="002A72DD" w:rsidP="00F82D6A">
      <w:pPr>
        <w:pStyle w:val="a"/>
        <w:ind w:left="0" w:firstLine="709"/>
        <w:rPr>
          <w:lang w:val="ru-RU"/>
        </w:rPr>
      </w:pPr>
      <w:proofErr w:type="spellStart"/>
      <w:r w:rsidRPr="002E2661">
        <w:rPr>
          <w:i/>
          <w:lang w:val="ru-RU"/>
        </w:rPr>
        <w:t>nameHex</w:t>
      </w:r>
      <w:proofErr w:type="spellEnd"/>
      <w:r w:rsidRPr="002E2661">
        <w:rPr>
          <w:lang w:val="ru-RU"/>
        </w:rPr>
        <w:t xml:space="preserve"> – определение имени прибора;</w:t>
      </w:r>
    </w:p>
    <w:p w14:paraId="3012B2CC" w14:textId="77777777" w:rsidR="0006634E" w:rsidRPr="002E2661" w:rsidRDefault="002A72DD" w:rsidP="00F82D6A">
      <w:pPr>
        <w:pStyle w:val="a"/>
        <w:ind w:left="0" w:firstLine="709"/>
        <w:rPr>
          <w:lang w:val="ru-RU"/>
        </w:rPr>
      </w:pPr>
      <w:proofErr w:type="spellStart"/>
      <w:r w:rsidRPr="002E2661">
        <w:rPr>
          <w:i/>
          <w:lang w:val="ru-RU"/>
        </w:rPr>
        <w:t>ProtectionState_codes</w:t>
      </w:r>
      <w:proofErr w:type="spellEnd"/>
      <w:r w:rsidR="0006634E" w:rsidRPr="002E2661">
        <w:rPr>
          <w:lang w:val="ru-RU"/>
        </w:rPr>
        <w:t xml:space="preserve"> − определение </w:t>
      </w:r>
      <w:r w:rsidRPr="002E2661">
        <w:rPr>
          <w:lang w:val="ru-RU"/>
        </w:rPr>
        <w:t>кодов защитных отказов</w:t>
      </w:r>
      <w:r w:rsidR="0006634E" w:rsidRPr="002E2661">
        <w:rPr>
          <w:lang w:val="ru-RU"/>
        </w:rPr>
        <w:t>;</w:t>
      </w:r>
    </w:p>
    <w:p w14:paraId="5861F7AD" w14:textId="77777777" w:rsidR="00737A4D" w:rsidRPr="002E2661" w:rsidRDefault="002A72DD" w:rsidP="00F82D6A">
      <w:pPr>
        <w:pStyle w:val="a"/>
        <w:ind w:left="0" w:firstLine="709"/>
        <w:rPr>
          <w:lang w:val="ru-RU"/>
        </w:rPr>
      </w:pPr>
      <w:proofErr w:type="spellStart"/>
      <w:r w:rsidRPr="002E2661">
        <w:rPr>
          <w:i/>
          <w:lang w:val="ru-RU"/>
        </w:rPr>
        <w:t>version</w:t>
      </w:r>
      <w:proofErr w:type="spellEnd"/>
      <w:r w:rsidR="00737A4D" w:rsidRPr="002E2661">
        <w:rPr>
          <w:lang w:val="ru-RU"/>
        </w:rPr>
        <w:t xml:space="preserve"> </w:t>
      </w:r>
      <w:r w:rsidRPr="002E2661">
        <w:rPr>
          <w:lang w:val="ru-RU"/>
        </w:rPr>
        <w:t>– дата и версия сборки</w:t>
      </w:r>
      <w:r w:rsidR="00737A4D" w:rsidRPr="002E2661">
        <w:rPr>
          <w:lang w:val="ru-RU"/>
        </w:rPr>
        <w:t>.</w:t>
      </w:r>
    </w:p>
    <w:p w14:paraId="7817EF6D" w14:textId="77777777" w:rsidR="00464B69" w:rsidRPr="002E2661" w:rsidRDefault="00464B69" w:rsidP="00747915">
      <w:pPr>
        <w:pStyle w:val="40"/>
      </w:pPr>
      <w:r w:rsidRPr="002E2661">
        <w:t>Описание</w:t>
      </w:r>
    </w:p>
    <w:p w14:paraId="49491E03" w14:textId="77777777" w:rsidR="0006634E" w:rsidRPr="002E2661" w:rsidRDefault="0006634E" w:rsidP="0006634E">
      <w:pPr>
        <w:pStyle w:val="affffa"/>
      </w:pPr>
      <w:r w:rsidRPr="002E2661">
        <w:t>При разработке ПО применен модульный подход, ориентированный на использование повторно применяемого кода. Однако разные проекты могут требовать разного количества объектов того или иного тип</w:t>
      </w:r>
      <w:r w:rsidR="00A64BA4" w:rsidRPr="002E2661">
        <w:t>а</w:t>
      </w:r>
      <w:r w:rsidRPr="002E2661">
        <w:t>, разной длины очередей и т.д. Для создания в ПО разного количества объектов, задания различной длины для очередей, применяя язык С, можно использовать:</w:t>
      </w:r>
    </w:p>
    <w:p w14:paraId="151124D8" w14:textId="77777777" w:rsidR="0006634E" w:rsidRPr="002E2661" w:rsidRDefault="0006634E" w:rsidP="001C37FB">
      <w:pPr>
        <w:pStyle w:val="a"/>
        <w:ind w:left="0" w:firstLine="709"/>
        <w:rPr>
          <w:lang w:val="ru-RU"/>
        </w:rPr>
      </w:pPr>
      <w:r w:rsidRPr="002E2661">
        <w:rPr>
          <w:lang w:val="ru-RU"/>
        </w:rPr>
        <w:t>динамическое выделение памяти;</w:t>
      </w:r>
    </w:p>
    <w:p w14:paraId="4DBF3E72" w14:textId="77777777" w:rsidR="0006634E" w:rsidRPr="002E2661" w:rsidRDefault="0006634E" w:rsidP="001C37FB">
      <w:pPr>
        <w:pStyle w:val="a"/>
        <w:ind w:left="0" w:firstLine="709"/>
        <w:rPr>
          <w:lang w:val="ru-RU"/>
        </w:rPr>
      </w:pPr>
      <w:r w:rsidRPr="002E2661">
        <w:rPr>
          <w:lang w:val="ru-RU"/>
        </w:rPr>
        <w:t>создание объектов пользовательским ПО и передачу их целевому компоненту;</w:t>
      </w:r>
    </w:p>
    <w:p w14:paraId="3CCB7C4C" w14:textId="77777777" w:rsidR="0006634E" w:rsidRPr="002E2661" w:rsidRDefault="0006634E" w:rsidP="001C37FB">
      <w:pPr>
        <w:pStyle w:val="a"/>
        <w:ind w:left="0" w:firstLine="709"/>
        <w:rPr>
          <w:lang w:val="ru-RU"/>
        </w:rPr>
      </w:pPr>
      <w:r w:rsidRPr="002E2661">
        <w:rPr>
          <w:lang w:val="ru-RU"/>
        </w:rPr>
        <w:t>использование интерфейсных файлов</w:t>
      </w:r>
      <w:r w:rsidR="00A64BA4" w:rsidRPr="002E2661">
        <w:rPr>
          <w:lang w:val="ru-RU"/>
        </w:rPr>
        <w:t xml:space="preserve"> с </w:t>
      </w:r>
      <w:r w:rsidRPr="002E2661">
        <w:rPr>
          <w:lang w:val="ru-RU"/>
        </w:rPr>
        <w:t>определен</w:t>
      </w:r>
      <w:r w:rsidR="00A64BA4" w:rsidRPr="002E2661">
        <w:rPr>
          <w:lang w:val="ru-RU"/>
        </w:rPr>
        <w:t>н</w:t>
      </w:r>
      <w:r w:rsidRPr="002E2661">
        <w:rPr>
          <w:lang w:val="ru-RU"/>
        </w:rPr>
        <w:t>ы</w:t>
      </w:r>
      <w:r w:rsidR="00A64BA4" w:rsidRPr="002E2661">
        <w:rPr>
          <w:lang w:val="ru-RU"/>
        </w:rPr>
        <w:t>ми</w:t>
      </w:r>
      <w:r w:rsidRPr="002E2661">
        <w:rPr>
          <w:lang w:val="ru-RU"/>
        </w:rPr>
        <w:t xml:space="preserve"> необходимы</w:t>
      </w:r>
      <w:r w:rsidR="00A64BA4" w:rsidRPr="002E2661">
        <w:rPr>
          <w:lang w:val="ru-RU"/>
        </w:rPr>
        <w:t>ми</w:t>
      </w:r>
      <w:r w:rsidRPr="002E2661">
        <w:rPr>
          <w:lang w:val="ru-RU"/>
        </w:rPr>
        <w:t xml:space="preserve"> значения</w:t>
      </w:r>
      <w:r w:rsidR="00A64BA4" w:rsidRPr="002E2661">
        <w:rPr>
          <w:lang w:val="ru-RU"/>
        </w:rPr>
        <w:t>ми</w:t>
      </w:r>
      <w:r w:rsidRPr="002E2661">
        <w:rPr>
          <w:lang w:val="ru-RU"/>
        </w:rPr>
        <w:t>, которые используются компонентами для конфигурирования и применяются на этапе компиляции проекта.</w:t>
      </w:r>
    </w:p>
    <w:p w14:paraId="656C4420" w14:textId="0E168197" w:rsidR="0006634E" w:rsidRPr="002E2661" w:rsidRDefault="0006634E" w:rsidP="0006634E">
      <w:pPr>
        <w:pStyle w:val="affffa"/>
      </w:pPr>
      <w:r w:rsidRPr="002E2661">
        <w:t>В данном ПО применен третий подход</w:t>
      </w:r>
      <w:r w:rsidR="006006DA" w:rsidRPr="002E2661">
        <w:t xml:space="preserve">: </w:t>
      </w:r>
      <w:r w:rsidRPr="002E2661">
        <w:t xml:space="preserve">в структуру </w:t>
      </w:r>
      <w:r w:rsidR="00E84185" w:rsidRPr="002E2661">
        <w:t>проекта</w:t>
      </w:r>
      <w:r w:rsidRPr="002E2661">
        <w:t xml:space="preserve"> введен каталог </w:t>
      </w:r>
      <w:proofErr w:type="spellStart"/>
      <w:r w:rsidR="002A72DD" w:rsidRPr="002E2661">
        <w:rPr>
          <w:i/>
          <w:iCs/>
        </w:rPr>
        <w:t>s</w:t>
      </w:r>
      <w:r w:rsidRPr="002E2661">
        <w:rPr>
          <w:i/>
          <w:iCs/>
        </w:rPr>
        <w:t>ystems</w:t>
      </w:r>
      <w:proofErr w:type="spellEnd"/>
      <w:r w:rsidRPr="002E2661">
        <w:t>, в котором располагаются файлы конфигурации компонент</w:t>
      </w:r>
      <w:r w:rsidR="005371CA" w:rsidRPr="002E2661">
        <w:t>ов</w:t>
      </w:r>
      <w:r w:rsidRPr="002E2661">
        <w:t xml:space="preserve"> ПО. Кроме конфигурационных фа</w:t>
      </w:r>
      <w:r w:rsidR="007A24C7" w:rsidRPr="002E2661">
        <w:t>й</w:t>
      </w:r>
      <w:r w:rsidRPr="002E2661">
        <w:t xml:space="preserve">лов каталог содержит базовые модули, на которые </w:t>
      </w:r>
      <w:r w:rsidRPr="002E2661">
        <w:lastRenderedPageBreak/>
        <w:t>опираются при разработке прикладных компонентов ПО. Таким образо</w:t>
      </w:r>
      <w:r w:rsidR="007A24C7" w:rsidRPr="002E2661">
        <w:t>м</w:t>
      </w:r>
      <w:r w:rsidRPr="002E2661">
        <w:t xml:space="preserve"> модули, расположенные в этом каталоге</w:t>
      </w:r>
      <w:r w:rsidR="007A24C7" w:rsidRPr="002E2661">
        <w:t>,</w:t>
      </w:r>
      <w:r w:rsidRPr="002E2661">
        <w:t xml:space="preserve"> можно разделить на две категории:</w:t>
      </w:r>
    </w:p>
    <w:p w14:paraId="057E7BA3" w14:textId="5694F09F" w:rsidR="0006634E" w:rsidRPr="002E2661" w:rsidRDefault="0006634E" w:rsidP="003E531D">
      <w:pPr>
        <w:pStyle w:val="a"/>
        <w:ind w:left="0" w:firstLine="709"/>
        <w:rPr>
          <w:lang w:val="ru-RU"/>
        </w:rPr>
      </w:pPr>
      <w:r w:rsidRPr="002E2661">
        <w:rPr>
          <w:lang w:val="ru-RU"/>
        </w:rPr>
        <w:t>конфигурационные файлы компонент</w:t>
      </w:r>
      <w:r w:rsidR="003E531D" w:rsidRPr="002E2661">
        <w:rPr>
          <w:lang w:val="ru-RU"/>
        </w:rPr>
        <w:t>ов</w:t>
      </w:r>
      <w:r w:rsidRPr="002E2661">
        <w:rPr>
          <w:lang w:val="ru-RU"/>
        </w:rPr>
        <w:t>;</w:t>
      </w:r>
    </w:p>
    <w:p w14:paraId="6059C0EE" w14:textId="77777777" w:rsidR="0006634E" w:rsidRPr="002E2661" w:rsidRDefault="0006634E" w:rsidP="003E531D">
      <w:pPr>
        <w:pStyle w:val="a"/>
        <w:ind w:left="0" w:firstLine="709"/>
        <w:rPr>
          <w:lang w:val="ru-RU"/>
        </w:rPr>
      </w:pPr>
      <w:r w:rsidRPr="002E2661">
        <w:rPr>
          <w:lang w:val="ru-RU"/>
        </w:rPr>
        <w:t>системные модули.</w:t>
      </w:r>
    </w:p>
    <w:p w14:paraId="2DBE68CA" w14:textId="455A83B4" w:rsidR="007A33D4" w:rsidRPr="002E2661" w:rsidRDefault="007A33D4" w:rsidP="00747915">
      <w:pPr>
        <w:pStyle w:val="40"/>
      </w:pPr>
      <w:r w:rsidRPr="002E2661">
        <w:t xml:space="preserve">Модуль </w:t>
      </w:r>
      <w:r w:rsidR="00331ECE" w:rsidRPr="002E2661">
        <w:tab/>
      </w:r>
      <w:proofErr w:type="spellStart"/>
      <w:r w:rsidR="00331ECE" w:rsidRPr="002E2661">
        <w:t>addressVarEeprom</w:t>
      </w:r>
      <w:proofErr w:type="spellEnd"/>
    </w:p>
    <w:p w14:paraId="68F159C5" w14:textId="4C698EDC" w:rsidR="007A33D4" w:rsidRPr="002E2661" w:rsidRDefault="007A33D4" w:rsidP="00BE173A">
      <w:pPr>
        <w:pStyle w:val="5"/>
      </w:pPr>
      <w:commentRangeStart w:id="372"/>
      <w:commentRangeStart w:id="373"/>
      <w:r w:rsidRPr="002E2661">
        <w:t>Назначение</w:t>
      </w:r>
      <w:commentRangeEnd w:id="372"/>
      <w:r w:rsidR="00331ECE" w:rsidRPr="002E2661">
        <w:rPr>
          <w:rStyle w:val="aff9"/>
          <w:rFonts w:eastAsia="Times New Roman"/>
          <w:b w:val="0"/>
          <w:noProof/>
        </w:rPr>
        <w:commentReference w:id="372"/>
      </w:r>
      <w:commentRangeEnd w:id="373"/>
      <w:r w:rsidR="000C513C">
        <w:rPr>
          <w:rStyle w:val="aff9"/>
          <w:rFonts w:eastAsia="Times New Roman"/>
          <w:b w:val="0"/>
          <w:noProof/>
        </w:rPr>
        <w:commentReference w:id="373"/>
      </w:r>
    </w:p>
    <w:p w14:paraId="089A7A46" w14:textId="3A53EE10" w:rsidR="007A33D4" w:rsidRPr="002E2661" w:rsidRDefault="00331ECE" w:rsidP="007A33D4">
      <w:pPr>
        <w:pStyle w:val="a4"/>
      </w:pPr>
      <w:r w:rsidRPr="002E2661">
        <w:t>Данный модуль предназначен для распределения адресного пространства ЭНП с целью хранения данных разных компонентов ПО, а также хранения данных идентификации ЗМ.</w:t>
      </w:r>
    </w:p>
    <w:p w14:paraId="6E4B4473" w14:textId="2CE379A5" w:rsidR="00DA56C9" w:rsidRPr="002E2661" w:rsidRDefault="00DA56C9" w:rsidP="00747915">
      <w:pPr>
        <w:pStyle w:val="40"/>
      </w:pPr>
      <w:r w:rsidRPr="002E2661">
        <w:t xml:space="preserve">Модуль </w:t>
      </w:r>
      <w:proofErr w:type="spellStart"/>
      <w:r w:rsidRPr="002E2661">
        <w:t>AnalogInputId</w:t>
      </w:r>
      <w:proofErr w:type="spellEnd"/>
    </w:p>
    <w:p w14:paraId="588DCF62" w14:textId="77777777" w:rsidR="00DA56C9" w:rsidRPr="002E2661" w:rsidRDefault="00DA56C9" w:rsidP="00BE173A">
      <w:pPr>
        <w:pStyle w:val="5"/>
      </w:pPr>
      <w:r w:rsidRPr="002E2661">
        <w:t>Назначение</w:t>
      </w:r>
    </w:p>
    <w:p w14:paraId="39115983" w14:textId="49D666FA" w:rsidR="00BE0D2B" w:rsidRPr="002E2661" w:rsidRDefault="00AD77BD" w:rsidP="00BE0D2B">
      <w:pPr>
        <w:pStyle w:val="a4"/>
      </w:pPr>
      <w:r w:rsidRPr="002E2661">
        <w:t>Конфигурационный модуль аналогового измерителя. Используется драйвером АЦП</w:t>
      </w:r>
      <w:r w:rsidR="00BE0D2B" w:rsidRPr="002E2661">
        <w:t xml:space="preserve"> и представляет собой объявление перечислимого типа с идентификаторами каналов АЦП МК, использующихся в проекте</w:t>
      </w:r>
      <w:r w:rsidR="003E531D" w:rsidRPr="002E2661">
        <w:t>.</w:t>
      </w:r>
    </w:p>
    <w:p w14:paraId="7276176E" w14:textId="4DDB4B6D" w:rsidR="00DA56C9" w:rsidRPr="002E2661" w:rsidRDefault="00DA56C9" w:rsidP="00747915">
      <w:pPr>
        <w:pStyle w:val="40"/>
      </w:pPr>
      <w:bookmarkStart w:id="374" w:name="_Ref1036630"/>
      <w:r w:rsidRPr="002E2661">
        <w:t xml:space="preserve">Модуль </w:t>
      </w:r>
      <w:proofErr w:type="spellStart"/>
      <w:r w:rsidRPr="002E2661">
        <w:t>asserts</w:t>
      </w:r>
      <w:bookmarkEnd w:id="374"/>
      <w:proofErr w:type="spellEnd"/>
    </w:p>
    <w:p w14:paraId="376DBC1D" w14:textId="77777777" w:rsidR="00DA56C9" w:rsidRPr="002E2661" w:rsidRDefault="00DA56C9" w:rsidP="00BE173A">
      <w:pPr>
        <w:pStyle w:val="5"/>
      </w:pPr>
      <w:r w:rsidRPr="002E2661">
        <w:t>Назначение</w:t>
      </w:r>
    </w:p>
    <w:p w14:paraId="07D686C5" w14:textId="77777777" w:rsidR="0098722F" w:rsidRPr="002E2661" w:rsidRDefault="0098722F" w:rsidP="0098722F">
      <w:pPr>
        <w:pStyle w:val="a4"/>
      </w:pPr>
      <w:r w:rsidRPr="002E2661">
        <w:t>Утверждение (</w:t>
      </w:r>
      <w:proofErr w:type="spellStart"/>
      <w:r w:rsidRPr="002E2661">
        <w:t>assert</w:t>
      </w:r>
      <w:proofErr w:type="spellEnd"/>
      <w:r w:rsidRPr="002E2661">
        <w:t xml:space="preserve">) </w:t>
      </w:r>
      <w:r w:rsidR="00205128" w:rsidRPr="002E2661">
        <w:t>–</w:t>
      </w:r>
      <w:r w:rsidRPr="002E2661">
        <w:t xml:space="preserve"> это определение, которое может быть использовано в программах, написанных на языках C и C++, и позволяет проверить предположения о программе и ее поведени</w:t>
      </w:r>
      <w:r w:rsidR="004B4095" w:rsidRPr="002E2661">
        <w:t>и</w:t>
      </w:r>
      <w:r w:rsidRPr="002E2661">
        <w:t>. Каждое утверждение содержит логическое выражение, которое, по мнению разработчика, будет верным в момент выполнения. В противном случае будет вызвана функция обработки исключения. Проверяя, что логическое выражение на самом деле верно, утверждение (</w:t>
      </w:r>
      <w:proofErr w:type="spellStart"/>
      <w:r w:rsidRPr="002E2661">
        <w:t>assert</w:t>
      </w:r>
      <w:proofErr w:type="spellEnd"/>
      <w:r w:rsidRPr="002E2661">
        <w:t>) подтверждает предположения (ожидания) о поведении программы, увеличивая уверенность в том, что программа не содержит ошибок.</w:t>
      </w:r>
    </w:p>
    <w:p w14:paraId="4BFCEC10" w14:textId="77777777" w:rsidR="0098722F" w:rsidRPr="002E2661" w:rsidRDefault="0098722F" w:rsidP="0098722F">
      <w:pPr>
        <w:pStyle w:val="a4"/>
        <w:rPr>
          <w:color w:val="000000" w:themeColor="text1"/>
        </w:rPr>
      </w:pPr>
      <w:r w:rsidRPr="002E2661">
        <w:t xml:space="preserve">Данный модуль реализует часть требований </w:t>
      </w:r>
      <w:r w:rsidRPr="002E2661">
        <w:rPr>
          <w:color w:val="000000" w:themeColor="text1"/>
        </w:rPr>
        <w:t>раздела</w:t>
      </w:r>
      <w:r w:rsidR="00CE57AA" w:rsidRPr="002E2661">
        <w:rPr>
          <w:color w:val="000000" w:themeColor="text1"/>
        </w:rPr>
        <w:t> </w:t>
      </w:r>
      <w:r w:rsidRPr="002E2661">
        <w:rPr>
          <w:color w:val="000000" w:themeColor="text1"/>
        </w:rPr>
        <w:t>5</w:t>
      </w:r>
      <w:r w:rsidR="00F60ADD" w:rsidRPr="002E2661">
        <w:rPr>
          <w:color w:val="000000" w:themeColor="text1"/>
        </w:rPr>
        <w:t xml:space="preserve"> «</w:t>
      </w:r>
      <w:r w:rsidR="008E6F27" w:rsidRPr="002E2661">
        <w:rPr>
          <w:color w:val="000000" w:themeColor="text1"/>
        </w:rPr>
        <w:t>Обеспечение безопасности в ПО</w:t>
      </w:r>
      <w:r w:rsidR="00F60ADD" w:rsidRPr="002E2661">
        <w:rPr>
          <w:color w:val="000000" w:themeColor="text1"/>
        </w:rPr>
        <w:t>»</w:t>
      </w:r>
      <w:r w:rsidRPr="002E2661">
        <w:rPr>
          <w:color w:val="000000" w:themeColor="text1"/>
        </w:rPr>
        <w:t xml:space="preserve"> документа</w:t>
      </w:r>
      <w:r w:rsidR="00344A1D" w:rsidRPr="002E2661">
        <w:rPr>
          <w:color w:val="000000" w:themeColor="text1"/>
        </w:rPr>
        <w:t xml:space="preserve"> «</w:t>
      </w:r>
      <w:r w:rsidR="00F60ADD" w:rsidRPr="002E2661">
        <w:rPr>
          <w:color w:val="000000" w:themeColor="text1"/>
        </w:rPr>
        <w:t xml:space="preserve">Объектный контроллер привода стрелки </w:t>
      </w:r>
      <w:r w:rsidR="00F60ADD" w:rsidRPr="002E2661">
        <w:rPr>
          <w:color w:val="000000" w:themeColor="text1"/>
        </w:rPr>
        <w:lastRenderedPageBreak/>
        <w:t>ОКПС</w:t>
      </w:r>
      <w:r w:rsidR="008E6F27" w:rsidRPr="002E2661">
        <w:rPr>
          <w:color w:val="000000" w:themeColor="text1"/>
        </w:rPr>
        <w:noBreakHyphen/>
      </w:r>
      <w:r w:rsidR="00F60ADD" w:rsidRPr="002E2661">
        <w:rPr>
          <w:color w:val="000000" w:themeColor="text1"/>
        </w:rPr>
        <w:t>Е</w:t>
      </w:r>
      <w:r w:rsidR="00BA6F31" w:rsidRPr="002E2661">
        <w:rPr>
          <w:color w:val="000000" w:themeColor="text1"/>
        </w:rPr>
        <w:noBreakHyphen/>
      </w:r>
      <w:r w:rsidR="00F60ADD" w:rsidRPr="002E2661">
        <w:rPr>
          <w:color w:val="000000" w:themeColor="text1"/>
        </w:rPr>
        <w:t>К. Архитектура программного обеспечения ЕИУС.465275.006.100</w:t>
      </w:r>
      <w:r w:rsidR="00BA6F31" w:rsidRPr="002E2661">
        <w:rPr>
          <w:color w:val="000000" w:themeColor="text1"/>
        </w:rPr>
        <w:noBreakHyphen/>
      </w:r>
      <w:r w:rsidR="00F60ADD" w:rsidRPr="002E2661">
        <w:rPr>
          <w:color w:val="000000" w:themeColor="text1"/>
        </w:rPr>
        <w:t>01</w:t>
      </w:r>
      <w:r w:rsidR="00BA6F31" w:rsidRPr="002E2661">
        <w:rPr>
          <w:color w:val="000000" w:themeColor="text1"/>
        </w:rPr>
        <w:t> </w:t>
      </w:r>
      <w:r w:rsidR="00F60ADD" w:rsidRPr="002E2661">
        <w:rPr>
          <w:color w:val="000000" w:themeColor="text1"/>
        </w:rPr>
        <w:t>97</w:t>
      </w:r>
      <w:r w:rsidR="00BA6F31" w:rsidRPr="002E2661">
        <w:rPr>
          <w:color w:val="000000" w:themeColor="text1"/>
        </w:rPr>
        <w:t> </w:t>
      </w:r>
      <w:r w:rsidR="00F60ADD" w:rsidRPr="002E2661">
        <w:rPr>
          <w:color w:val="000000" w:themeColor="text1"/>
        </w:rPr>
        <w:t>01</w:t>
      </w:r>
      <w:r w:rsidR="00344A1D" w:rsidRPr="002E2661">
        <w:rPr>
          <w:color w:val="000000" w:themeColor="text1"/>
        </w:rPr>
        <w:t>».</w:t>
      </w:r>
    </w:p>
    <w:p w14:paraId="1C45B562" w14:textId="27FF5CDD" w:rsidR="006765B1" w:rsidRPr="002E2661" w:rsidRDefault="006765B1" w:rsidP="008D2A36">
      <w:pPr>
        <w:pStyle w:val="5"/>
      </w:pPr>
      <w:r w:rsidRPr="002E2661">
        <w:t>Описание</w:t>
      </w:r>
    </w:p>
    <w:p w14:paraId="394C2FC4" w14:textId="77777777" w:rsidR="006765B1" w:rsidRPr="002E2661" w:rsidRDefault="006765B1" w:rsidP="00975CA9">
      <w:pPr>
        <w:pStyle w:val="6"/>
        <w:ind w:hanging="1866"/>
      </w:pPr>
      <w:r w:rsidRPr="002E2661">
        <w:t>Общие сведения</w:t>
      </w:r>
    </w:p>
    <w:p w14:paraId="3AD150C3" w14:textId="77777777" w:rsidR="00B76AC4" w:rsidRPr="002E2661" w:rsidRDefault="00B76AC4" w:rsidP="00B76AC4">
      <w:pPr>
        <w:pStyle w:val="a4"/>
      </w:pPr>
      <w:r w:rsidRPr="002E2661">
        <w:t xml:space="preserve">Модуль </w:t>
      </w:r>
      <w:proofErr w:type="spellStart"/>
      <w:r w:rsidRPr="002E2661">
        <w:t>asserts</w:t>
      </w:r>
      <w:proofErr w:type="spellEnd"/>
      <w:r w:rsidRPr="002E2661">
        <w:t xml:space="preserve"> содержит макроопределения для проверки утверждений, приводящих к вызову функции обработки исключений </w:t>
      </w:r>
      <w:proofErr w:type="spellStart"/>
      <w:proofErr w:type="gramStart"/>
      <w:r w:rsidRPr="002E2661">
        <w:rPr>
          <w:b/>
          <w:i/>
        </w:rPr>
        <w:t>sysAssertException</w:t>
      </w:r>
      <w:proofErr w:type="spellEnd"/>
      <w:r w:rsidR="00511335" w:rsidRPr="002E2661">
        <w:rPr>
          <w:b/>
          <w:i/>
        </w:rPr>
        <w:t>(</w:t>
      </w:r>
      <w:proofErr w:type="gramEnd"/>
      <w:r w:rsidR="00511335" w:rsidRPr="002E2661">
        <w:rPr>
          <w:b/>
          <w:i/>
        </w:rPr>
        <w:t>)</w:t>
      </w:r>
      <w:r w:rsidRPr="002E2661">
        <w:t xml:space="preserve"> или для безусловного вызова этой функции. Также этот модуль содержит реализацию функции </w:t>
      </w:r>
      <w:proofErr w:type="spellStart"/>
      <w:proofErr w:type="gramStart"/>
      <w:r w:rsidRPr="002E2661">
        <w:rPr>
          <w:b/>
          <w:i/>
        </w:rPr>
        <w:t>sysAssertException</w:t>
      </w:r>
      <w:proofErr w:type="spellEnd"/>
      <w:r w:rsidR="00511335" w:rsidRPr="002E2661">
        <w:rPr>
          <w:b/>
          <w:i/>
        </w:rPr>
        <w:t>(</w:t>
      </w:r>
      <w:proofErr w:type="gramEnd"/>
      <w:r w:rsidR="00511335" w:rsidRPr="002E2661">
        <w:rPr>
          <w:b/>
          <w:i/>
        </w:rPr>
        <w:t>)</w:t>
      </w:r>
      <w:r w:rsidRPr="002E2661">
        <w:t>.</w:t>
      </w:r>
    </w:p>
    <w:p w14:paraId="07DEBA8E" w14:textId="77777777" w:rsidR="00B76AC4" w:rsidRPr="002E2661" w:rsidRDefault="00B76AC4" w:rsidP="00B76AC4">
      <w:pPr>
        <w:pStyle w:val="a4"/>
      </w:pPr>
      <w:r w:rsidRPr="002E2661">
        <w:t>Сборка модуля может осуществляться в нескольких конфигурациях. Управление сборкой выполняется при помощи специальных директив.</w:t>
      </w:r>
    </w:p>
    <w:p w14:paraId="06A79994" w14:textId="77777777" w:rsidR="000D335D" w:rsidRPr="002E2661" w:rsidRDefault="000D335D" w:rsidP="00FF3983">
      <w:pPr>
        <w:pStyle w:val="6"/>
        <w:ind w:hanging="1866"/>
      </w:pPr>
      <w:r w:rsidRPr="002E2661">
        <w:t>Функция обработк</w:t>
      </w:r>
      <w:r w:rsidR="00350EC0" w:rsidRPr="002E2661">
        <w:t>и</w:t>
      </w:r>
      <w:r w:rsidRPr="002E2661">
        <w:t xml:space="preserve"> исключений</w:t>
      </w:r>
    </w:p>
    <w:p w14:paraId="66BB7AE3" w14:textId="77777777" w:rsidR="00230FE4" w:rsidRPr="002E2661" w:rsidRDefault="000D335D" w:rsidP="000A4C43">
      <w:pPr>
        <w:pStyle w:val="affffa"/>
      </w:pPr>
      <w:r w:rsidRPr="002E2661">
        <w:t>Все типы макроопределени</w:t>
      </w:r>
      <w:r w:rsidR="000A4C43" w:rsidRPr="002E2661">
        <w:t>й</w:t>
      </w:r>
      <w:r w:rsidRPr="002E2661">
        <w:t xml:space="preserve"> ASSERT</w:t>
      </w:r>
      <w:r w:rsidR="00A56740" w:rsidRPr="002E2661">
        <w:t>,</w:t>
      </w:r>
      <w:r w:rsidRPr="002E2661">
        <w:t xml:space="preserve"> в случае несоответствия ожиданиям</w:t>
      </w:r>
      <w:r w:rsidR="00A56740" w:rsidRPr="002E2661">
        <w:t>,</w:t>
      </w:r>
      <w:r w:rsidRPr="002E2661">
        <w:t xml:space="preserve"> приводят к вызову функции обработки исключений</w:t>
      </w:r>
      <w:r w:rsidR="000A4C43" w:rsidRPr="002E2661">
        <w:rPr>
          <w:i/>
        </w:rPr>
        <w:t xml:space="preserve"> </w:t>
      </w:r>
      <w:r w:rsidR="00230FE4" w:rsidRPr="002E2661">
        <w:rPr>
          <w:i/>
        </w:rPr>
        <w:tab/>
      </w:r>
      <w:proofErr w:type="spellStart"/>
      <w:proofErr w:type="gramStart"/>
      <w:r w:rsidR="00230FE4" w:rsidRPr="002E2661">
        <w:rPr>
          <w:b/>
          <w:i/>
        </w:rPr>
        <w:t>sysAssertException</w:t>
      </w:r>
      <w:proofErr w:type="spellEnd"/>
      <w:r w:rsidR="00230FE4" w:rsidRPr="002E2661">
        <w:rPr>
          <w:b/>
          <w:i/>
        </w:rPr>
        <w:t>(</w:t>
      </w:r>
      <w:proofErr w:type="gramEnd"/>
      <w:r w:rsidR="00230FE4" w:rsidRPr="002E2661">
        <w:rPr>
          <w:b/>
          <w:i/>
        </w:rPr>
        <w:t>)</w:t>
      </w:r>
      <w:r w:rsidR="00230FE4" w:rsidRPr="002E2661">
        <w:t>.</w:t>
      </w:r>
    </w:p>
    <w:p w14:paraId="4166322D" w14:textId="181EB05C" w:rsidR="000D335D" w:rsidRPr="002E2661" w:rsidRDefault="000D335D" w:rsidP="000D335D">
      <w:pPr>
        <w:pStyle w:val="a4"/>
      </w:pPr>
      <w:r w:rsidRPr="002E2661">
        <w:t>Данная функция имеет две реализации</w:t>
      </w:r>
      <w:r w:rsidR="00CA5532" w:rsidRPr="002E2661">
        <w:t>:</w:t>
      </w:r>
      <w:r w:rsidRPr="002E2661">
        <w:t xml:space="preserve"> отладочную и штатную. Выбор версии реализации осуществляется на этапе компиляции при помощи директивы </w:t>
      </w:r>
      <w:r w:rsidRPr="002E2661">
        <w:rPr>
          <w:i/>
        </w:rPr>
        <w:t>DEBUG_EXCEPTION</w:t>
      </w:r>
      <w:r w:rsidRPr="002E2661">
        <w:t xml:space="preserve">, которая включает отладочную версию. Штатная версия вызывает функцию </w:t>
      </w:r>
      <w:proofErr w:type="spellStart"/>
      <w:r w:rsidR="0019465E" w:rsidRPr="002E2661">
        <w:rPr>
          <w:b/>
          <w:i/>
        </w:rPr>
        <w:t>Mode</w:t>
      </w:r>
      <w:r w:rsidRPr="002E2661">
        <w:rPr>
          <w:b/>
          <w:i/>
        </w:rPr>
        <w:t>Protection_</w:t>
      </w:r>
      <w:proofErr w:type="gramStart"/>
      <w:r w:rsidRPr="002E2661">
        <w:rPr>
          <w:b/>
          <w:i/>
        </w:rPr>
        <w:t>run</w:t>
      </w:r>
      <w:proofErr w:type="spellEnd"/>
      <w:r w:rsidR="00CA5532" w:rsidRPr="002E2661">
        <w:rPr>
          <w:b/>
          <w:i/>
        </w:rPr>
        <w:t>(</w:t>
      </w:r>
      <w:proofErr w:type="gramEnd"/>
      <w:r w:rsidR="00CA5532" w:rsidRPr="002E2661">
        <w:rPr>
          <w:b/>
          <w:i/>
        </w:rPr>
        <w:t>)</w:t>
      </w:r>
      <w:r w:rsidRPr="002E2661">
        <w:t xml:space="preserve"> компонента </w:t>
      </w:r>
      <w:proofErr w:type="spellStart"/>
      <w:r w:rsidR="007F0A0D" w:rsidRPr="002E2661">
        <w:t>Mode</w:t>
      </w:r>
      <w:r w:rsidRPr="002E2661">
        <w:t>Protection</w:t>
      </w:r>
      <w:proofErr w:type="spellEnd"/>
      <w:r w:rsidR="00CA5532" w:rsidRPr="002E2661">
        <w:t xml:space="preserve"> (см. </w:t>
      </w:r>
      <w:r w:rsidR="00F31EB5" w:rsidRPr="002E2661">
        <w:fldChar w:fldCharType="begin"/>
      </w:r>
      <w:r w:rsidR="00F31EB5" w:rsidRPr="002E2661">
        <w:instrText xml:space="preserve"> REF _Ref50024050 \r \h </w:instrText>
      </w:r>
      <w:r w:rsidR="00F31EB5" w:rsidRPr="002E2661">
        <w:fldChar w:fldCharType="separate"/>
      </w:r>
      <w:r w:rsidR="001432BC">
        <w:t>4.3.15</w:t>
      </w:r>
      <w:r w:rsidR="00F31EB5" w:rsidRPr="002E2661">
        <w:fldChar w:fldCharType="end"/>
      </w:r>
      <w:r w:rsidR="0019465E" w:rsidRPr="002E2661">
        <w:fldChar w:fldCharType="begin"/>
      </w:r>
      <w:r w:rsidR="00CA5532" w:rsidRPr="002E2661">
        <w:instrText xml:space="preserve"> REF _Ref2590271 \r \h </w:instrText>
      </w:r>
      <w:r w:rsidR="0019465E" w:rsidRPr="002E2661">
        <w:fldChar w:fldCharType="separate"/>
      </w:r>
      <w:r w:rsidR="001432BC">
        <w:rPr>
          <w:b/>
          <w:bCs/>
        </w:rPr>
        <w:t>Ошибка! Источник ссылки не найден.</w:t>
      </w:r>
      <w:r w:rsidR="0019465E" w:rsidRPr="002E2661">
        <w:fldChar w:fldCharType="end"/>
      </w:r>
      <w:r w:rsidR="00CA5532" w:rsidRPr="002E2661">
        <w:t>)</w:t>
      </w:r>
      <w:r w:rsidRPr="002E2661">
        <w:t xml:space="preserve">, которой передает значение кода </w:t>
      </w:r>
      <w:r w:rsidR="00CA5532" w:rsidRPr="002E2661">
        <w:t>ЗО,</w:t>
      </w:r>
      <w:r w:rsidRPr="002E2661">
        <w:t xml:space="preserve"> полученного из значений параметров </w:t>
      </w:r>
      <w:proofErr w:type="spellStart"/>
      <w:r w:rsidRPr="002E2661">
        <w:rPr>
          <w:i/>
        </w:rPr>
        <w:t>group</w:t>
      </w:r>
      <w:proofErr w:type="spellEnd"/>
      <w:r w:rsidRPr="002E2661">
        <w:t xml:space="preserve"> и </w:t>
      </w:r>
      <w:proofErr w:type="spellStart"/>
      <w:r w:rsidRPr="002E2661">
        <w:rPr>
          <w:i/>
        </w:rPr>
        <w:t>id</w:t>
      </w:r>
      <w:proofErr w:type="spellEnd"/>
      <w:r w:rsidRPr="002E2661">
        <w:t xml:space="preserve"> при помощи макроопределения </w:t>
      </w:r>
      <w:r w:rsidRPr="002E2661">
        <w:rPr>
          <w:i/>
        </w:rPr>
        <w:t>SET_CODE_ID</w:t>
      </w:r>
      <w:r w:rsidRPr="002E2661">
        <w:t>.</w:t>
      </w:r>
    </w:p>
    <w:p w14:paraId="089FCEC7" w14:textId="7F34908D" w:rsidR="000D335D" w:rsidRPr="002E2661" w:rsidRDefault="000D335D" w:rsidP="000D335D">
      <w:pPr>
        <w:pStyle w:val="a4"/>
      </w:pPr>
      <w:r w:rsidRPr="002E2661">
        <w:t xml:space="preserve">Отладочная версия функции не вызывает функцию </w:t>
      </w:r>
      <w:proofErr w:type="spellStart"/>
      <w:r w:rsidR="007F0A0D" w:rsidRPr="002E2661">
        <w:rPr>
          <w:b/>
          <w:bCs/>
          <w:i/>
          <w:iCs/>
        </w:rPr>
        <w:t>Mode</w:t>
      </w:r>
      <w:r w:rsidRPr="002E2661">
        <w:rPr>
          <w:b/>
          <w:i/>
        </w:rPr>
        <w:t>Protection_</w:t>
      </w:r>
      <w:proofErr w:type="gramStart"/>
      <w:r w:rsidRPr="002E2661">
        <w:rPr>
          <w:b/>
          <w:i/>
        </w:rPr>
        <w:t>run</w:t>
      </w:r>
      <w:proofErr w:type="spellEnd"/>
      <w:r w:rsidR="00CA5532" w:rsidRPr="002E2661">
        <w:rPr>
          <w:b/>
          <w:i/>
        </w:rPr>
        <w:t>(</w:t>
      </w:r>
      <w:proofErr w:type="gramEnd"/>
      <w:r w:rsidR="00CA5532" w:rsidRPr="002E2661">
        <w:rPr>
          <w:b/>
          <w:i/>
        </w:rPr>
        <w:t>)</w:t>
      </w:r>
      <w:r w:rsidRPr="002E2661">
        <w:t>, а при помощи макроопределений из состава компонента</w:t>
      </w:r>
      <w:r w:rsidR="002779D6" w:rsidRPr="002E2661">
        <w:t xml:space="preserve"> </w:t>
      </w:r>
      <w:proofErr w:type="spellStart"/>
      <w:r w:rsidR="007F0A0D" w:rsidRPr="002E2661">
        <w:t>unity</w:t>
      </w:r>
      <w:proofErr w:type="spellEnd"/>
      <w:r w:rsidRPr="002E2661">
        <w:t>, вызывает ошибку теста с выводом информации о месте</w:t>
      </w:r>
      <w:r w:rsidR="00AF401F" w:rsidRPr="002E2661">
        <w:t>,</w:t>
      </w:r>
      <w:r w:rsidRPr="002E2661">
        <w:t xml:space="preserve"> где было вызвано исключение (номер строки и имя файла). В отладочном режиме доступны две глобальные переменные </w:t>
      </w:r>
      <w:proofErr w:type="spellStart"/>
      <w:r w:rsidRPr="002E2661">
        <w:rPr>
          <w:i/>
        </w:rPr>
        <w:t>exceptionExpectedErrorCode</w:t>
      </w:r>
      <w:proofErr w:type="spellEnd"/>
      <w:r w:rsidRPr="002E2661">
        <w:t xml:space="preserve"> и </w:t>
      </w:r>
      <w:proofErr w:type="spellStart"/>
      <w:r w:rsidRPr="002E2661">
        <w:rPr>
          <w:i/>
        </w:rPr>
        <w:t>exceptionErrorCodeIsExpected</w:t>
      </w:r>
      <w:proofErr w:type="spellEnd"/>
      <w:r w:rsidRPr="002E2661">
        <w:t xml:space="preserve">. Эти переменные используются при построении тестов, успех которых заключается в вызове конкретного исключения. Для того чтобы тест при вызове исключения не был забракован, необходимо переменной </w:t>
      </w:r>
      <w:proofErr w:type="spellStart"/>
      <w:r w:rsidRPr="002E2661">
        <w:rPr>
          <w:i/>
        </w:rPr>
        <w:t>exceptionExpectedErrorCode</w:t>
      </w:r>
      <w:proofErr w:type="spellEnd"/>
      <w:r w:rsidRPr="002E2661">
        <w:t xml:space="preserve"> присвоить </w:t>
      </w:r>
      <w:r w:rsidRPr="002E2661">
        <w:lastRenderedPageBreak/>
        <w:t xml:space="preserve">значение ожидаемого исключения. Значение ожидаемого исключения формируется из номера группы исключений и идентификатора исключения при помощи макроопределения </w:t>
      </w:r>
      <w:r w:rsidRPr="002E2661">
        <w:rPr>
          <w:i/>
        </w:rPr>
        <w:t>SET_CODE_</w:t>
      </w:r>
      <w:proofErr w:type="gramStart"/>
      <w:r w:rsidRPr="002E2661">
        <w:rPr>
          <w:i/>
        </w:rPr>
        <w:t>ID(</w:t>
      </w:r>
      <w:proofErr w:type="spellStart"/>
      <w:proofErr w:type="gramEnd"/>
      <w:r w:rsidRPr="002E2661">
        <w:rPr>
          <w:i/>
        </w:rPr>
        <w:t>group</w:t>
      </w:r>
      <w:proofErr w:type="spellEnd"/>
      <w:r w:rsidRPr="002E2661">
        <w:rPr>
          <w:i/>
        </w:rPr>
        <w:t xml:space="preserve">, </w:t>
      </w:r>
      <w:proofErr w:type="spellStart"/>
      <w:r w:rsidRPr="002E2661">
        <w:rPr>
          <w:i/>
        </w:rPr>
        <w:t>id</w:t>
      </w:r>
      <w:proofErr w:type="spellEnd"/>
      <w:r w:rsidRPr="002E2661">
        <w:rPr>
          <w:i/>
        </w:rPr>
        <w:t>)</w:t>
      </w:r>
      <w:r w:rsidRPr="002E2661">
        <w:t xml:space="preserve">. Если произойдет вызов указанного исключения, функция </w:t>
      </w:r>
      <w:proofErr w:type="spellStart"/>
      <w:proofErr w:type="gramStart"/>
      <w:r w:rsidRPr="002E2661">
        <w:rPr>
          <w:b/>
          <w:i/>
        </w:rPr>
        <w:t>sysAssertException</w:t>
      </w:r>
      <w:proofErr w:type="spellEnd"/>
      <w:r w:rsidR="00AF401F" w:rsidRPr="002E2661">
        <w:rPr>
          <w:b/>
          <w:i/>
        </w:rPr>
        <w:t>(</w:t>
      </w:r>
      <w:proofErr w:type="gramEnd"/>
      <w:r w:rsidR="00AF401F" w:rsidRPr="002E2661">
        <w:rPr>
          <w:b/>
          <w:i/>
        </w:rPr>
        <w:t>)</w:t>
      </w:r>
      <w:r w:rsidR="00AF401F" w:rsidRPr="002E2661">
        <w:t xml:space="preserve"> </w:t>
      </w:r>
      <w:r w:rsidRPr="002E2661">
        <w:t xml:space="preserve">не забракует тест, а установит глобальную переменную </w:t>
      </w:r>
      <w:proofErr w:type="spellStart"/>
      <w:r w:rsidRPr="002E2661">
        <w:rPr>
          <w:i/>
        </w:rPr>
        <w:t>exceptionErrorCodeIsExpected</w:t>
      </w:r>
      <w:proofErr w:type="spellEnd"/>
      <w:r w:rsidRPr="002E2661">
        <w:t xml:space="preserve"> в значение</w:t>
      </w:r>
      <w:r w:rsidR="00D92B16" w:rsidRPr="002E2661">
        <w:t>,</w:t>
      </w:r>
      <w:r w:rsidRPr="002E2661">
        <w:t xml:space="preserve"> отличное от нуля.</w:t>
      </w:r>
    </w:p>
    <w:p w14:paraId="75CC6761" w14:textId="77777777" w:rsidR="00D92B16" w:rsidRPr="002E2661" w:rsidRDefault="000D335D" w:rsidP="00D92B16">
      <w:pPr>
        <w:pStyle w:val="afffffa"/>
        <w:ind w:left="0" w:firstLine="709"/>
        <w:rPr>
          <w:u w:val="none"/>
        </w:rPr>
      </w:pPr>
      <w:r w:rsidRPr="002E2661">
        <w:rPr>
          <w:u w:val="none"/>
        </w:rPr>
        <w:t>Примечание</w:t>
      </w:r>
      <w:r w:rsidR="00D92B16" w:rsidRPr="002E2661">
        <w:rPr>
          <w:u w:val="none"/>
        </w:rPr>
        <w:t>.</w:t>
      </w:r>
    </w:p>
    <w:p w14:paraId="3DA6F231" w14:textId="45F210B6" w:rsidR="000D335D" w:rsidRPr="002E2661" w:rsidRDefault="00D92B16" w:rsidP="000D335D">
      <w:pPr>
        <w:pStyle w:val="a4"/>
      </w:pPr>
      <w:r w:rsidRPr="002E2661">
        <w:t>В</w:t>
      </w:r>
      <w:r w:rsidR="000D335D" w:rsidRPr="002E2661">
        <w:t xml:space="preserve"> данном проекте отладочная версия этой функции не используется, поэтому компонент</w:t>
      </w:r>
      <w:r w:rsidR="002779D6" w:rsidRPr="002E2661">
        <w:t xml:space="preserve"> </w:t>
      </w:r>
      <w:proofErr w:type="spellStart"/>
      <w:r w:rsidR="002779D6" w:rsidRPr="002E2661">
        <w:t>unity</w:t>
      </w:r>
      <w:proofErr w:type="spellEnd"/>
      <w:r w:rsidR="002779D6" w:rsidRPr="002E2661">
        <w:t xml:space="preserve"> </w:t>
      </w:r>
      <w:r w:rsidR="000D335D" w:rsidRPr="002E2661">
        <w:t>не включен в данный проект.</w:t>
      </w:r>
    </w:p>
    <w:p w14:paraId="48A628AD" w14:textId="77777777" w:rsidR="00D92B16" w:rsidRPr="002E2661" w:rsidRDefault="00D92B16" w:rsidP="00CD72DD">
      <w:pPr>
        <w:pStyle w:val="6"/>
        <w:tabs>
          <w:tab w:val="clear" w:pos="2410"/>
          <w:tab w:val="left" w:pos="1985"/>
        </w:tabs>
        <w:ind w:left="0" w:firstLine="709"/>
      </w:pPr>
      <w:r w:rsidRPr="002E2661">
        <w:t>Типы макроопределений</w:t>
      </w:r>
    </w:p>
    <w:p w14:paraId="55448DA3" w14:textId="77777777" w:rsidR="008A7D21" w:rsidRPr="002E2661" w:rsidRDefault="008A7D21" w:rsidP="008A7D21">
      <w:pPr>
        <w:pStyle w:val="a4"/>
      </w:pPr>
      <w:r w:rsidRPr="002E2661">
        <w:t>Модуль содержит три типа макроопределений ASSERT:</w:t>
      </w:r>
    </w:p>
    <w:p w14:paraId="41FA79FC" w14:textId="77777777" w:rsidR="008A7D21" w:rsidRPr="002E2661" w:rsidRDefault="008A7D21" w:rsidP="008A7D21">
      <w:pPr>
        <w:pStyle w:val="a4"/>
        <w:tabs>
          <w:tab w:val="left" w:pos="993"/>
        </w:tabs>
      </w:pPr>
      <w:r w:rsidRPr="002E2661">
        <w:t>–</w:t>
      </w:r>
      <w:r w:rsidRPr="002E2661">
        <w:tab/>
      </w:r>
      <w:r w:rsidRPr="002E2661">
        <w:rPr>
          <w:i/>
          <w:iCs/>
        </w:rPr>
        <w:t>ERROR</w:t>
      </w:r>
      <w:r w:rsidRPr="002E2661">
        <w:t xml:space="preserve"> – безусловный вызов функции обработки исключения;</w:t>
      </w:r>
    </w:p>
    <w:p w14:paraId="4126953C" w14:textId="77777777" w:rsidR="008A7D21" w:rsidRPr="002E2661" w:rsidRDefault="008A7D21" w:rsidP="008A7D21">
      <w:pPr>
        <w:pStyle w:val="a4"/>
        <w:tabs>
          <w:tab w:val="left" w:pos="993"/>
        </w:tabs>
      </w:pPr>
      <w:r w:rsidRPr="002E2661">
        <w:t>–</w:t>
      </w:r>
      <w:r w:rsidRPr="002E2661">
        <w:rPr>
          <w:i/>
          <w:iCs/>
        </w:rPr>
        <w:tab/>
        <w:t>ASSERT</w:t>
      </w:r>
      <w:r w:rsidRPr="002E2661">
        <w:t xml:space="preserve"> – проверка утверждения и вызов функции обработки исключения в случае его несоответствия;</w:t>
      </w:r>
    </w:p>
    <w:p w14:paraId="0037ECBA" w14:textId="77777777" w:rsidR="008A7D21" w:rsidRPr="002E2661" w:rsidRDefault="008A7D21" w:rsidP="008A7D21">
      <w:pPr>
        <w:pStyle w:val="a4"/>
        <w:tabs>
          <w:tab w:val="left" w:pos="993"/>
        </w:tabs>
      </w:pPr>
      <w:r w:rsidRPr="002E2661">
        <w:t>–</w:t>
      </w:r>
      <w:r w:rsidRPr="002E2661">
        <w:tab/>
      </w:r>
      <w:r w:rsidRPr="002E2661">
        <w:rPr>
          <w:i/>
          <w:iCs/>
        </w:rPr>
        <w:t>CASSERT</w:t>
      </w:r>
      <w:r w:rsidRPr="002E2661">
        <w:t xml:space="preserve"> – проверка утверждения со счетчиком и вызов функции обработки исключения, когда счетчик достигнет максимального значения.</w:t>
      </w:r>
    </w:p>
    <w:p w14:paraId="29735DC0" w14:textId="629FC4A0" w:rsidR="00D92B16" w:rsidRPr="002E2661" w:rsidRDefault="00D92B16" w:rsidP="00D92B16">
      <w:pPr>
        <w:pStyle w:val="a4"/>
      </w:pPr>
      <w:r w:rsidRPr="002E2661">
        <w:t xml:space="preserve">Тип </w:t>
      </w:r>
      <w:r w:rsidRPr="002E2661">
        <w:rPr>
          <w:i/>
        </w:rPr>
        <w:t xml:space="preserve">ERROR </w:t>
      </w:r>
      <w:r w:rsidRPr="002E2661">
        <w:t>используется тогда, когда программа в принципе не должна попадать в ветку, в которой используется данное макроопределение.</w:t>
      </w:r>
    </w:p>
    <w:p w14:paraId="49E04D9D" w14:textId="1081C3F4" w:rsidR="00D92B16" w:rsidRPr="002E2661" w:rsidRDefault="00D92B16" w:rsidP="00D92B16">
      <w:pPr>
        <w:pStyle w:val="a4"/>
      </w:pPr>
      <w:r w:rsidRPr="002E2661">
        <w:t xml:space="preserve">Тип </w:t>
      </w:r>
      <w:r w:rsidRPr="002E2661">
        <w:rPr>
          <w:i/>
        </w:rPr>
        <w:t xml:space="preserve">ASSERT </w:t>
      </w:r>
      <w:r w:rsidRPr="002E2661">
        <w:t xml:space="preserve">в качестве параметра принимает результат </w:t>
      </w:r>
      <w:proofErr w:type="spellStart"/>
      <w:r w:rsidRPr="002E2661">
        <w:t>булевого</w:t>
      </w:r>
      <w:proofErr w:type="spellEnd"/>
      <w:r w:rsidRPr="002E2661">
        <w:t xml:space="preserve"> выражения, которое может принимать значения </w:t>
      </w:r>
      <w:proofErr w:type="spellStart"/>
      <w:r w:rsidRPr="002E2661">
        <w:rPr>
          <w:i/>
        </w:rPr>
        <w:t>true</w:t>
      </w:r>
      <w:proofErr w:type="spellEnd"/>
      <w:r w:rsidRPr="002E2661">
        <w:t xml:space="preserve"> и</w:t>
      </w:r>
      <w:r w:rsidR="005C0B2A" w:rsidRPr="002E2661">
        <w:t>ли</w:t>
      </w:r>
      <w:r w:rsidRPr="002E2661">
        <w:t xml:space="preserve"> </w:t>
      </w:r>
      <w:proofErr w:type="spellStart"/>
      <w:r w:rsidRPr="002E2661">
        <w:rPr>
          <w:i/>
        </w:rPr>
        <w:t>false</w:t>
      </w:r>
      <w:proofErr w:type="spellEnd"/>
      <w:r w:rsidRPr="002E2661">
        <w:t xml:space="preserve">. Если результат имеет значение </w:t>
      </w:r>
      <w:proofErr w:type="spellStart"/>
      <w:r w:rsidRPr="002E2661">
        <w:rPr>
          <w:i/>
        </w:rPr>
        <w:t>false</w:t>
      </w:r>
      <w:proofErr w:type="spellEnd"/>
      <w:r w:rsidRPr="002E2661">
        <w:t xml:space="preserve">, макроопределение </w:t>
      </w:r>
      <w:r w:rsidR="00725B32" w:rsidRPr="002E2661">
        <w:t>выполняет</w:t>
      </w:r>
      <w:r w:rsidRPr="002E2661">
        <w:t xml:space="preserve"> вызов функции обработки исключения.</w:t>
      </w:r>
    </w:p>
    <w:p w14:paraId="3D0E6916" w14:textId="1D36B776" w:rsidR="00D92B16" w:rsidRPr="002E2661" w:rsidRDefault="00D92B16" w:rsidP="00D92B16">
      <w:pPr>
        <w:pStyle w:val="a4"/>
      </w:pPr>
      <w:r w:rsidRPr="002E2661">
        <w:t xml:space="preserve">Тип </w:t>
      </w:r>
      <w:r w:rsidRPr="002E2661">
        <w:rPr>
          <w:i/>
        </w:rPr>
        <w:t xml:space="preserve">CASSERT </w:t>
      </w:r>
      <w:r w:rsidRPr="002E2661">
        <w:t xml:space="preserve">кроме результата </w:t>
      </w:r>
      <w:proofErr w:type="spellStart"/>
      <w:r w:rsidRPr="002E2661">
        <w:t>булевого</w:t>
      </w:r>
      <w:proofErr w:type="spellEnd"/>
      <w:r w:rsidRPr="002E2661">
        <w:t xml:space="preserve"> выражения, принимает счетчик неверных утверждений и максимальное значение при достижении которого будет вызвана функция обработки исключения. Если результат </w:t>
      </w:r>
      <w:proofErr w:type="spellStart"/>
      <w:r w:rsidRPr="002E2661">
        <w:t>булевого</w:t>
      </w:r>
      <w:proofErr w:type="spellEnd"/>
      <w:r w:rsidRPr="002E2661">
        <w:t xml:space="preserve"> выражения имеет значение </w:t>
      </w:r>
      <w:proofErr w:type="spellStart"/>
      <w:r w:rsidRPr="002E2661">
        <w:rPr>
          <w:i/>
        </w:rPr>
        <w:t>false</w:t>
      </w:r>
      <w:proofErr w:type="spellEnd"/>
      <w:r w:rsidRPr="002E2661">
        <w:t>, при каждой проверке счетчик увеличиваетс</w:t>
      </w:r>
      <w:r w:rsidR="00A71609" w:rsidRPr="002E2661">
        <w:t>я</w:t>
      </w:r>
      <w:r w:rsidR="005C0B2A" w:rsidRPr="002E2661">
        <w:t>,</w:t>
      </w:r>
      <w:r w:rsidRPr="002E2661">
        <w:t xml:space="preserve"> </w:t>
      </w:r>
      <w:r w:rsidR="005C0B2A" w:rsidRPr="002E2661">
        <w:t>е</w:t>
      </w:r>
      <w:r w:rsidRPr="002E2661">
        <w:t xml:space="preserve">сли </w:t>
      </w:r>
      <w:proofErr w:type="spellStart"/>
      <w:r w:rsidRPr="002E2661">
        <w:rPr>
          <w:i/>
        </w:rPr>
        <w:t>true</w:t>
      </w:r>
      <w:proofErr w:type="spellEnd"/>
      <w:r w:rsidRPr="002E2661">
        <w:t xml:space="preserve"> </w:t>
      </w:r>
      <w:r w:rsidR="005C0B2A" w:rsidRPr="002E2661">
        <w:t xml:space="preserve">– </w:t>
      </w:r>
      <w:r w:rsidRPr="002E2661">
        <w:t xml:space="preserve">уменьшается. Счетчик считает от нуля до максимального значения. Значение, на которое счетчик увеличивается, определено макроопределением </w:t>
      </w:r>
      <w:r w:rsidRPr="002E2661">
        <w:rPr>
          <w:i/>
        </w:rPr>
        <w:t>CASSERT_INC</w:t>
      </w:r>
      <w:r w:rsidRPr="002E2661">
        <w:t xml:space="preserve"> и в </w:t>
      </w:r>
      <w:r w:rsidRPr="002E2661">
        <w:lastRenderedPageBreak/>
        <w:t>данном проекте составляет</w:t>
      </w:r>
      <w:r w:rsidR="00344257" w:rsidRPr="002E2661">
        <w:t> 2</w:t>
      </w:r>
      <w:r w:rsidRPr="002E2661">
        <w:t xml:space="preserve">. Значение, на которое счетчик уменьшается, определено макроопределением </w:t>
      </w:r>
      <w:r w:rsidRPr="002E2661">
        <w:rPr>
          <w:i/>
        </w:rPr>
        <w:t>CASSERT_DEC</w:t>
      </w:r>
      <w:r w:rsidRPr="002E2661">
        <w:t xml:space="preserve"> и в данном проекте составляет</w:t>
      </w:r>
      <w:r w:rsidR="00344257" w:rsidRPr="002E2661">
        <w:t> 1</w:t>
      </w:r>
      <w:r w:rsidRPr="002E2661">
        <w:t>.</w:t>
      </w:r>
    </w:p>
    <w:p w14:paraId="5558CF4C" w14:textId="77777777" w:rsidR="00470CA4" w:rsidRPr="002E2661" w:rsidRDefault="00470CA4" w:rsidP="00470CA4">
      <w:pPr>
        <w:pStyle w:val="a4"/>
      </w:pPr>
      <w:r w:rsidRPr="002E2661">
        <w:t>Каждый тип имеет две версии: с идентификатором и без идентификатора. Версии идентификаторов имеют те же имена c суффиксом «_ID». Всего образуется шесть макроопределений. Каждому такому макроопределению соответствует еще одна отладочная версия. Отладочные макроопределения имеют соответствующее имя с приставкой «D». Отладочные макроопределения отличаются тем, что могут быть отключены или включены отдельной директивой ENABLED_DEBUG_ASSERT.</w:t>
      </w:r>
    </w:p>
    <w:p w14:paraId="6CE23DCB" w14:textId="77777777" w:rsidR="00344257" w:rsidRPr="002E2661" w:rsidRDefault="00344257" w:rsidP="00975CA9">
      <w:pPr>
        <w:pStyle w:val="6"/>
        <w:ind w:hanging="1866"/>
      </w:pPr>
      <w:r w:rsidRPr="002E2661">
        <w:t>Версии макроопределений</w:t>
      </w:r>
    </w:p>
    <w:p w14:paraId="3E69758E" w14:textId="77777777" w:rsidR="00344257" w:rsidRPr="002E2661" w:rsidRDefault="00A72D7D" w:rsidP="00344257">
      <w:pPr>
        <w:pStyle w:val="a4"/>
      </w:pPr>
      <w:r w:rsidRPr="002E2661">
        <w:t xml:space="preserve">В проекте </w:t>
      </w:r>
      <w:r w:rsidR="001A3CEB" w:rsidRPr="002E2661">
        <w:t>присутствует</w:t>
      </w:r>
      <w:r w:rsidRPr="002E2661">
        <w:t xml:space="preserve"> </w:t>
      </w:r>
      <w:r w:rsidR="00923C44" w:rsidRPr="002E2661">
        <w:t>две</w:t>
      </w:r>
      <w:r w:rsidR="00B97AB2" w:rsidRPr="002E2661">
        <w:t> </w:t>
      </w:r>
      <w:r w:rsidRPr="002E2661">
        <w:t xml:space="preserve">версии макроопределений: </w:t>
      </w:r>
      <w:r w:rsidR="00B97AB2" w:rsidRPr="002E2661">
        <w:t xml:space="preserve">с идентификатором и без идентификатора. </w:t>
      </w:r>
      <w:r w:rsidR="00344257" w:rsidRPr="002E2661">
        <w:t xml:space="preserve">Версия макроопределений с идентификатором от версии без идентификатора отличаются тем, что позволяют пользователю указать специфический идентификатор, по которому будет сформирован код отказа при переходе прибора в ЗС. Этот идентификатор </w:t>
      </w:r>
      <w:r w:rsidR="000C44BE" w:rsidRPr="002E2661">
        <w:t xml:space="preserve">впоследствии </w:t>
      </w:r>
      <w:r w:rsidR="00344257" w:rsidRPr="002E2661">
        <w:t xml:space="preserve">может позволить установить причину перехода прибора в ЗС. Версия без идентификатора также формирует код отказа, но для его формирования использует значение по умолчанию, определенное в макроопределении </w:t>
      </w:r>
      <w:r w:rsidR="00344257" w:rsidRPr="002E2661">
        <w:rPr>
          <w:i/>
        </w:rPr>
        <w:t>ASSERT_DEF_CODE</w:t>
      </w:r>
      <w:r w:rsidR="00344257" w:rsidRPr="002E2661">
        <w:t>.</w:t>
      </w:r>
    </w:p>
    <w:p w14:paraId="6ECF9622" w14:textId="77777777" w:rsidR="00344257" w:rsidRPr="002E2661" w:rsidRDefault="00344257" w:rsidP="00344257">
      <w:pPr>
        <w:pStyle w:val="a4"/>
      </w:pPr>
      <w:r w:rsidRPr="002E2661">
        <w:t>Отладочная версия макро</w:t>
      </w:r>
      <w:r w:rsidR="004558D6" w:rsidRPr="002E2661">
        <w:t>оп</w:t>
      </w:r>
      <w:r w:rsidRPr="002E2661">
        <w:t>ределений полностью повторяет обычн</w:t>
      </w:r>
      <w:r w:rsidR="004558D6" w:rsidRPr="002E2661">
        <w:t>ую</w:t>
      </w:r>
      <w:r w:rsidRPr="002E2661">
        <w:t xml:space="preserve"> с той разницей, что позволяет включать и отключать эти макроопределения из кода отдельно от других. Такие макроопределения могут быть использованы для проведения более тщательных проверок во время тестирования или испытаний и отключены в рабочей версии проекта для экономии процессорного времени.</w:t>
      </w:r>
    </w:p>
    <w:p w14:paraId="2CBF967B" w14:textId="77777777" w:rsidR="004558D6" w:rsidRPr="002E2661" w:rsidRDefault="004558D6" w:rsidP="00975CA9">
      <w:pPr>
        <w:pStyle w:val="6"/>
        <w:ind w:hanging="1866"/>
      </w:pPr>
      <w:r w:rsidRPr="002E2661">
        <w:t>Управление сборкой</w:t>
      </w:r>
    </w:p>
    <w:p w14:paraId="4CFCB789" w14:textId="77777777" w:rsidR="004558D6" w:rsidRPr="002E2661" w:rsidRDefault="004558D6" w:rsidP="004558D6">
      <w:pPr>
        <w:pStyle w:val="a4"/>
      </w:pPr>
      <w:r w:rsidRPr="002E2661">
        <w:t xml:space="preserve">По умолчанию выполняется сборка с включенными макроопределениями </w:t>
      </w:r>
      <w:r w:rsidRPr="002E2661">
        <w:rPr>
          <w:i/>
        </w:rPr>
        <w:t>ASSERT</w:t>
      </w:r>
      <w:r w:rsidRPr="002E2661">
        <w:t>, выключенными их отладочными версиями и передачей номера строки, на которой расположено макроопределение</w:t>
      </w:r>
      <w:r w:rsidR="000A6C4A" w:rsidRPr="002E2661">
        <w:t>,</w:t>
      </w:r>
      <w:r w:rsidRPr="002E2661">
        <w:t xml:space="preserve"> вызывающее исключение функции обработки исключений.</w:t>
      </w:r>
    </w:p>
    <w:p w14:paraId="1619EE38" w14:textId="77777777" w:rsidR="004558D6" w:rsidRPr="002E2661" w:rsidRDefault="004558D6" w:rsidP="004558D6">
      <w:pPr>
        <w:pStyle w:val="a4"/>
      </w:pPr>
      <w:r w:rsidRPr="002E2661">
        <w:lastRenderedPageBreak/>
        <w:t xml:space="preserve">Сборка проекта может производиться с отключением всех макроопределений </w:t>
      </w:r>
      <w:r w:rsidRPr="002E2661">
        <w:rPr>
          <w:i/>
        </w:rPr>
        <w:t>ASSERT</w:t>
      </w:r>
      <w:r w:rsidRPr="002E2661">
        <w:t xml:space="preserve">. Такая версия сборки может понадобиться при регулировке аппаратуры или поиске неисправностей. Чтобы отключить все макроопределения, вызывающие исключения, необходимо в проекте при сборке определить директиву </w:t>
      </w:r>
      <w:r w:rsidRPr="002E2661">
        <w:rPr>
          <w:i/>
        </w:rPr>
        <w:t>DISABLED_ASSERT</w:t>
      </w:r>
      <w:r w:rsidRPr="002E2661">
        <w:t xml:space="preserve">. В случае использования директивы </w:t>
      </w:r>
      <w:r w:rsidRPr="002E2661">
        <w:rPr>
          <w:i/>
        </w:rPr>
        <w:t>DISABLED_ASSERT</w:t>
      </w:r>
      <w:r w:rsidR="000A6C4A" w:rsidRPr="002E2661">
        <w:t>,</w:t>
      </w:r>
      <w:r w:rsidRPr="002E2661">
        <w:t xml:space="preserve"> сборка проекта будет сопровождаться выводом предупредительных сообщений </w:t>
      </w:r>
      <w:r w:rsidR="000A6C4A" w:rsidRPr="002E2661">
        <w:t>«</w:t>
      </w:r>
      <w:proofErr w:type="spellStart"/>
      <w:r w:rsidRPr="002E2661">
        <w:t>The</w:t>
      </w:r>
      <w:proofErr w:type="spellEnd"/>
      <w:r w:rsidRPr="002E2661">
        <w:t xml:space="preserve"> </w:t>
      </w:r>
      <w:proofErr w:type="spellStart"/>
      <w:r w:rsidRPr="002E2661">
        <w:t>project</w:t>
      </w:r>
      <w:proofErr w:type="spellEnd"/>
      <w:r w:rsidRPr="002E2661">
        <w:t xml:space="preserve"> </w:t>
      </w:r>
      <w:proofErr w:type="spellStart"/>
      <w:r w:rsidRPr="002E2661">
        <w:t>is</w:t>
      </w:r>
      <w:proofErr w:type="spellEnd"/>
      <w:r w:rsidRPr="002E2661">
        <w:t xml:space="preserve"> </w:t>
      </w:r>
      <w:proofErr w:type="spellStart"/>
      <w:r w:rsidRPr="002E2661">
        <w:t>compiled</w:t>
      </w:r>
      <w:proofErr w:type="spellEnd"/>
      <w:r w:rsidRPr="002E2661">
        <w:t xml:space="preserve"> </w:t>
      </w:r>
      <w:proofErr w:type="spellStart"/>
      <w:r w:rsidRPr="002E2661">
        <w:t>with</w:t>
      </w:r>
      <w:proofErr w:type="spellEnd"/>
      <w:r w:rsidRPr="002E2661">
        <w:t xml:space="preserve"> </w:t>
      </w:r>
      <w:proofErr w:type="spellStart"/>
      <w:r w:rsidRPr="002E2661">
        <w:t>the</w:t>
      </w:r>
      <w:proofErr w:type="spellEnd"/>
      <w:r w:rsidRPr="002E2661">
        <w:t xml:space="preserve"> </w:t>
      </w:r>
      <w:proofErr w:type="spellStart"/>
      <w:r w:rsidRPr="002E2661">
        <w:t>directive</w:t>
      </w:r>
      <w:proofErr w:type="spellEnd"/>
      <w:r w:rsidRPr="002E2661">
        <w:t xml:space="preserve"> DISABLED_ASSERT</w:t>
      </w:r>
      <w:r w:rsidR="000A6C4A" w:rsidRPr="002E2661">
        <w:t>»</w:t>
      </w:r>
      <w:r w:rsidRPr="002E2661">
        <w:t>.</w:t>
      </w:r>
    </w:p>
    <w:p w14:paraId="7BD49FF3" w14:textId="77777777" w:rsidR="004558D6" w:rsidRPr="002E2661" w:rsidRDefault="004558D6" w:rsidP="004558D6">
      <w:pPr>
        <w:pStyle w:val="a4"/>
      </w:pPr>
      <w:r w:rsidRPr="002E2661">
        <w:t xml:space="preserve">Для включения отладочных исключений необходимо в проекте определить директиву </w:t>
      </w:r>
      <w:r w:rsidRPr="002E2661">
        <w:rPr>
          <w:i/>
        </w:rPr>
        <w:t>ENABLED_DEBUG_ASSERT</w:t>
      </w:r>
      <w:r w:rsidRPr="002E2661">
        <w:t>.</w:t>
      </w:r>
    </w:p>
    <w:p w14:paraId="270923AA" w14:textId="77777777" w:rsidR="004558D6" w:rsidRPr="002E2661" w:rsidRDefault="004558D6" w:rsidP="004558D6">
      <w:pPr>
        <w:pStyle w:val="a4"/>
      </w:pPr>
      <w:r w:rsidRPr="002E2661">
        <w:t xml:space="preserve">Функция обработки исключений в качестве одного из параметров принимает номер строки, на которой вызвана обработка исключения. Для формирования номера строки используется стандартное предопределенное макроопределение языка С </w:t>
      </w:r>
      <w:r w:rsidRPr="002E2661">
        <w:rPr>
          <w:i/>
        </w:rPr>
        <w:t>__LINE__</w:t>
      </w:r>
      <w:r w:rsidRPr="002E2661">
        <w:t>. При использовании номера строки после форматирования кода без его функционально</w:t>
      </w:r>
      <w:r w:rsidR="00FD6EDC" w:rsidRPr="002E2661">
        <w:t>го</w:t>
      </w:r>
      <w:r w:rsidRPr="002E2661">
        <w:t xml:space="preserve"> изменения </w:t>
      </w:r>
      <w:r w:rsidR="00C65658" w:rsidRPr="002E2661">
        <w:t xml:space="preserve">в результате переноса макроопределения на другую строку </w:t>
      </w:r>
      <w:r w:rsidRPr="002E2661">
        <w:t xml:space="preserve">объектный файл может отличаться. В случаях, когда это имеет значение, может быть осуществлена сборка проекта без включения номера строки. Для этого необходимо определить в проекте директиву </w:t>
      </w:r>
      <w:r w:rsidRPr="002E2661">
        <w:rPr>
          <w:i/>
        </w:rPr>
        <w:t>DONT_SAVE_LINE_NUMBER</w:t>
      </w:r>
      <w:r w:rsidRPr="002E2661">
        <w:t xml:space="preserve">. После определения этой директивы при сборке проекта будет выдаваться предупредительное сообщение </w:t>
      </w:r>
      <w:r w:rsidR="00C65658" w:rsidRPr="002E2661">
        <w:t>«</w:t>
      </w:r>
      <w:proofErr w:type="spellStart"/>
      <w:r w:rsidRPr="002E2661">
        <w:t>The</w:t>
      </w:r>
      <w:proofErr w:type="spellEnd"/>
      <w:r w:rsidRPr="002E2661">
        <w:t xml:space="preserve"> </w:t>
      </w:r>
      <w:proofErr w:type="spellStart"/>
      <w:r w:rsidRPr="002E2661">
        <w:t>project</w:t>
      </w:r>
      <w:proofErr w:type="spellEnd"/>
      <w:r w:rsidRPr="002E2661">
        <w:t xml:space="preserve"> </w:t>
      </w:r>
      <w:proofErr w:type="spellStart"/>
      <w:r w:rsidRPr="002E2661">
        <w:t>is</w:t>
      </w:r>
      <w:proofErr w:type="spellEnd"/>
      <w:r w:rsidRPr="002E2661">
        <w:t xml:space="preserve"> </w:t>
      </w:r>
      <w:proofErr w:type="spellStart"/>
      <w:r w:rsidRPr="002E2661">
        <w:t>compiled</w:t>
      </w:r>
      <w:proofErr w:type="spellEnd"/>
      <w:r w:rsidRPr="002E2661">
        <w:t xml:space="preserve"> </w:t>
      </w:r>
      <w:proofErr w:type="spellStart"/>
      <w:r w:rsidRPr="002E2661">
        <w:t>with</w:t>
      </w:r>
      <w:proofErr w:type="spellEnd"/>
      <w:r w:rsidRPr="002E2661">
        <w:t xml:space="preserve"> </w:t>
      </w:r>
      <w:proofErr w:type="spellStart"/>
      <w:r w:rsidRPr="002E2661">
        <w:t>the</w:t>
      </w:r>
      <w:proofErr w:type="spellEnd"/>
      <w:r w:rsidRPr="002E2661">
        <w:t xml:space="preserve"> </w:t>
      </w:r>
      <w:proofErr w:type="spellStart"/>
      <w:r w:rsidRPr="002E2661">
        <w:t>directive</w:t>
      </w:r>
      <w:proofErr w:type="spellEnd"/>
      <w:r w:rsidRPr="002E2661">
        <w:t xml:space="preserve"> DONT_SAVE_LINE_NUMBER</w:t>
      </w:r>
      <w:r w:rsidR="00C65658" w:rsidRPr="002E2661">
        <w:t>»</w:t>
      </w:r>
      <w:r w:rsidRPr="002E2661">
        <w:t xml:space="preserve">. Вывод этого сообщения можно отключить, определив в проекте директиву </w:t>
      </w:r>
      <w:r w:rsidRPr="002E2661">
        <w:rPr>
          <w:i/>
        </w:rPr>
        <w:t>IGNORE_DONT_SAVE_LINE_NUMBER_WARNING</w:t>
      </w:r>
      <w:r w:rsidRPr="002E2661">
        <w:t>.</w:t>
      </w:r>
    </w:p>
    <w:p w14:paraId="24AA0A4D" w14:textId="222E1921" w:rsidR="004558D6" w:rsidRPr="002E2661" w:rsidRDefault="004558D6" w:rsidP="00C65658">
      <w:pPr>
        <w:pStyle w:val="a4"/>
      </w:pPr>
      <w:r w:rsidRPr="002E2661">
        <w:t xml:space="preserve">При проведении модульного тестирования с использованием компонента </w:t>
      </w:r>
      <w:proofErr w:type="spellStart"/>
      <w:r w:rsidR="00C71F2B" w:rsidRPr="002E2661">
        <w:t>unity</w:t>
      </w:r>
      <w:proofErr w:type="spellEnd"/>
      <w:r w:rsidR="00C71F2B" w:rsidRPr="002E2661">
        <w:t xml:space="preserve"> </w:t>
      </w:r>
      <w:r w:rsidRPr="002E2661">
        <w:t>можно включить</w:t>
      </w:r>
      <w:r w:rsidR="00C65658" w:rsidRPr="002E2661">
        <w:t xml:space="preserve"> в</w:t>
      </w:r>
      <w:r w:rsidRPr="002E2661">
        <w:t xml:space="preserve"> сборку отладочн</w:t>
      </w:r>
      <w:r w:rsidR="00C65658" w:rsidRPr="002E2661">
        <w:t>ую</w:t>
      </w:r>
      <w:r w:rsidRPr="002E2661">
        <w:t xml:space="preserve"> версию функции обработки исключений. Для этого в проекте необходимо определить директиву </w:t>
      </w:r>
      <w:r w:rsidRPr="002E2661">
        <w:rPr>
          <w:i/>
        </w:rPr>
        <w:t>DEBUG_EXCEPTION</w:t>
      </w:r>
      <w:r w:rsidRPr="002E2661">
        <w:t>.</w:t>
      </w:r>
    </w:p>
    <w:p w14:paraId="2A59E1C6" w14:textId="77777777" w:rsidR="00785A75" w:rsidRPr="002E2661" w:rsidRDefault="00785A75" w:rsidP="00747915">
      <w:pPr>
        <w:pStyle w:val="40"/>
      </w:pPr>
      <w:bookmarkStart w:id="375" w:name="_Ref1036637"/>
      <w:r w:rsidRPr="002E2661">
        <w:lastRenderedPageBreak/>
        <w:t xml:space="preserve">Модуль </w:t>
      </w:r>
      <w:proofErr w:type="spellStart"/>
      <w:r w:rsidRPr="002E2661">
        <w:t>asserts_ex</w:t>
      </w:r>
      <w:bookmarkEnd w:id="375"/>
      <w:proofErr w:type="spellEnd"/>
    </w:p>
    <w:p w14:paraId="55372C70" w14:textId="77777777" w:rsidR="00785A75" w:rsidRPr="002E2661" w:rsidRDefault="00785A75" w:rsidP="002F6B6A">
      <w:pPr>
        <w:pStyle w:val="5"/>
      </w:pPr>
      <w:r w:rsidRPr="002E2661">
        <w:t>Назначение</w:t>
      </w:r>
    </w:p>
    <w:p w14:paraId="40B0B7C7" w14:textId="77777777" w:rsidR="00785A75" w:rsidRPr="002E2661" w:rsidRDefault="008113DA" w:rsidP="00785A75">
      <w:pPr>
        <w:pStyle w:val="a4"/>
      </w:pPr>
      <w:r w:rsidRPr="002E2661">
        <w:t xml:space="preserve">Расширенная версия модуля </w:t>
      </w:r>
      <w:proofErr w:type="spellStart"/>
      <w:r w:rsidRPr="002E2661">
        <w:t>asserts</w:t>
      </w:r>
      <w:proofErr w:type="spellEnd"/>
      <w:r w:rsidRPr="002E2661">
        <w:t xml:space="preserve"> </w:t>
      </w:r>
      <w:r w:rsidR="00FC4758" w:rsidRPr="002E2661">
        <w:t xml:space="preserve">в случае возникновения ошибки </w:t>
      </w:r>
      <w:r w:rsidRPr="002E2661">
        <w:t>позволяет пользователю указать четыре дополнительных параметра, которые будут сохранены в EERPOM и позволят получить больше информации о возникшей ошибке.</w:t>
      </w:r>
    </w:p>
    <w:p w14:paraId="33BB2F20" w14:textId="77777777" w:rsidR="006D0BB9" w:rsidRPr="002E2661" w:rsidRDefault="005020DA" w:rsidP="002F6B6A">
      <w:pPr>
        <w:pStyle w:val="5"/>
      </w:pPr>
      <w:r w:rsidRPr="002E2661">
        <w:t>Описание</w:t>
      </w:r>
    </w:p>
    <w:p w14:paraId="2F0BA3EF" w14:textId="4AE25DDB" w:rsidR="005020DA" w:rsidRPr="002E2661" w:rsidRDefault="005020DA" w:rsidP="005020DA">
      <w:pPr>
        <w:pStyle w:val="a4"/>
      </w:pPr>
      <w:r w:rsidRPr="002E2661">
        <w:t xml:space="preserve">Модуль содержит новую версию с четырьмя дополнительными параметрами каждого макроопределения модуля </w:t>
      </w:r>
      <w:r w:rsidRPr="002E2661">
        <w:rPr>
          <w:i/>
        </w:rPr>
        <w:t>ASSERT</w:t>
      </w:r>
      <w:r w:rsidRPr="002E2661">
        <w:t xml:space="preserve">. Эти параметры, в случае возникновения ошибки, при помощи функции </w:t>
      </w:r>
      <w:proofErr w:type="spellStart"/>
      <w:r w:rsidRPr="002E2661">
        <w:rPr>
          <w:b/>
          <w:i/>
        </w:rPr>
        <w:t>BlackBox_</w:t>
      </w:r>
      <w:proofErr w:type="gramStart"/>
      <w:r w:rsidRPr="002E2661">
        <w:rPr>
          <w:b/>
          <w:i/>
        </w:rPr>
        <w:t>saveAddCodeProtectionState</w:t>
      </w:r>
      <w:proofErr w:type="spellEnd"/>
      <w:r w:rsidRPr="002E2661">
        <w:rPr>
          <w:b/>
          <w:i/>
        </w:rPr>
        <w:t>(</w:t>
      </w:r>
      <w:proofErr w:type="gramEnd"/>
      <w:r w:rsidRPr="002E2661">
        <w:rPr>
          <w:b/>
          <w:i/>
        </w:rPr>
        <w:t>)</w:t>
      </w:r>
      <w:r w:rsidRPr="002E2661">
        <w:t xml:space="preserve"> сохраняются модулем </w:t>
      </w:r>
      <w:proofErr w:type="spellStart"/>
      <w:r w:rsidRPr="002E2661">
        <w:t>BlackBox</w:t>
      </w:r>
      <w:proofErr w:type="spellEnd"/>
      <w:r w:rsidR="00212A65" w:rsidRPr="002E2661">
        <w:t xml:space="preserve"> (см. </w:t>
      </w:r>
      <w:r w:rsidR="00D306AF" w:rsidRPr="002E2661">
        <w:fldChar w:fldCharType="begin"/>
      </w:r>
      <w:r w:rsidR="00D306AF" w:rsidRPr="002E2661">
        <w:instrText xml:space="preserve"> REF _Ref50024444 \r \h </w:instrText>
      </w:r>
      <w:r w:rsidR="00D306AF" w:rsidRPr="002E2661">
        <w:fldChar w:fldCharType="separate"/>
      </w:r>
      <w:r w:rsidR="001432BC">
        <w:t>4.3.4</w:t>
      </w:r>
      <w:r w:rsidR="00D306AF" w:rsidRPr="002E2661">
        <w:fldChar w:fldCharType="end"/>
      </w:r>
      <w:r w:rsidR="00D306AF" w:rsidRPr="002E2661">
        <w:t>)</w:t>
      </w:r>
      <w:r w:rsidRPr="002E2661">
        <w:t xml:space="preserve"> перед вызовом функции обработки исключения.</w:t>
      </w:r>
    </w:p>
    <w:p w14:paraId="6C9CE256" w14:textId="77777777" w:rsidR="006D0BB9" w:rsidRPr="002E2661" w:rsidRDefault="005020DA" w:rsidP="005020DA">
      <w:pPr>
        <w:pStyle w:val="a4"/>
      </w:pPr>
      <w:r w:rsidRPr="002E2661">
        <w:t xml:space="preserve">При определении в проекте директивы </w:t>
      </w:r>
      <w:r w:rsidRPr="002E2661">
        <w:rPr>
          <w:i/>
        </w:rPr>
        <w:t>DEBUG_EXCEPTION</w:t>
      </w:r>
      <w:r w:rsidRPr="002E2661">
        <w:t xml:space="preserve"> данные параметры не используются.</w:t>
      </w:r>
    </w:p>
    <w:p w14:paraId="59A3E744" w14:textId="77777777" w:rsidR="00785A75" w:rsidRPr="002E2661" w:rsidRDefault="00785A75" w:rsidP="00E62D4D">
      <w:pPr>
        <w:pStyle w:val="40"/>
      </w:pPr>
      <w:r w:rsidRPr="002E2661">
        <w:t xml:space="preserve">Модуль </w:t>
      </w:r>
      <w:proofErr w:type="spellStart"/>
      <w:r w:rsidRPr="002E2661">
        <w:t>defCompil</w:t>
      </w:r>
      <w:proofErr w:type="spellEnd"/>
    </w:p>
    <w:p w14:paraId="7FEBF670" w14:textId="77777777" w:rsidR="00785A75" w:rsidRPr="002E2661" w:rsidRDefault="00785A75" w:rsidP="002F6B6A">
      <w:pPr>
        <w:pStyle w:val="5"/>
      </w:pPr>
      <w:r w:rsidRPr="002E2661">
        <w:t>Назначение</w:t>
      </w:r>
    </w:p>
    <w:p w14:paraId="1A5A259E" w14:textId="77777777" w:rsidR="00785A75" w:rsidRPr="002E2661" w:rsidRDefault="006F5B88" w:rsidP="00785A75">
      <w:pPr>
        <w:pStyle w:val="a4"/>
      </w:pPr>
      <w:r w:rsidRPr="002E2661">
        <w:t>Модуль определяет директив</w:t>
      </w:r>
      <w:r w:rsidR="00972190" w:rsidRPr="002E2661">
        <w:t>ы</w:t>
      </w:r>
      <w:r w:rsidRPr="002E2661">
        <w:t xml:space="preserve"> </w:t>
      </w:r>
      <w:r w:rsidRPr="002E2661">
        <w:rPr>
          <w:i/>
        </w:rPr>
        <w:t>COMPIL_C30</w:t>
      </w:r>
      <w:r w:rsidRPr="002E2661">
        <w:t xml:space="preserve"> и </w:t>
      </w:r>
      <w:r w:rsidRPr="002E2661">
        <w:rPr>
          <w:i/>
        </w:rPr>
        <w:t>FLASH</w:t>
      </w:r>
      <w:r w:rsidRPr="002E2661">
        <w:t xml:space="preserve">, которые используются для определения типов, неподдерживаемых компиляторам </w:t>
      </w:r>
      <w:r w:rsidR="002A72DD" w:rsidRPr="002E2661">
        <w:t>XC16</w:t>
      </w:r>
      <w:r w:rsidRPr="002E2661">
        <w:t>.</w:t>
      </w:r>
    </w:p>
    <w:p w14:paraId="0F61ECDA" w14:textId="4B8896E4" w:rsidR="00785A75" w:rsidRPr="002E2661" w:rsidRDefault="00331ECE" w:rsidP="002F6B6A">
      <w:pPr>
        <w:pStyle w:val="5"/>
      </w:pPr>
      <w:r w:rsidRPr="002E2661">
        <w:t>Описание</w:t>
      </w:r>
    </w:p>
    <w:p w14:paraId="3AC8217D" w14:textId="41D4902A" w:rsidR="00785A75" w:rsidRPr="002E2661" w:rsidRDefault="0020171E" w:rsidP="00785A75">
      <w:pPr>
        <w:pStyle w:val="a4"/>
      </w:pPr>
      <w:r w:rsidRPr="002E2661">
        <w:t xml:space="preserve">Конфигурационный модуль </w:t>
      </w:r>
      <w:r w:rsidR="009A2709" w:rsidRPr="002E2661">
        <w:t xml:space="preserve">компонента </w:t>
      </w:r>
      <w:proofErr w:type="spellStart"/>
      <w:r w:rsidRPr="002E2661">
        <w:t>InterChannel</w:t>
      </w:r>
      <w:proofErr w:type="spellEnd"/>
      <w:r w:rsidRPr="002E2661">
        <w:t>. Содержит список идентификаторов синхронизируемых параметров и их количество. Идентификаторы используются для идентификации синхронизируемого параметра, количество используется для выделения памяти на этапе компиляции для н</w:t>
      </w:r>
      <w:r w:rsidR="00E62D4D" w:rsidRPr="002E2661">
        <w:t>еобходимого</w:t>
      </w:r>
      <w:r w:rsidRPr="002E2661">
        <w:t xml:space="preserve"> количества объектов, а также для проверки диапазона при обращении к компоненту </w:t>
      </w:r>
      <w:proofErr w:type="spellStart"/>
      <w:r w:rsidRPr="002E2661">
        <w:t>InterChannel</w:t>
      </w:r>
      <w:proofErr w:type="spellEnd"/>
      <w:r w:rsidRPr="002E2661">
        <w:t>.</w:t>
      </w:r>
    </w:p>
    <w:p w14:paraId="4719D7B3" w14:textId="77777777" w:rsidR="00E62D4D" w:rsidRPr="002E2661" w:rsidRDefault="00E62D4D" w:rsidP="00E62D4D">
      <w:pPr>
        <w:pStyle w:val="40"/>
      </w:pPr>
      <w:bookmarkStart w:id="376" w:name="_Ref47526136"/>
      <w:r w:rsidRPr="002E2661">
        <w:lastRenderedPageBreak/>
        <w:t>Модуль</w:t>
      </w:r>
      <w:r w:rsidR="00CB12E3" w:rsidRPr="002E2661">
        <w:t xml:space="preserve"> </w:t>
      </w:r>
      <w:proofErr w:type="spellStart"/>
      <w:r w:rsidRPr="002E2661">
        <w:t>InterChannelId</w:t>
      </w:r>
      <w:bookmarkEnd w:id="376"/>
      <w:proofErr w:type="spellEnd"/>
    </w:p>
    <w:p w14:paraId="4574BEBA" w14:textId="77777777" w:rsidR="00E62D4D" w:rsidRPr="002E2661" w:rsidRDefault="00E62D4D" w:rsidP="008D2A36">
      <w:pPr>
        <w:pStyle w:val="5"/>
      </w:pPr>
      <w:r w:rsidRPr="002E2661">
        <w:t>Назначение</w:t>
      </w:r>
    </w:p>
    <w:p w14:paraId="2AC5B11A" w14:textId="77777777" w:rsidR="004E5329" w:rsidRPr="002E2661" w:rsidRDefault="00CB12E3" w:rsidP="004E5329">
      <w:pPr>
        <w:pStyle w:val="a4"/>
      </w:pPr>
      <w:r w:rsidRPr="002E2661">
        <w:t>Идентификаторы параметров межпроцессорного обмена.</w:t>
      </w:r>
    </w:p>
    <w:p w14:paraId="7D27E984" w14:textId="77777777" w:rsidR="00785A75" w:rsidRPr="002E2661" w:rsidRDefault="00147A99" w:rsidP="00747915">
      <w:pPr>
        <w:pStyle w:val="40"/>
      </w:pPr>
      <w:r w:rsidRPr="002E2661">
        <w:t xml:space="preserve">Модуль </w:t>
      </w:r>
      <w:proofErr w:type="spellStart"/>
      <w:r w:rsidR="002A72DD" w:rsidRPr="002E2661">
        <w:t>nameHe</w:t>
      </w:r>
      <w:r w:rsidR="00B07A42" w:rsidRPr="002E2661">
        <w:t>x</w:t>
      </w:r>
      <w:proofErr w:type="spellEnd"/>
    </w:p>
    <w:p w14:paraId="7F365A32" w14:textId="47AA6070" w:rsidR="00147A99" w:rsidRPr="002E2661" w:rsidRDefault="00147A99" w:rsidP="008D2A36">
      <w:pPr>
        <w:pStyle w:val="5"/>
      </w:pPr>
      <w:r w:rsidRPr="002E2661">
        <w:t>Назначение</w:t>
      </w:r>
    </w:p>
    <w:p w14:paraId="632F2A12" w14:textId="77777777" w:rsidR="00147A99" w:rsidRPr="002E2661" w:rsidRDefault="0029285F" w:rsidP="00CB12E3">
      <w:pPr>
        <w:pStyle w:val="a4"/>
        <w:spacing w:after="240"/>
      </w:pPr>
      <w:r w:rsidRPr="002E2661">
        <w:t xml:space="preserve">Модуль содержит </w:t>
      </w:r>
      <w:r w:rsidR="00B07A42" w:rsidRPr="002E2661">
        <w:t xml:space="preserve">определение имени прибора для формирования имени загрузочного модуля. Имя определено в константе </w:t>
      </w:r>
      <w:proofErr w:type="spellStart"/>
      <w:r w:rsidR="00B07A42" w:rsidRPr="002E2661">
        <w:t>acNameHex</w:t>
      </w:r>
      <w:proofErr w:type="spellEnd"/>
      <w:r w:rsidR="00B07A42" w:rsidRPr="002E2661">
        <w:t xml:space="preserve"> как </w:t>
      </w:r>
      <w:r w:rsidR="00CB12E3" w:rsidRPr="002E2661">
        <w:t>«</w:t>
      </w:r>
      <w:r w:rsidR="00B07A42" w:rsidRPr="002E2661">
        <w:t>ОКПС-Е-К</w:t>
      </w:r>
      <w:r w:rsidR="00CB12E3" w:rsidRPr="002E2661">
        <w:t>»</w:t>
      </w:r>
      <w:r w:rsidR="00B07A42" w:rsidRPr="002E2661">
        <w:t>.</w:t>
      </w:r>
    </w:p>
    <w:p w14:paraId="236DE2C3" w14:textId="77777777" w:rsidR="00737A4D" w:rsidRPr="002E2661" w:rsidRDefault="00B07A42" w:rsidP="00DC1E0E">
      <w:pPr>
        <w:pStyle w:val="40"/>
      </w:pPr>
      <w:r w:rsidRPr="002E2661">
        <w:t xml:space="preserve">Модуль </w:t>
      </w:r>
      <w:proofErr w:type="spellStart"/>
      <w:r w:rsidRPr="002E2661">
        <w:t>ProtectionState_codes</w:t>
      </w:r>
      <w:proofErr w:type="spellEnd"/>
    </w:p>
    <w:p w14:paraId="49A10DBC" w14:textId="77777777" w:rsidR="00737A4D" w:rsidRPr="002E2661" w:rsidRDefault="00737A4D" w:rsidP="00DC1E0E">
      <w:pPr>
        <w:pStyle w:val="40"/>
      </w:pPr>
      <w:r w:rsidRPr="002E2661">
        <w:t>Назначение</w:t>
      </w:r>
    </w:p>
    <w:p w14:paraId="4298B64B" w14:textId="77777777" w:rsidR="00737A4D" w:rsidRPr="002E2661" w:rsidRDefault="00B07A42" w:rsidP="00DC1E0E">
      <w:pPr>
        <w:pStyle w:val="a4"/>
      </w:pPr>
      <w:r w:rsidRPr="002E2661">
        <w:t>Модуль содержит список констант, определяющих коды отказа.</w:t>
      </w:r>
    </w:p>
    <w:p w14:paraId="779642A5" w14:textId="77777777" w:rsidR="00B07A42" w:rsidRPr="002E2661" w:rsidRDefault="00B07A42" w:rsidP="00DC1E0E">
      <w:pPr>
        <w:pStyle w:val="40"/>
      </w:pPr>
      <w:r w:rsidRPr="002E2661">
        <w:t xml:space="preserve">Модуль </w:t>
      </w:r>
      <w:proofErr w:type="spellStart"/>
      <w:r w:rsidRPr="002E2661">
        <w:t>version</w:t>
      </w:r>
      <w:proofErr w:type="spellEnd"/>
    </w:p>
    <w:p w14:paraId="5A87A741" w14:textId="77777777" w:rsidR="00B07A42" w:rsidRPr="002E2661" w:rsidRDefault="00B07A42" w:rsidP="00DC1E0E">
      <w:pPr>
        <w:pStyle w:val="40"/>
      </w:pPr>
      <w:r w:rsidRPr="002E2661">
        <w:t>Назначение</w:t>
      </w:r>
    </w:p>
    <w:p w14:paraId="2128576F" w14:textId="77777777" w:rsidR="00B07A42" w:rsidRPr="002E2661" w:rsidRDefault="00B07A42" w:rsidP="00CB12E3">
      <w:pPr>
        <w:pStyle w:val="a4"/>
        <w:spacing w:after="240"/>
      </w:pPr>
      <w:r w:rsidRPr="002E2661">
        <w:t>Модуль содержит список констант, определяющих версию ПО и дату сборки.</w:t>
      </w:r>
    </w:p>
    <w:p w14:paraId="23AF099A" w14:textId="77777777" w:rsidR="00B07A42" w:rsidRPr="002E2661" w:rsidRDefault="00010F57" w:rsidP="00DC1E0E">
      <w:pPr>
        <w:pStyle w:val="3"/>
        <w:tabs>
          <w:tab w:val="left" w:pos="1701"/>
        </w:tabs>
        <w:rPr>
          <w:lang w:val="ru-RU"/>
        </w:rPr>
      </w:pPr>
      <w:bookmarkStart w:id="377" w:name="_Toc50027362"/>
      <w:proofErr w:type="spellStart"/>
      <w:r w:rsidRPr="002E2661">
        <w:rPr>
          <w:lang w:val="ru-RU"/>
        </w:rPr>
        <w:t>Testing</w:t>
      </w:r>
      <w:bookmarkEnd w:id="377"/>
      <w:proofErr w:type="spellEnd"/>
    </w:p>
    <w:p w14:paraId="0D102F57" w14:textId="77777777" w:rsidR="000A2ACA" w:rsidRPr="002E2661" w:rsidRDefault="000A2ACA" w:rsidP="000A2ACA">
      <w:pPr>
        <w:pStyle w:val="40"/>
      </w:pPr>
      <w:r w:rsidRPr="002E2661">
        <w:t>Назначение</w:t>
      </w:r>
    </w:p>
    <w:p w14:paraId="40F4E0A4" w14:textId="77777777" w:rsidR="00421A7B" w:rsidRPr="002E2661" w:rsidRDefault="00421A7B" w:rsidP="00DC1E0E">
      <w:pPr>
        <w:pStyle w:val="29"/>
        <w:tabs>
          <w:tab w:val="clear" w:pos="993"/>
        </w:tabs>
        <w:ind w:firstLine="709"/>
        <w:rPr>
          <w:lang w:val="ru-RU"/>
        </w:rPr>
      </w:pPr>
      <w:r w:rsidRPr="002E2661">
        <w:rPr>
          <w:lang w:val="ru-RU"/>
        </w:rPr>
        <w:t xml:space="preserve">Каталог </w:t>
      </w:r>
      <w:r w:rsidR="000A2ACA" w:rsidRPr="002E2661">
        <w:rPr>
          <w:lang w:val="ru-RU"/>
        </w:rPr>
        <w:tab/>
      </w:r>
      <w:proofErr w:type="spellStart"/>
      <w:r w:rsidR="000A2ACA" w:rsidRPr="002E2661">
        <w:rPr>
          <w:lang w:val="ru-RU"/>
        </w:rPr>
        <w:t>Testing</w:t>
      </w:r>
      <w:proofErr w:type="spellEnd"/>
      <w:r w:rsidR="000A2ACA" w:rsidRPr="002E2661">
        <w:rPr>
          <w:lang w:val="ru-RU"/>
        </w:rPr>
        <w:t xml:space="preserve"> </w:t>
      </w:r>
      <w:r w:rsidRPr="002E2661">
        <w:rPr>
          <w:lang w:val="ru-RU"/>
        </w:rPr>
        <w:t xml:space="preserve">содержит модули, </w:t>
      </w:r>
      <w:r w:rsidR="002A5807" w:rsidRPr="002E2661">
        <w:rPr>
          <w:lang w:val="ru-RU"/>
        </w:rPr>
        <w:t>обеспечивающие тестирование МК. В процессе работы подвергаются непрерывному тестированию ОЗУ, FLASH-память программ и регистры общего назначения. Также выполняется контроль числа вызванных функций за миллисекундный цикл работы.</w:t>
      </w:r>
    </w:p>
    <w:p w14:paraId="0D5ACAB9" w14:textId="77777777" w:rsidR="000A2ACA" w:rsidRPr="002E2661" w:rsidRDefault="000A2ACA" w:rsidP="000A2ACA">
      <w:pPr>
        <w:pStyle w:val="40"/>
      </w:pPr>
      <w:r w:rsidRPr="002E2661">
        <w:t xml:space="preserve">Состав </w:t>
      </w:r>
    </w:p>
    <w:p w14:paraId="6F1FD832" w14:textId="77777777" w:rsidR="000A2ACA" w:rsidRPr="002E2661" w:rsidRDefault="000A2ACA" w:rsidP="000A2ACA">
      <w:pPr>
        <w:pStyle w:val="a4"/>
      </w:pPr>
      <w:r w:rsidRPr="002E2661">
        <w:t>В состав каталога входят следующие модули:</w:t>
      </w:r>
    </w:p>
    <w:p w14:paraId="33B5F0D3" w14:textId="77777777" w:rsidR="000A2ACA" w:rsidRPr="002E2661" w:rsidRDefault="000A2ACA" w:rsidP="00EF6FEE">
      <w:pPr>
        <w:pStyle w:val="a"/>
        <w:ind w:left="0" w:firstLine="709"/>
        <w:rPr>
          <w:lang w:val="ru-RU"/>
        </w:rPr>
      </w:pPr>
      <w:proofErr w:type="spellStart"/>
      <w:r w:rsidRPr="002E2661">
        <w:rPr>
          <w:rStyle w:val="aff6"/>
          <w:i/>
          <w:lang w:val="ru-RU"/>
        </w:rPr>
        <w:t>CheckCallFunctions</w:t>
      </w:r>
      <w:proofErr w:type="spellEnd"/>
      <w:r w:rsidRPr="002E2661">
        <w:rPr>
          <w:lang w:val="ru-RU"/>
        </w:rPr>
        <w:t xml:space="preserve"> – контроль вызова функций;</w:t>
      </w:r>
    </w:p>
    <w:p w14:paraId="65E48F77" w14:textId="77777777" w:rsidR="000A2ACA" w:rsidRPr="002E2661" w:rsidRDefault="000A2ACA" w:rsidP="00EF6FEE">
      <w:pPr>
        <w:pStyle w:val="a"/>
        <w:ind w:left="0" w:firstLine="709"/>
        <w:rPr>
          <w:lang w:val="ru-RU"/>
        </w:rPr>
      </w:pPr>
      <w:proofErr w:type="spellStart"/>
      <w:r w:rsidRPr="002E2661">
        <w:rPr>
          <w:i/>
          <w:lang w:val="ru-RU"/>
        </w:rPr>
        <w:t>CheckCPU</w:t>
      </w:r>
      <w:proofErr w:type="spellEnd"/>
      <w:r w:rsidRPr="002E2661">
        <w:rPr>
          <w:lang w:val="ru-RU"/>
        </w:rPr>
        <w:t xml:space="preserve"> – проверка ядра МК;</w:t>
      </w:r>
    </w:p>
    <w:p w14:paraId="0C60A6A5" w14:textId="3D961B6E" w:rsidR="00A677C9" w:rsidRPr="002E2661" w:rsidRDefault="00A677C9" w:rsidP="00EF6FEE">
      <w:pPr>
        <w:pStyle w:val="a"/>
        <w:ind w:left="0" w:firstLine="709"/>
        <w:rPr>
          <w:i/>
          <w:lang w:val="ru-RU"/>
        </w:rPr>
      </w:pPr>
      <w:proofErr w:type="spellStart"/>
      <w:r w:rsidRPr="002E2661">
        <w:rPr>
          <w:i/>
          <w:iCs/>
          <w:lang w:val="ru-RU"/>
        </w:rPr>
        <w:t>FlashCheck</w:t>
      </w:r>
      <w:proofErr w:type="spellEnd"/>
      <w:r w:rsidRPr="002E2661">
        <w:rPr>
          <w:i/>
          <w:lang w:val="ru-RU"/>
        </w:rPr>
        <w:t xml:space="preserve"> – </w:t>
      </w:r>
      <w:r w:rsidRPr="002E2661">
        <w:rPr>
          <w:lang w:val="ru-RU"/>
        </w:rPr>
        <w:t>проверка памяти программ, области конфигурации и контрольной суммы памяти программ;</w:t>
      </w:r>
    </w:p>
    <w:p w14:paraId="72E5B652" w14:textId="77777777" w:rsidR="000A2ACA" w:rsidRPr="002E2661" w:rsidRDefault="0095369E" w:rsidP="00EF6FEE">
      <w:pPr>
        <w:pStyle w:val="a"/>
        <w:ind w:left="0" w:firstLine="709"/>
        <w:rPr>
          <w:lang w:val="ru-RU"/>
        </w:rPr>
      </w:pPr>
      <w:proofErr w:type="spellStart"/>
      <w:r w:rsidRPr="002E2661">
        <w:rPr>
          <w:i/>
          <w:lang w:val="ru-RU"/>
        </w:rPr>
        <w:t>CheckRAM</w:t>
      </w:r>
      <w:proofErr w:type="spellEnd"/>
      <w:r w:rsidRPr="002E2661">
        <w:rPr>
          <w:lang w:val="ru-RU"/>
        </w:rPr>
        <w:t xml:space="preserve"> – проверка ОЗУ;</w:t>
      </w:r>
    </w:p>
    <w:p w14:paraId="71905256" w14:textId="77777777" w:rsidR="00061E74" w:rsidRPr="002E2661" w:rsidRDefault="00061E74" w:rsidP="00EF6FEE">
      <w:pPr>
        <w:pStyle w:val="a"/>
        <w:ind w:left="0" w:firstLine="709"/>
        <w:rPr>
          <w:lang w:val="ru-RU"/>
        </w:rPr>
      </w:pPr>
      <w:proofErr w:type="spellStart"/>
      <w:r w:rsidRPr="002E2661">
        <w:rPr>
          <w:i/>
          <w:lang w:val="ru-RU"/>
        </w:rPr>
        <w:lastRenderedPageBreak/>
        <w:t>CheckRegisters</w:t>
      </w:r>
      <w:proofErr w:type="spellEnd"/>
      <w:r w:rsidRPr="002E2661">
        <w:rPr>
          <w:lang w:val="ru-RU"/>
        </w:rPr>
        <w:t xml:space="preserve"> – проверка основных регистров МК, используемых при работе;</w:t>
      </w:r>
    </w:p>
    <w:p w14:paraId="48B39278" w14:textId="77777777" w:rsidR="00061E74" w:rsidRPr="002E2661" w:rsidRDefault="00A421A0" w:rsidP="00EF6FEE">
      <w:pPr>
        <w:pStyle w:val="a"/>
        <w:ind w:left="0" w:firstLine="709"/>
        <w:rPr>
          <w:lang w:val="ru-RU"/>
        </w:rPr>
      </w:pPr>
      <w:proofErr w:type="spellStart"/>
      <w:r w:rsidRPr="002E2661">
        <w:rPr>
          <w:i/>
          <w:lang w:val="ru-RU"/>
        </w:rPr>
        <w:t>ControlMK</w:t>
      </w:r>
      <w:proofErr w:type="spellEnd"/>
      <w:r w:rsidRPr="002E2661">
        <w:rPr>
          <w:lang w:val="ru-RU"/>
        </w:rPr>
        <w:t xml:space="preserve"> – проверка работоспособности МК</w:t>
      </w:r>
      <w:r w:rsidR="00A677C9" w:rsidRPr="002E2661">
        <w:rPr>
          <w:lang w:val="ru-RU"/>
        </w:rPr>
        <w:t>.</w:t>
      </w:r>
    </w:p>
    <w:p w14:paraId="2C06EEB8" w14:textId="77777777" w:rsidR="00EC5168" w:rsidRPr="002E2661" w:rsidRDefault="00EC5168" w:rsidP="00DC1E0E">
      <w:pPr>
        <w:pStyle w:val="40"/>
      </w:pPr>
      <w:r w:rsidRPr="002E2661">
        <w:t>Мо</w:t>
      </w:r>
      <w:r w:rsidR="00421A7B" w:rsidRPr="002E2661">
        <w:t xml:space="preserve">дуль </w:t>
      </w:r>
      <w:proofErr w:type="spellStart"/>
      <w:r w:rsidR="002A5807" w:rsidRPr="002E2661">
        <w:t>CheckCall</w:t>
      </w:r>
      <w:r w:rsidR="00FF7415" w:rsidRPr="002E2661">
        <w:t>Functions</w:t>
      </w:r>
      <w:proofErr w:type="spellEnd"/>
    </w:p>
    <w:p w14:paraId="2100DC9E" w14:textId="77777777" w:rsidR="0091068B" w:rsidRPr="002E2661" w:rsidRDefault="0091068B" w:rsidP="0091068B">
      <w:pPr>
        <w:pStyle w:val="5"/>
      </w:pPr>
      <w:r w:rsidRPr="002E2661">
        <w:t>Назначение</w:t>
      </w:r>
    </w:p>
    <w:p w14:paraId="391C4FB9" w14:textId="77777777" w:rsidR="00FF7415" w:rsidRPr="002E2661" w:rsidRDefault="00FF7415" w:rsidP="00A677C9">
      <w:pPr>
        <w:pStyle w:val="29"/>
        <w:spacing w:after="240"/>
        <w:ind w:firstLine="709"/>
        <w:rPr>
          <w:lang w:val="ru-RU"/>
        </w:rPr>
      </w:pPr>
      <w:r w:rsidRPr="002E2661">
        <w:rPr>
          <w:lang w:val="ru-RU"/>
        </w:rPr>
        <w:t>Предназначен для контроля</w:t>
      </w:r>
      <w:r w:rsidR="001967AA" w:rsidRPr="002E2661">
        <w:rPr>
          <w:lang w:val="ru-RU"/>
        </w:rPr>
        <w:t xml:space="preserve"> числа вызванных функций за миллисекундный цикл. Если число вызванных функция в МК </w:t>
      </w:r>
      <w:proofErr w:type="spellStart"/>
      <w:r w:rsidR="001967AA" w:rsidRPr="002E2661">
        <w:rPr>
          <w:lang w:val="ru-RU"/>
        </w:rPr>
        <w:t>Master</w:t>
      </w:r>
      <w:proofErr w:type="spellEnd"/>
      <w:r w:rsidR="001967AA" w:rsidRPr="002E2661">
        <w:rPr>
          <w:lang w:val="ru-RU"/>
        </w:rPr>
        <w:t xml:space="preserve"> и </w:t>
      </w:r>
      <w:proofErr w:type="spellStart"/>
      <w:r w:rsidR="001967AA" w:rsidRPr="002E2661">
        <w:rPr>
          <w:lang w:val="ru-RU"/>
        </w:rPr>
        <w:t>Slave</w:t>
      </w:r>
      <w:proofErr w:type="spellEnd"/>
      <w:r w:rsidR="001967AA" w:rsidRPr="002E2661">
        <w:rPr>
          <w:lang w:val="ru-RU"/>
        </w:rPr>
        <w:t xml:space="preserve"> различается, прибор переходит в 3C с кодом </w:t>
      </w:r>
      <w:proofErr w:type="spellStart"/>
      <w:r w:rsidR="004A27EB" w:rsidRPr="002E2661">
        <w:rPr>
          <w:i/>
          <w:iCs/>
          <w:lang w:val="ru-RU"/>
        </w:rPr>
        <w:t>ePS_ControlMkFaultCallFunctions</w:t>
      </w:r>
      <w:proofErr w:type="spellEnd"/>
      <w:r w:rsidR="004A27EB" w:rsidRPr="002E2661">
        <w:rPr>
          <w:lang w:val="ru-RU"/>
        </w:rPr>
        <w:t>.</w:t>
      </w:r>
    </w:p>
    <w:p w14:paraId="0E2B3A23" w14:textId="77777777" w:rsidR="004C07A9" w:rsidRPr="002E2661" w:rsidRDefault="004C07A9" w:rsidP="00747915">
      <w:pPr>
        <w:pStyle w:val="40"/>
      </w:pPr>
      <w:r w:rsidRPr="002E2661">
        <w:t xml:space="preserve">Модуль </w:t>
      </w:r>
      <w:proofErr w:type="spellStart"/>
      <w:r w:rsidRPr="002E2661">
        <w:t>CheckCPU</w:t>
      </w:r>
      <w:proofErr w:type="spellEnd"/>
    </w:p>
    <w:p w14:paraId="2B620098" w14:textId="77777777" w:rsidR="0091068B" w:rsidRPr="002E2661" w:rsidRDefault="0091068B" w:rsidP="00F01B4A">
      <w:pPr>
        <w:pStyle w:val="5"/>
      </w:pPr>
      <w:r w:rsidRPr="002E2661">
        <w:t>Назначение</w:t>
      </w:r>
    </w:p>
    <w:p w14:paraId="69BDA3AE" w14:textId="77777777" w:rsidR="004C07A9" w:rsidRPr="002E2661" w:rsidRDefault="004C07A9" w:rsidP="00A677C9">
      <w:pPr>
        <w:pStyle w:val="29"/>
        <w:tabs>
          <w:tab w:val="clear" w:pos="993"/>
          <w:tab w:val="left" w:pos="709"/>
        </w:tabs>
        <w:spacing w:after="240"/>
        <w:ind w:firstLine="709"/>
        <w:rPr>
          <w:lang w:val="ru-RU"/>
        </w:rPr>
      </w:pPr>
      <w:r w:rsidRPr="002E2661">
        <w:rPr>
          <w:lang w:val="ru-RU"/>
        </w:rPr>
        <w:t>Предназначен для контроля служебных регистров ALU процессора и регистров общего назначения W0…W15.</w:t>
      </w:r>
    </w:p>
    <w:p w14:paraId="06DAF7DD" w14:textId="77777777" w:rsidR="0000434F" w:rsidRPr="002E2661" w:rsidRDefault="0000434F" w:rsidP="00747915">
      <w:pPr>
        <w:pStyle w:val="40"/>
      </w:pPr>
      <w:r w:rsidRPr="002E2661">
        <w:t xml:space="preserve">Модуль </w:t>
      </w:r>
      <w:proofErr w:type="spellStart"/>
      <w:r w:rsidRPr="002E2661">
        <w:t>CheckRAM</w:t>
      </w:r>
      <w:proofErr w:type="spellEnd"/>
    </w:p>
    <w:p w14:paraId="19637CBB" w14:textId="77777777" w:rsidR="0091068B" w:rsidRPr="002E2661" w:rsidRDefault="0091068B" w:rsidP="00F01B4A">
      <w:pPr>
        <w:pStyle w:val="5"/>
      </w:pPr>
      <w:r w:rsidRPr="002E2661">
        <w:t>Назначение</w:t>
      </w:r>
    </w:p>
    <w:p w14:paraId="18B4C231" w14:textId="77777777" w:rsidR="0000434F" w:rsidRPr="002E2661" w:rsidRDefault="0000434F" w:rsidP="00E80585">
      <w:pPr>
        <w:pStyle w:val="29"/>
        <w:spacing w:after="240"/>
        <w:ind w:left="992" w:hanging="283"/>
        <w:rPr>
          <w:lang w:val="ru-RU"/>
        </w:rPr>
      </w:pPr>
      <w:r w:rsidRPr="002E2661">
        <w:rPr>
          <w:lang w:val="ru-RU"/>
        </w:rPr>
        <w:t>Предназначен для контроля исправности RAM процессора.</w:t>
      </w:r>
    </w:p>
    <w:p w14:paraId="698A8460" w14:textId="77777777" w:rsidR="0048160F" w:rsidRPr="002E2661" w:rsidRDefault="0048160F" w:rsidP="00747915">
      <w:pPr>
        <w:pStyle w:val="40"/>
      </w:pPr>
      <w:r w:rsidRPr="002E2661">
        <w:t xml:space="preserve">Модуль </w:t>
      </w:r>
      <w:proofErr w:type="spellStart"/>
      <w:r w:rsidRPr="002E2661">
        <w:t>CheckRegister</w:t>
      </w:r>
      <w:proofErr w:type="spellEnd"/>
    </w:p>
    <w:p w14:paraId="02054805" w14:textId="77777777" w:rsidR="0091068B" w:rsidRPr="002E2661" w:rsidRDefault="0091068B" w:rsidP="00F01B4A">
      <w:pPr>
        <w:pStyle w:val="5"/>
      </w:pPr>
      <w:r w:rsidRPr="002E2661">
        <w:t>Назначение</w:t>
      </w:r>
    </w:p>
    <w:p w14:paraId="1FA8A5EF" w14:textId="77777777" w:rsidR="0048160F" w:rsidRPr="002E2661" w:rsidRDefault="0048160F" w:rsidP="006B4EEF">
      <w:pPr>
        <w:pStyle w:val="29"/>
        <w:tabs>
          <w:tab w:val="clear" w:pos="993"/>
        </w:tabs>
        <w:ind w:firstLine="709"/>
        <w:rPr>
          <w:lang w:val="ru-RU"/>
        </w:rPr>
      </w:pPr>
      <w:r w:rsidRPr="002E2661">
        <w:rPr>
          <w:lang w:val="ru-RU"/>
        </w:rPr>
        <w:t>Предназначен для контроля исправности регистров периферийных устройств процессора.</w:t>
      </w:r>
    </w:p>
    <w:p w14:paraId="23F28B8F" w14:textId="77777777" w:rsidR="001F386A" w:rsidRPr="002E2661" w:rsidRDefault="001F386A" w:rsidP="00747915">
      <w:pPr>
        <w:pStyle w:val="40"/>
      </w:pPr>
      <w:r w:rsidRPr="002E2661">
        <w:t xml:space="preserve">Модуль </w:t>
      </w:r>
      <w:proofErr w:type="spellStart"/>
      <w:r w:rsidRPr="002E2661">
        <w:t>ControlMK</w:t>
      </w:r>
      <w:proofErr w:type="spellEnd"/>
    </w:p>
    <w:p w14:paraId="2AE0AD3D" w14:textId="77777777" w:rsidR="0091068B" w:rsidRPr="002E2661" w:rsidRDefault="0091068B" w:rsidP="000F7EE7">
      <w:pPr>
        <w:pStyle w:val="5"/>
      </w:pPr>
      <w:r w:rsidRPr="002E2661">
        <w:t>Назначение</w:t>
      </w:r>
    </w:p>
    <w:p w14:paraId="0862D129" w14:textId="77777777" w:rsidR="001F386A" w:rsidRPr="002E2661" w:rsidRDefault="001F386A" w:rsidP="006B4EEF">
      <w:pPr>
        <w:pStyle w:val="29"/>
        <w:tabs>
          <w:tab w:val="clear" w:pos="993"/>
          <w:tab w:val="left" w:pos="1418"/>
        </w:tabs>
        <w:ind w:firstLine="709"/>
        <w:rPr>
          <w:lang w:val="ru-RU"/>
        </w:rPr>
      </w:pPr>
      <w:r w:rsidRPr="002E2661">
        <w:rPr>
          <w:lang w:val="ru-RU"/>
        </w:rPr>
        <w:t xml:space="preserve">Модуль </w:t>
      </w:r>
      <w:proofErr w:type="spellStart"/>
      <w:r w:rsidRPr="002E2661">
        <w:rPr>
          <w:lang w:val="ru-RU"/>
        </w:rPr>
        <w:t>ControlMK</w:t>
      </w:r>
      <w:proofErr w:type="spellEnd"/>
      <w:r w:rsidRPr="002E2661">
        <w:rPr>
          <w:lang w:val="ru-RU"/>
        </w:rPr>
        <w:t xml:space="preserve"> является главным модулем проверок МК. В его задачи входят вызов функций контроля, проверок и контроль совпадения обобщенных результатов контроля по двум МК.</w:t>
      </w:r>
    </w:p>
    <w:p w14:paraId="7AD75289" w14:textId="77777777" w:rsidR="005F3B38" w:rsidRPr="002E2661" w:rsidRDefault="005F3B38" w:rsidP="005F3B38">
      <w:pPr>
        <w:pStyle w:val="40"/>
      </w:pPr>
      <w:r w:rsidRPr="002E2661">
        <w:lastRenderedPageBreak/>
        <w:t xml:space="preserve">Модуль </w:t>
      </w:r>
      <w:r w:rsidRPr="002E2661">
        <w:tab/>
      </w:r>
      <w:proofErr w:type="spellStart"/>
      <w:r w:rsidRPr="002E2661">
        <w:t>FlashCheck</w:t>
      </w:r>
      <w:proofErr w:type="spellEnd"/>
    </w:p>
    <w:p w14:paraId="318640E4" w14:textId="77777777" w:rsidR="005F3B38" w:rsidRPr="002E2661" w:rsidRDefault="005F3B38" w:rsidP="000F7EE7">
      <w:pPr>
        <w:pStyle w:val="5"/>
      </w:pPr>
      <w:r w:rsidRPr="002E2661">
        <w:t>Назначение</w:t>
      </w:r>
    </w:p>
    <w:p w14:paraId="06742CB2" w14:textId="207A9724" w:rsidR="005F3B38" w:rsidRPr="002E2661" w:rsidRDefault="005F3B38" w:rsidP="005F3B38">
      <w:pPr>
        <w:pStyle w:val="29"/>
        <w:tabs>
          <w:tab w:val="clear" w:pos="993"/>
        </w:tabs>
        <w:ind w:firstLine="709"/>
        <w:rPr>
          <w:lang w:val="ru-RU"/>
        </w:rPr>
      </w:pPr>
      <w:r w:rsidRPr="002E2661">
        <w:rPr>
          <w:lang w:val="ru-RU"/>
        </w:rPr>
        <w:t>Предназначен для вычисления контрольной суммы FLASH</w:t>
      </w:r>
      <w:r w:rsidRPr="002E2661">
        <w:rPr>
          <w:lang w:val="ru-RU"/>
        </w:rPr>
        <w:noBreakHyphen/>
        <w:t xml:space="preserve">памяти программ процессора. Вычисленная контрольная сумма сравнивается с образцовой, посчитанной на этапе компиляции и хранящейся в специальных ячейках </w:t>
      </w:r>
      <w:proofErr w:type="spellStart"/>
      <w:r w:rsidRPr="002E2661">
        <w:rPr>
          <w:lang w:val="ru-RU"/>
        </w:rPr>
        <w:t>User</w:t>
      </w:r>
      <w:proofErr w:type="spellEnd"/>
      <w:r w:rsidRPr="002E2661">
        <w:rPr>
          <w:lang w:val="ru-RU"/>
        </w:rPr>
        <w:t> ID </w:t>
      </w:r>
      <w:proofErr w:type="spellStart"/>
      <w:r w:rsidRPr="002E2661">
        <w:rPr>
          <w:lang w:val="ru-RU"/>
        </w:rPr>
        <w:t>memory</w:t>
      </w:r>
      <w:proofErr w:type="spellEnd"/>
      <w:r w:rsidRPr="002E2661">
        <w:rPr>
          <w:lang w:val="ru-RU"/>
        </w:rPr>
        <w:t xml:space="preserve">. Также контрольная сумма синхронизируется со смежным процессором. При расхождении в контрольных суммах происходит переход в 3С с кодом </w:t>
      </w:r>
      <w:proofErr w:type="spellStart"/>
      <w:r w:rsidRPr="002E2661">
        <w:rPr>
          <w:i/>
          <w:iCs/>
          <w:lang w:val="ru-RU"/>
        </w:rPr>
        <w:t>eICId_ControlMK_Flash</w:t>
      </w:r>
      <w:proofErr w:type="spellEnd"/>
      <w:r w:rsidRPr="002E2661">
        <w:rPr>
          <w:lang w:val="ru-RU"/>
        </w:rPr>
        <w:t>.</w:t>
      </w:r>
    </w:p>
    <w:p w14:paraId="31E34F2E" w14:textId="77777777" w:rsidR="005F3B38" w:rsidRPr="002E2661" w:rsidRDefault="005F3B38" w:rsidP="000F7EE7">
      <w:pPr>
        <w:pStyle w:val="5"/>
      </w:pPr>
      <w:r w:rsidRPr="002E2661">
        <w:t>Описание</w:t>
      </w:r>
    </w:p>
    <w:p w14:paraId="7861591F" w14:textId="77777777" w:rsidR="005F3B38" w:rsidRPr="002E2661" w:rsidRDefault="005F3B38" w:rsidP="005F3B38">
      <w:pPr>
        <w:pStyle w:val="29"/>
        <w:ind w:firstLine="709"/>
        <w:rPr>
          <w:lang w:val="ru-RU"/>
        </w:rPr>
      </w:pPr>
      <w:r w:rsidRPr="002E2661">
        <w:rPr>
          <w:lang w:val="ru-RU"/>
        </w:rPr>
        <w:t xml:space="preserve">Контрольная сумма вычисляется путём арифметического суммирования всех байт, находящихся в памяти программ процессора. Начальный адрес памяти программ определён константой </w:t>
      </w:r>
      <w:r w:rsidRPr="002E2661">
        <w:rPr>
          <w:i/>
          <w:iCs/>
          <w:lang w:val="ru-RU"/>
        </w:rPr>
        <w:t>FLASH_ADDRESS_START</w:t>
      </w:r>
      <w:r w:rsidRPr="002E2661">
        <w:rPr>
          <w:lang w:val="ru-RU"/>
        </w:rPr>
        <w:t xml:space="preserve">, размер памяти программ константой </w:t>
      </w:r>
      <w:r w:rsidRPr="002E2661">
        <w:rPr>
          <w:i/>
          <w:iCs/>
          <w:lang w:val="ru-RU"/>
        </w:rPr>
        <w:t>FLASH_PROG_SIZE</w:t>
      </w:r>
      <w:r w:rsidRPr="002E2661">
        <w:rPr>
          <w:lang w:val="ru-RU"/>
        </w:rPr>
        <w:t xml:space="preserve">. По завершению суммирования всех ячеек памяти, к контрольной сумме добавляется содержимое шести ячеек конфигурации: </w:t>
      </w:r>
      <w:r w:rsidRPr="002E2661">
        <w:rPr>
          <w:i/>
          <w:iCs/>
          <w:lang w:val="ru-RU"/>
        </w:rPr>
        <w:t>FGS</w:t>
      </w:r>
      <w:r w:rsidRPr="002E2661">
        <w:rPr>
          <w:lang w:val="ru-RU"/>
        </w:rPr>
        <w:t xml:space="preserve">, </w:t>
      </w:r>
      <w:r w:rsidRPr="002E2661">
        <w:rPr>
          <w:i/>
          <w:iCs/>
          <w:lang w:val="ru-RU"/>
        </w:rPr>
        <w:t>FOSCSEL</w:t>
      </w:r>
      <w:r w:rsidRPr="002E2661">
        <w:rPr>
          <w:lang w:val="ru-RU"/>
        </w:rPr>
        <w:t xml:space="preserve">, </w:t>
      </w:r>
      <w:r w:rsidRPr="002E2661">
        <w:rPr>
          <w:i/>
          <w:iCs/>
          <w:lang w:val="ru-RU"/>
        </w:rPr>
        <w:t>FOSC</w:t>
      </w:r>
      <w:r w:rsidRPr="002E2661">
        <w:rPr>
          <w:lang w:val="ru-RU"/>
        </w:rPr>
        <w:t xml:space="preserve">, </w:t>
      </w:r>
      <w:r w:rsidRPr="002E2661">
        <w:rPr>
          <w:i/>
          <w:iCs/>
          <w:lang w:val="ru-RU"/>
        </w:rPr>
        <w:t>FWDT</w:t>
      </w:r>
      <w:r w:rsidRPr="002E2661">
        <w:rPr>
          <w:lang w:val="ru-RU"/>
        </w:rPr>
        <w:t xml:space="preserve">, </w:t>
      </w:r>
      <w:r w:rsidRPr="002E2661">
        <w:rPr>
          <w:i/>
          <w:iCs/>
          <w:lang w:val="ru-RU"/>
        </w:rPr>
        <w:t>FPOR</w:t>
      </w:r>
      <w:r w:rsidRPr="002E2661">
        <w:rPr>
          <w:lang w:val="ru-RU"/>
        </w:rPr>
        <w:t xml:space="preserve">, </w:t>
      </w:r>
      <w:r w:rsidRPr="002E2661">
        <w:rPr>
          <w:i/>
          <w:iCs/>
          <w:lang w:val="ru-RU"/>
        </w:rPr>
        <w:t>FICD, BASE</w:t>
      </w:r>
      <w:r w:rsidRPr="002E2661">
        <w:rPr>
          <w:lang w:val="ru-RU"/>
        </w:rPr>
        <w:t xml:space="preserve">. Контрольная сумма (старший и младший байты), рассчитанная на этапе компиляции, хранится в специальных ячейках FLASH-памяти – </w:t>
      </w:r>
      <w:r w:rsidRPr="002E2661">
        <w:rPr>
          <w:i/>
          <w:iCs/>
          <w:lang w:val="ru-RU"/>
        </w:rPr>
        <w:t>FUID0</w:t>
      </w:r>
      <w:r w:rsidRPr="002E2661">
        <w:rPr>
          <w:lang w:val="ru-RU"/>
        </w:rPr>
        <w:t xml:space="preserve"> и </w:t>
      </w:r>
      <w:r w:rsidRPr="002E2661">
        <w:rPr>
          <w:i/>
          <w:iCs/>
          <w:lang w:val="ru-RU"/>
        </w:rPr>
        <w:t>FUID1</w:t>
      </w:r>
      <w:r w:rsidRPr="002E2661">
        <w:rPr>
          <w:lang w:val="ru-RU"/>
        </w:rPr>
        <w:t xml:space="preserve">. Контрольная сумма, полученная при проверке FLASH-памяти, должна совпадать с содержимым ячеек </w:t>
      </w:r>
      <w:r w:rsidRPr="002E2661">
        <w:rPr>
          <w:i/>
          <w:iCs/>
          <w:lang w:val="ru-RU"/>
        </w:rPr>
        <w:t>FUID0</w:t>
      </w:r>
      <w:r w:rsidRPr="002E2661">
        <w:rPr>
          <w:lang w:val="ru-RU"/>
        </w:rPr>
        <w:t xml:space="preserve"> и </w:t>
      </w:r>
      <w:r w:rsidRPr="002E2661">
        <w:rPr>
          <w:i/>
          <w:iCs/>
          <w:lang w:val="ru-RU"/>
        </w:rPr>
        <w:t>FUID1</w:t>
      </w:r>
      <w:r w:rsidRPr="002E2661">
        <w:rPr>
          <w:lang w:val="ru-RU"/>
        </w:rPr>
        <w:t xml:space="preserve">. Если содержимые разнятся, происходит переход в 3С с кодом </w:t>
      </w:r>
      <w:proofErr w:type="spellStart"/>
      <w:r w:rsidRPr="002E2661">
        <w:rPr>
          <w:i/>
          <w:iCs/>
          <w:lang w:val="ru-RU"/>
        </w:rPr>
        <w:t>ePS_ControlMkFaultFlash</w:t>
      </w:r>
      <w:proofErr w:type="spellEnd"/>
      <w:r w:rsidRPr="002E2661">
        <w:rPr>
          <w:lang w:val="ru-RU"/>
        </w:rPr>
        <w:t>.</w:t>
      </w:r>
    </w:p>
    <w:p w14:paraId="51FEB6C2" w14:textId="77777777" w:rsidR="001F386A" w:rsidRPr="002E2661" w:rsidRDefault="001F386A" w:rsidP="00A368BD">
      <w:pPr>
        <w:pStyle w:val="29"/>
        <w:rPr>
          <w:lang w:val="ru-RU"/>
        </w:rPr>
      </w:pPr>
    </w:p>
    <w:p w14:paraId="33B61867" w14:textId="77777777" w:rsidR="00010F57" w:rsidRPr="002E2661" w:rsidRDefault="00010F57" w:rsidP="00747915">
      <w:pPr>
        <w:pStyle w:val="3"/>
        <w:rPr>
          <w:lang w:val="ru-RU"/>
        </w:rPr>
      </w:pPr>
      <w:bookmarkStart w:id="378" w:name="_Toc50027363"/>
      <w:proofErr w:type="spellStart"/>
      <w:r w:rsidRPr="002E2661">
        <w:rPr>
          <w:lang w:val="ru-RU"/>
        </w:rPr>
        <w:t>Utility</w:t>
      </w:r>
      <w:bookmarkEnd w:id="378"/>
      <w:proofErr w:type="spellEnd"/>
    </w:p>
    <w:p w14:paraId="6BD2FEC8" w14:textId="77777777" w:rsidR="0091068B" w:rsidRPr="002E2661" w:rsidRDefault="0091068B" w:rsidP="0091068B">
      <w:pPr>
        <w:pStyle w:val="40"/>
      </w:pPr>
      <w:r w:rsidRPr="002E2661">
        <w:t>Назначение</w:t>
      </w:r>
    </w:p>
    <w:p w14:paraId="188536EB" w14:textId="77777777" w:rsidR="00082618" w:rsidRPr="002E2661" w:rsidRDefault="00082618" w:rsidP="00082618">
      <w:pPr>
        <w:pStyle w:val="a4"/>
      </w:pPr>
      <w:r w:rsidRPr="002E2661">
        <w:t xml:space="preserve">Каталог </w:t>
      </w:r>
      <w:proofErr w:type="spellStart"/>
      <w:r w:rsidRPr="002E2661">
        <w:t>Utility</w:t>
      </w:r>
      <w:proofErr w:type="spellEnd"/>
      <w:r w:rsidRPr="002E2661">
        <w:t xml:space="preserve"> содержит программные модули и макроопределения, которые используются компонентами ПО.</w:t>
      </w:r>
    </w:p>
    <w:p w14:paraId="49989D60" w14:textId="77777777" w:rsidR="0091068B" w:rsidRPr="002E2661" w:rsidRDefault="0091068B" w:rsidP="0091068B">
      <w:pPr>
        <w:pStyle w:val="40"/>
      </w:pPr>
      <w:r w:rsidRPr="002E2661">
        <w:t xml:space="preserve">Состав </w:t>
      </w:r>
    </w:p>
    <w:p w14:paraId="7EDA5B11" w14:textId="77777777" w:rsidR="0091068B" w:rsidRPr="002E2661" w:rsidRDefault="00EF5883" w:rsidP="00EF5883">
      <w:pPr>
        <w:pStyle w:val="a4"/>
      </w:pPr>
      <w:r w:rsidRPr="002E2661">
        <w:t>В состав каталога входят следующие модули:</w:t>
      </w:r>
    </w:p>
    <w:p w14:paraId="19E48A4C" w14:textId="77777777" w:rsidR="00EF5883" w:rsidRPr="002E2661" w:rsidRDefault="00EF5883" w:rsidP="00643ABE">
      <w:pPr>
        <w:pStyle w:val="a4"/>
        <w:numPr>
          <w:ilvl w:val="0"/>
          <w:numId w:val="126"/>
        </w:numPr>
        <w:ind w:left="0" w:firstLine="709"/>
      </w:pPr>
      <w:r w:rsidRPr="000F7EE7">
        <w:lastRenderedPageBreak/>
        <w:t> </w:t>
      </w:r>
      <w:proofErr w:type="spellStart"/>
      <w:r w:rsidRPr="000F7EE7">
        <w:rPr>
          <w:i/>
          <w:iCs/>
        </w:rPr>
        <w:t>CopySwap</w:t>
      </w:r>
      <w:proofErr w:type="spellEnd"/>
      <w:r w:rsidRPr="000F7EE7">
        <w:rPr>
          <w:i/>
          <w:iCs/>
        </w:rPr>
        <w:t xml:space="preserve"> –</w:t>
      </w:r>
      <w:r w:rsidRPr="002E2661">
        <w:t xml:space="preserve"> копирование массива с переменой байт;</w:t>
      </w:r>
    </w:p>
    <w:p w14:paraId="6F9A4778" w14:textId="77777777" w:rsidR="00EF5883" w:rsidRPr="002E2661" w:rsidRDefault="00EF5883" w:rsidP="00643ABE">
      <w:pPr>
        <w:pStyle w:val="a4"/>
        <w:numPr>
          <w:ilvl w:val="0"/>
          <w:numId w:val="126"/>
        </w:numPr>
        <w:ind w:left="0" w:firstLine="709"/>
      </w:pPr>
      <w:r w:rsidRPr="002E2661">
        <w:rPr>
          <w:rStyle w:val="affffff3"/>
          <w:lang w:val="ru-RU"/>
        </w:rPr>
        <w:t xml:space="preserve"> </w:t>
      </w:r>
      <w:proofErr w:type="spellStart"/>
      <w:r w:rsidRPr="000F7EE7">
        <w:rPr>
          <w:i/>
          <w:iCs/>
        </w:rPr>
        <w:t>SqrtTOpt</w:t>
      </w:r>
      <w:proofErr w:type="spellEnd"/>
      <w:r w:rsidRPr="002E2661">
        <w:rPr>
          <w:rStyle w:val="affffff3"/>
          <w:lang w:val="ru-RU"/>
        </w:rPr>
        <w:t xml:space="preserve"> </w:t>
      </w:r>
      <w:r w:rsidRPr="002E2661">
        <w:t>– быстрое вычисления квадратного корня;</w:t>
      </w:r>
    </w:p>
    <w:p w14:paraId="0CB4B9D6" w14:textId="77777777" w:rsidR="00EF5883" w:rsidRPr="002E2661" w:rsidRDefault="00CA48C8" w:rsidP="00643ABE">
      <w:pPr>
        <w:pStyle w:val="a4"/>
        <w:numPr>
          <w:ilvl w:val="0"/>
          <w:numId w:val="126"/>
        </w:numPr>
        <w:ind w:left="0" w:firstLine="709"/>
      </w:pPr>
      <w:r w:rsidRPr="002E2661">
        <w:rPr>
          <w:rStyle w:val="affffff3"/>
          <w:lang w:val="ru-RU"/>
        </w:rPr>
        <w:t> </w:t>
      </w:r>
      <w:proofErr w:type="spellStart"/>
      <w:r w:rsidRPr="000F7EE7">
        <w:rPr>
          <w:i/>
          <w:iCs/>
        </w:rPr>
        <w:t>wait</w:t>
      </w:r>
      <w:proofErr w:type="spellEnd"/>
      <w:r w:rsidRPr="000F7EE7">
        <w:rPr>
          <w:i/>
          <w:iCs/>
        </w:rPr>
        <w:t xml:space="preserve"> </w:t>
      </w:r>
      <w:r w:rsidRPr="002E2661">
        <w:t>– функции программных задержек.</w:t>
      </w:r>
    </w:p>
    <w:p w14:paraId="0C4A084F" w14:textId="77777777" w:rsidR="00082618" w:rsidRPr="002E2661" w:rsidRDefault="00082618" w:rsidP="00747915">
      <w:pPr>
        <w:pStyle w:val="40"/>
      </w:pPr>
      <w:r w:rsidRPr="002E2661">
        <w:t xml:space="preserve">Модуль </w:t>
      </w:r>
      <w:proofErr w:type="spellStart"/>
      <w:r w:rsidRPr="002E2661">
        <w:t>CopySwap</w:t>
      </w:r>
      <w:proofErr w:type="spellEnd"/>
    </w:p>
    <w:p w14:paraId="0F2D6FB5" w14:textId="77777777" w:rsidR="0091068B" w:rsidRPr="002E2661" w:rsidRDefault="0091068B" w:rsidP="000F7EE7">
      <w:pPr>
        <w:pStyle w:val="5"/>
      </w:pPr>
      <w:r w:rsidRPr="002E2661">
        <w:t>Назначение</w:t>
      </w:r>
    </w:p>
    <w:p w14:paraId="5D231E49" w14:textId="77777777" w:rsidR="00082618" w:rsidRPr="002E2661" w:rsidRDefault="006055FB" w:rsidP="00052AF0">
      <w:pPr>
        <w:pStyle w:val="35"/>
      </w:pPr>
      <w:r w:rsidRPr="002E2661">
        <w:t>Модуль CopySwap п</w:t>
      </w:r>
      <w:r w:rsidR="00082618" w:rsidRPr="002E2661">
        <w:t xml:space="preserve">редназначен для копирования одного массива в другой с заменой информации. В результате работы массив, находящийся по адресу </w:t>
      </w:r>
      <w:r w:rsidR="00082618" w:rsidRPr="002E2661">
        <w:rPr>
          <w:i/>
          <w:iCs/>
        </w:rPr>
        <w:t>pDest</w:t>
      </w:r>
      <w:r w:rsidR="00082618" w:rsidRPr="002E2661">
        <w:t xml:space="preserve"> заменяется на массив по адресу </w:t>
      </w:r>
      <w:r w:rsidR="00082618" w:rsidRPr="002E2661">
        <w:rPr>
          <w:i/>
          <w:iCs/>
        </w:rPr>
        <w:t>pSrc</w:t>
      </w:r>
      <w:r w:rsidR="00082618" w:rsidRPr="002E2661">
        <w:t xml:space="preserve">. А массив, находящийся по адресу </w:t>
      </w:r>
      <w:r w:rsidR="00082618" w:rsidRPr="002E2661">
        <w:rPr>
          <w:i/>
          <w:iCs/>
        </w:rPr>
        <w:t>pSrc</w:t>
      </w:r>
      <w:r w:rsidR="00082618" w:rsidRPr="002E2661">
        <w:t xml:space="preserve"> заменяется на массив по адресу </w:t>
      </w:r>
      <w:r w:rsidR="00082618" w:rsidRPr="002E2661">
        <w:rPr>
          <w:i/>
          <w:iCs/>
        </w:rPr>
        <w:t>pDest</w:t>
      </w:r>
      <w:r w:rsidR="00082618" w:rsidRPr="002E2661">
        <w:t xml:space="preserve">. Длина массива передаётся в качестве параметра </w:t>
      </w:r>
      <w:r w:rsidR="00082618" w:rsidRPr="002E2661">
        <w:rPr>
          <w:i/>
          <w:iCs/>
        </w:rPr>
        <w:t>size</w:t>
      </w:r>
      <w:r w:rsidR="00082618" w:rsidRPr="002E2661">
        <w:t>.</w:t>
      </w:r>
    </w:p>
    <w:p w14:paraId="274DC4D1" w14:textId="77777777" w:rsidR="006D5315" w:rsidRPr="002E2661" w:rsidRDefault="006D5315" w:rsidP="00747915">
      <w:pPr>
        <w:pStyle w:val="40"/>
      </w:pPr>
      <w:r w:rsidRPr="002E2661">
        <w:t xml:space="preserve">Модуль </w:t>
      </w:r>
      <w:proofErr w:type="spellStart"/>
      <w:r w:rsidR="00EF5883" w:rsidRPr="002E2661">
        <w:t>SqrtTOpt</w:t>
      </w:r>
      <w:proofErr w:type="spellEnd"/>
    </w:p>
    <w:p w14:paraId="6D8447C9" w14:textId="77777777" w:rsidR="0091068B" w:rsidRPr="002E2661" w:rsidRDefault="0091068B" w:rsidP="00642FEC">
      <w:pPr>
        <w:pStyle w:val="5"/>
      </w:pPr>
      <w:r w:rsidRPr="002E2661">
        <w:t>Назначение</w:t>
      </w:r>
    </w:p>
    <w:p w14:paraId="19EDF792" w14:textId="527F3A5F" w:rsidR="007F22A2" w:rsidRPr="002E2661" w:rsidRDefault="00D8457A" w:rsidP="001A0545">
      <w:pPr>
        <w:pStyle w:val="29"/>
        <w:spacing w:after="240"/>
        <w:ind w:firstLine="709"/>
        <w:rPr>
          <w:lang w:val="ru-RU"/>
        </w:rPr>
      </w:pPr>
      <w:r w:rsidRPr="002E2661">
        <w:rPr>
          <w:lang w:val="ru-RU"/>
        </w:rPr>
        <w:t xml:space="preserve">Модуль </w:t>
      </w:r>
      <w:proofErr w:type="spellStart"/>
      <w:r w:rsidRPr="002E2661">
        <w:rPr>
          <w:lang w:val="ru-RU"/>
        </w:rPr>
        <w:t>SqrtTOpt</w:t>
      </w:r>
      <w:proofErr w:type="spellEnd"/>
      <w:r w:rsidRPr="002E2661">
        <w:rPr>
          <w:lang w:val="ru-RU"/>
        </w:rPr>
        <w:t xml:space="preserve"> п</w:t>
      </w:r>
      <w:r w:rsidR="006D5315" w:rsidRPr="002E2661">
        <w:rPr>
          <w:lang w:val="ru-RU"/>
        </w:rPr>
        <w:t>редназначен для быстрого вычисления квадратного корня.</w:t>
      </w:r>
      <w:r w:rsidR="0026108F" w:rsidRPr="002E2661">
        <w:rPr>
          <w:lang w:val="ru-RU"/>
        </w:rPr>
        <w:t xml:space="preserve"> Модуль состоит из одной функции </w:t>
      </w:r>
      <w:proofErr w:type="spellStart"/>
      <w:r w:rsidR="0026108F" w:rsidRPr="002E2661">
        <w:rPr>
          <w:b/>
          <w:bCs/>
          <w:i/>
          <w:iCs/>
          <w:lang w:val="ru-RU"/>
        </w:rPr>
        <w:t>sqrt_</w:t>
      </w:r>
      <w:proofErr w:type="gramStart"/>
      <w:r w:rsidR="0026108F" w:rsidRPr="002E2661">
        <w:rPr>
          <w:b/>
          <w:bCs/>
          <w:i/>
          <w:iCs/>
          <w:lang w:val="ru-RU"/>
        </w:rPr>
        <w:t>topt</w:t>
      </w:r>
      <w:proofErr w:type="spellEnd"/>
      <w:r w:rsidR="0026108F" w:rsidRPr="002E2661">
        <w:rPr>
          <w:b/>
          <w:bCs/>
          <w:i/>
          <w:iCs/>
          <w:lang w:val="ru-RU"/>
        </w:rPr>
        <w:t>(</w:t>
      </w:r>
      <w:proofErr w:type="gramEnd"/>
      <w:r w:rsidR="0026108F" w:rsidRPr="002E2661">
        <w:rPr>
          <w:b/>
          <w:bCs/>
          <w:i/>
          <w:iCs/>
          <w:lang w:val="ru-RU"/>
        </w:rPr>
        <w:t>)</w:t>
      </w:r>
      <w:r w:rsidR="0026108F" w:rsidRPr="002E2661">
        <w:rPr>
          <w:lang w:val="ru-RU"/>
        </w:rPr>
        <w:t xml:space="preserve">. Функция </w:t>
      </w:r>
      <w:proofErr w:type="spellStart"/>
      <w:r w:rsidR="0026108F" w:rsidRPr="002E2661">
        <w:rPr>
          <w:b/>
          <w:bCs/>
          <w:i/>
          <w:iCs/>
          <w:lang w:val="ru-RU"/>
        </w:rPr>
        <w:t>sqrt_</w:t>
      </w:r>
      <w:proofErr w:type="gramStart"/>
      <w:r w:rsidR="0026108F" w:rsidRPr="002E2661">
        <w:rPr>
          <w:b/>
          <w:bCs/>
          <w:i/>
          <w:iCs/>
          <w:lang w:val="ru-RU"/>
        </w:rPr>
        <w:t>topt</w:t>
      </w:r>
      <w:proofErr w:type="spellEnd"/>
      <w:r w:rsidR="0026108F" w:rsidRPr="002E2661">
        <w:rPr>
          <w:b/>
          <w:bCs/>
          <w:i/>
          <w:iCs/>
          <w:lang w:val="ru-RU"/>
        </w:rPr>
        <w:t>(</w:t>
      </w:r>
      <w:proofErr w:type="gramEnd"/>
      <w:r w:rsidR="0026108F" w:rsidRPr="002E2661">
        <w:rPr>
          <w:b/>
          <w:bCs/>
          <w:i/>
          <w:iCs/>
          <w:lang w:val="ru-RU"/>
        </w:rPr>
        <w:t>)</w:t>
      </w:r>
      <w:r w:rsidR="0026108F" w:rsidRPr="002E2661">
        <w:rPr>
          <w:lang w:val="ru-RU"/>
        </w:rPr>
        <w:t xml:space="preserve"> вычисляет значение корня квадратного для передаваемого аргумента.</w:t>
      </w:r>
    </w:p>
    <w:p w14:paraId="593F4B8B" w14:textId="77777777" w:rsidR="004B0F89" w:rsidRPr="002E2661" w:rsidRDefault="004B0F89" w:rsidP="00747915">
      <w:pPr>
        <w:pStyle w:val="40"/>
      </w:pPr>
      <w:r w:rsidRPr="002E2661">
        <w:t xml:space="preserve">Модуль </w:t>
      </w:r>
      <w:proofErr w:type="spellStart"/>
      <w:r w:rsidRPr="002E2661">
        <w:t>wait</w:t>
      </w:r>
      <w:proofErr w:type="spellEnd"/>
    </w:p>
    <w:p w14:paraId="6C41F37A" w14:textId="77777777" w:rsidR="0091068B" w:rsidRPr="002E2661" w:rsidRDefault="0091068B" w:rsidP="00642FEC">
      <w:pPr>
        <w:pStyle w:val="5"/>
      </w:pPr>
      <w:r w:rsidRPr="002E2661">
        <w:t>Назначение</w:t>
      </w:r>
    </w:p>
    <w:p w14:paraId="3926834F" w14:textId="77777777" w:rsidR="004B0F89" w:rsidRPr="002E2661" w:rsidRDefault="004B0F89" w:rsidP="00693A57">
      <w:pPr>
        <w:pStyle w:val="29"/>
        <w:tabs>
          <w:tab w:val="clear" w:pos="993"/>
        </w:tabs>
        <w:ind w:firstLine="709"/>
        <w:rPr>
          <w:lang w:val="ru-RU"/>
        </w:rPr>
      </w:pPr>
      <w:r w:rsidRPr="002E2661">
        <w:rPr>
          <w:lang w:val="ru-RU"/>
        </w:rPr>
        <w:t>Модуль</w:t>
      </w:r>
      <w:r w:rsidR="00FD52AC" w:rsidRPr="002E2661">
        <w:rPr>
          <w:lang w:val="ru-RU"/>
        </w:rPr>
        <w:t xml:space="preserve"> </w:t>
      </w:r>
      <w:proofErr w:type="spellStart"/>
      <w:r w:rsidR="00FD52AC" w:rsidRPr="002E2661">
        <w:rPr>
          <w:lang w:val="ru-RU"/>
        </w:rPr>
        <w:t>wait</w:t>
      </w:r>
      <w:proofErr w:type="spellEnd"/>
      <w:r w:rsidRPr="002E2661">
        <w:rPr>
          <w:lang w:val="ru-RU"/>
        </w:rPr>
        <w:t xml:space="preserve"> представляет собой набор функций, в которых реализуют задержки на 1 мкс, 62 мкс, 125 мкс и 1 мс.</w:t>
      </w:r>
    </w:p>
    <w:p w14:paraId="15884E6F" w14:textId="77777777" w:rsidR="0069275B" w:rsidRPr="002E2661" w:rsidRDefault="0069275B" w:rsidP="0069275B">
      <w:pPr>
        <w:pStyle w:val="29"/>
        <w:ind w:left="1353" w:firstLine="0"/>
        <w:rPr>
          <w:lang w:val="ru-RU"/>
        </w:rPr>
      </w:pPr>
    </w:p>
    <w:sectPr w:rsidR="0069275B" w:rsidRPr="002E2661" w:rsidSect="00CC7AC2">
      <w:headerReference w:type="first" r:id="rId104"/>
      <w:footerReference w:type="first" r:id="rId105"/>
      <w:pgSz w:w="11907" w:h="16840" w:code="9"/>
      <w:pgMar w:top="1312" w:right="567" w:bottom="1560" w:left="1418" w:header="567" w:footer="567" w:gutter="0"/>
      <w:paperSrc w:first="7" w:other="7"/>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Дарья Солодовник" w:date="2020-09-03T12:09:00Z" w:initials="ДС">
    <w:p w14:paraId="4F588A97" w14:textId="5B991886" w:rsidR="00B33E50" w:rsidRDefault="00B33E50">
      <w:pPr>
        <w:pStyle w:val="aff7"/>
      </w:pPr>
      <w:r>
        <w:rPr>
          <w:rStyle w:val="aff9"/>
        </w:rPr>
        <w:annotationRef/>
      </w:r>
      <w:r>
        <w:t xml:space="preserve">Проверить </w:t>
      </w:r>
    </w:p>
  </w:comment>
  <w:comment w:id="58" w:author="Дмитрий Панкратов" w:date="2020-08-25T12:16:00Z" w:initials="ДП">
    <w:p w14:paraId="2E3EAEF1" w14:textId="77777777" w:rsidR="00B33E50" w:rsidRDefault="00B33E50">
      <w:pPr>
        <w:pStyle w:val="aff7"/>
      </w:pPr>
      <w:r>
        <w:rPr>
          <w:rStyle w:val="aff9"/>
        </w:rPr>
        <w:annotationRef/>
      </w:r>
      <w:r>
        <w:t>Добавить описание</w:t>
      </w:r>
    </w:p>
  </w:comment>
  <w:comment w:id="59" w:author="Агулов Михаил Александрович" w:date="2020-11-16T13:13:00Z" w:initials="АМА">
    <w:p w14:paraId="6ECF2ACB" w14:textId="177ED4C2" w:rsidR="00B33E50" w:rsidRPr="00F5702F" w:rsidRDefault="00B33E50">
      <w:pPr>
        <w:pStyle w:val="aff7"/>
      </w:pPr>
      <w:r>
        <w:rPr>
          <w:rStyle w:val="aff9"/>
        </w:rPr>
        <w:annotationRef/>
      </w:r>
      <w:r>
        <w:t>Добавил.</w:t>
      </w:r>
    </w:p>
  </w:comment>
  <w:comment w:id="82" w:author="SadButTrue" w:date="2020-08-25T12:16:00Z" w:initials="Vl">
    <w:p w14:paraId="79A3EF66" w14:textId="77777777" w:rsidR="00B33E50" w:rsidRDefault="00B33E50">
      <w:pPr>
        <w:pStyle w:val="aff7"/>
      </w:pPr>
      <w:r>
        <w:rPr>
          <w:rStyle w:val="aff9"/>
        </w:rPr>
        <w:annotationRef/>
      </w:r>
      <w:r>
        <w:t xml:space="preserve">Да, это в тех краях. Но если ссылаться на веншний документ, то он жежит на сервере. Точное название скажу, только когда будет доступ к серверу. Примерно вот так он называется </w:t>
      </w:r>
      <w:r w:rsidRPr="003A6ED7">
        <w:t>Описание протокола обмена данными между КСн и ОК2_общ_ред34.pdf</w:t>
      </w:r>
      <w:r>
        <w:t>. Но сейчас уже другая ревизия, не 34-я</w:t>
      </w:r>
    </w:p>
  </w:comment>
  <w:comment w:id="83" w:author="Дарья Солодовник" w:date="2020-09-01T11:20:00Z" w:initials="ДС">
    <w:p w14:paraId="4976BAD1" w14:textId="2181E679" w:rsidR="00B33E50" w:rsidRPr="00D33DF1" w:rsidRDefault="00B33E50">
      <w:pPr>
        <w:pStyle w:val="aff7"/>
      </w:pPr>
      <w:r>
        <w:rPr>
          <w:rStyle w:val="aff9"/>
        </w:rPr>
        <w:annotationRef/>
      </w:r>
      <w:r>
        <w:t>Оставляем вопрос до финальной версии, чтобы внести в документ ссылку на последнюю редакцию, а не промежуточную в перечень ссылочных документов</w:t>
      </w:r>
    </w:p>
  </w:comment>
  <w:comment w:id="93" w:author="SadButTrue" w:date="2020-08-25T13:02:00Z" w:initials="Vl">
    <w:p w14:paraId="4BD05741" w14:textId="77777777" w:rsidR="00B33E50" w:rsidRDefault="00B33E50">
      <w:pPr>
        <w:pStyle w:val="aff7"/>
      </w:pPr>
      <w:r>
        <w:rPr>
          <w:rStyle w:val="aff9"/>
        </w:rPr>
        <w:annotationRef/>
      </w:r>
      <w:r>
        <w:t>Надо проверять ссылку</w:t>
      </w:r>
    </w:p>
  </w:comment>
  <w:comment w:id="94" w:author="Дарья Солодовник" w:date="2020-09-01T12:02:00Z" w:initials="ДС">
    <w:p w14:paraId="32BFF138" w14:textId="77777777" w:rsidR="00B33E50" w:rsidRDefault="00B33E50">
      <w:pPr>
        <w:pStyle w:val="aff7"/>
      </w:pPr>
      <w:r>
        <w:rPr>
          <w:rStyle w:val="aff9"/>
        </w:rPr>
        <w:annotationRef/>
      </w:r>
      <w:r>
        <w:t>Скопировано из ГКЕН.</w:t>
      </w:r>
    </w:p>
    <w:p w14:paraId="0B3FA7DC" w14:textId="2F9FA61C" w:rsidR="00B33E50" w:rsidRPr="003A32EE" w:rsidRDefault="00B33E50">
      <w:pPr>
        <w:pStyle w:val="aff7"/>
        <w:rPr>
          <w:bCs/>
          <w:iCs/>
          <w:lang w:val="uk-UA"/>
        </w:rPr>
      </w:pPr>
      <w:r>
        <w:t xml:space="preserve"> В данном документе ссылаться некуда, т.к функция</w:t>
      </w:r>
      <w:r w:rsidRPr="00991AAB">
        <w:rPr>
          <w:b/>
          <w:i/>
        </w:rPr>
        <w:t>_CNInterrup</w:t>
      </w:r>
      <w:r w:rsidRPr="00991AAB">
        <w:rPr>
          <w:rStyle w:val="aff9"/>
        </w:rPr>
        <w:annotationRef/>
      </w:r>
      <w:r w:rsidRPr="00991AAB">
        <w:rPr>
          <w:b/>
          <w:i/>
        </w:rPr>
        <w:t>t</w:t>
      </w:r>
      <w:r>
        <w:rPr>
          <w:b/>
          <w:i/>
        </w:rPr>
        <w:t xml:space="preserve"> </w:t>
      </w:r>
      <w:r>
        <w:rPr>
          <w:bCs/>
          <w:iCs/>
        </w:rPr>
        <w:t>не описана</w:t>
      </w:r>
      <w:r>
        <w:rPr>
          <w:bCs/>
          <w:iCs/>
          <w:lang w:val="uk-UA"/>
        </w:rPr>
        <w:t xml:space="preserve">.( </w:t>
      </w:r>
      <w:r w:rsidRPr="00B94125">
        <w:rPr>
          <w:bCs/>
          <w:iCs/>
        </w:rPr>
        <w:t>встречается всего один р</w:t>
      </w:r>
      <w:r>
        <w:rPr>
          <w:bCs/>
          <w:iCs/>
        </w:rPr>
        <w:t>а</w:t>
      </w:r>
      <w:r w:rsidRPr="00B94125">
        <w:rPr>
          <w:bCs/>
          <w:iCs/>
        </w:rPr>
        <w:t>з</w:t>
      </w:r>
      <w:r>
        <w:rPr>
          <w:bCs/>
          <w:iCs/>
        </w:rPr>
        <w:t xml:space="preserve"> </w:t>
      </w:r>
      <w:r>
        <w:rPr>
          <w:bCs/>
          <w:iCs/>
          <w:lang w:val="uk-UA"/>
        </w:rPr>
        <w:t>здесь). В коде так же встречается один раз.</w:t>
      </w:r>
    </w:p>
  </w:comment>
  <w:comment w:id="95" w:author="Агулов Михаил Александрович" w:date="2020-11-16T13:37:00Z" w:initials="АМА">
    <w:p w14:paraId="63E56D53" w14:textId="5E45E111" w:rsidR="00B33E50" w:rsidRDefault="00B33E50">
      <w:pPr>
        <w:pStyle w:val="aff7"/>
      </w:pPr>
      <w:r>
        <w:rPr>
          <w:rStyle w:val="aff9"/>
        </w:rPr>
        <w:annotationRef/>
      </w:r>
      <w:r>
        <w:t>Исправил</w:t>
      </w:r>
    </w:p>
  </w:comment>
  <w:comment w:id="101" w:author="Солодовник" w:date="2020-09-04T13:25:00Z" w:initials="СДЛ">
    <w:p w14:paraId="170B97BD" w14:textId="38355C33" w:rsidR="00B33E50" w:rsidRDefault="00B33E50">
      <w:pPr>
        <w:pStyle w:val="aff7"/>
      </w:pPr>
      <w:r>
        <w:rPr>
          <w:rStyle w:val="aff9"/>
        </w:rPr>
        <w:annotationRef/>
      </w:r>
      <w:r>
        <w:t>???</w:t>
      </w:r>
    </w:p>
  </w:comment>
  <w:comment w:id="102" w:author="Агулов Михаил Александрович" w:date="2020-11-16T13:38:00Z" w:initials="АМА">
    <w:p w14:paraId="183F5074" w14:textId="5B2B448A" w:rsidR="00B33E50" w:rsidRDefault="00B33E50">
      <w:pPr>
        <w:pStyle w:val="aff7"/>
      </w:pPr>
      <w:r>
        <w:rPr>
          <w:rStyle w:val="aff9"/>
        </w:rPr>
        <w:annotationRef/>
      </w:r>
      <w:r>
        <w:t>Исправил</w:t>
      </w:r>
    </w:p>
  </w:comment>
  <w:comment w:id="112" w:author="Дмитрий Панкратов" w:date="2020-08-25T12:16:00Z" w:initials="ДП">
    <w:p w14:paraId="23A1994A" w14:textId="77777777" w:rsidR="00B33E50" w:rsidRDefault="00B33E50">
      <w:pPr>
        <w:pStyle w:val="aff7"/>
      </w:pPr>
      <w:r>
        <w:rPr>
          <w:rStyle w:val="aff9"/>
        </w:rPr>
        <w:annotationRef/>
      </w:r>
      <w:r>
        <w:t>Проверить</w:t>
      </w:r>
    </w:p>
  </w:comment>
  <w:comment w:id="113" w:author="SadButTrue" w:date="2020-08-26T11:42:00Z" w:initials="Vl">
    <w:p w14:paraId="09825FD0" w14:textId="77777777" w:rsidR="00B33E50" w:rsidRPr="00326E80" w:rsidRDefault="00B33E50">
      <w:pPr>
        <w:pStyle w:val="aff7"/>
      </w:pPr>
      <w:r>
        <w:rPr>
          <w:rStyle w:val="aff9"/>
        </w:rPr>
        <w:annotationRef/>
      </w:r>
      <w:r w:rsidRPr="00C15B09">
        <w:rPr>
          <w:highlight w:val="yellow"/>
        </w:rPr>
        <w:t>Вопрос к Мише. Выглядит как будто из SRS</w:t>
      </w:r>
    </w:p>
  </w:comment>
  <w:comment w:id="114" w:author="Агулов Михаил Александрович" w:date="2020-11-16T14:12:00Z" w:initials="АМА">
    <w:p w14:paraId="1DC7669C" w14:textId="72423044" w:rsidR="00B33E50" w:rsidRDefault="00B33E50">
      <w:pPr>
        <w:pStyle w:val="aff7"/>
      </w:pPr>
      <w:r>
        <w:rPr>
          <w:rStyle w:val="aff9"/>
        </w:rPr>
        <w:annotationRef/>
      </w:r>
      <w:r>
        <w:t>Исправил</w:t>
      </w:r>
    </w:p>
  </w:comment>
  <w:comment w:id="120" w:author="Дарья Солодовник" w:date="2020-08-25T12:16:00Z" w:initials="ДС">
    <w:p w14:paraId="778659CE" w14:textId="77777777" w:rsidR="00B33E50" w:rsidRPr="009A2709" w:rsidRDefault="00B33E50">
      <w:pPr>
        <w:pStyle w:val="aff7"/>
        <w:rPr>
          <w:rFonts w:ascii="Calibri" w:hAnsi="Calibri" w:cs="Calibri"/>
          <w:iCs/>
          <w:noProof w:val="0"/>
          <w:color w:val="000000"/>
          <w:sz w:val="12"/>
          <w:szCs w:val="12"/>
        </w:rPr>
      </w:pPr>
      <w:r>
        <w:rPr>
          <w:rStyle w:val="aff9"/>
        </w:rPr>
        <w:annotationRef/>
      </w:r>
      <w:bookmarkStart w:id="123" w:name="_Hlk46918044"/>
      <w:r w:rsidRPr="001655D4">
        <w:rPr>
          <w:rFonts w:ascii="Calibri" w:hAnsi="Calibri" w:cs="Calibri"/>
          <w:iCs/>
          <w:noProof w:val="0"/>
          <w:color w:val="000000"/>
          <w:sz w:val="12"/>
          <w:szCs w:val="12"/>
        </w:rPr>
        <w:t>Нет</w:t>
      </w:r>
      <w:r w:rsidRPr="009A2709">
        <w:rPr>
          <w:rFonts w:ascii="Calibri" w:hAnsi="Calibri" w:cs="Calibri"/>
          <w:iCs/>
          <w:noProof w:val="0"/>
          <w:color w:val="000000"/>
          <w:sz w:val="12"/>
          <w:szCs w:val="12"/>
        </w:rPr>
        <w:t xml:space="preserve"> </w:t>
      </w:r>
      <w:r w:rsidRPr="001655D4">
        <w:rPr>
          <w:rFonts w:ascii="Calibri" w:hAnsi="Calibri" w:cs="Calibri"/>
          <w:iCs/>
          <w:noProof w:val="0"/>
          <w:color w:val="000000"/>
          <w:sz w:val="12"/>
          <w:szCs w:val="12"/>
        </w:rPr>
        <w:t>в</w:t>
      </w:r>
      <w:r w:rsidRPr="009A2709">
        <w:rPr>
          <w:rFonts w:ascii="Calibri" w:hAnsi="Calibri" w:cs="Calibri"/>
          <w:iCs/>
          <w:noProof w:val="0"/>
          <w:color w:val="000000"/>
          <w:sz w:val="12"/>
          <w:szCs w:val="12"/>
        </w:rPr>
        <w:t xml:space="preserve"> </w:t>
      </w:r>
      <w:r w:rsidRPr="001655D4">
        <w:rPr>
          <w:rFonts w:ascii="Calibri" w:hAnsi="Calibri" w:cs="Calibri"/>
          <w:iCs/>
          <w:noProof w:val="0"/>
          <w:color w:val="000000"/>
          <w:sz w:val="12"/>
          <w:szCs w:val="12"/>
        </w:rPr>
        <w:t>коде</w:t>
      </w:r>
      <w:r w:rsidRPr="009A2709">
        <w:rPr>
          <w:rFonts w:ascii="Calibri" w:hAnsi="Calibri" w:cs="Calibri"/>
          <w:iCs/>
          <w:noProof w:val="0"/>
          <w:color w:val="000000"/>
          <w:sz w:val="12"/>
          <w:szCs w:val="12"/>
        </w:rPr>
        <w:t xml:space="preserve"> </w:t>
      </w:r>
      <w:proofErr w:type="spellStart"/>
      <w:r w:rsidRPr="001655D4">
        <w:rPr>
          <w:rFonts w:ascii="Calibri" w:hAnsi="Calibri" w:cs="Calibri"/>
          <w:iCs/>
          <w:noProof w:val="0"/>
          <w:color w:val="000000"/>
          <w:sz w:val="12"/>
          <w:szCs w:val="12"/>
          <w:lang w:val="en-US"/>
        </w:rPr>
        <w:t>CheckSupply</w:t>
      </w:r>
      <w:proofErr w:type="spellEnd"/>
      <w:r w:rsidRPr="009A2709">
        <w:rPr>
          <w:rFonts w:ascii="Calibri" w:hAnsi="Calibri" w:cs="Calibri"/>
          <w:iCs/>
          <w:noProof w:val="0"/>
          <w:color w:val="000000"/>
          <w:sz w:val="12"/>
          <w:szCs w:val="12"/>
        </w:rPr>
        <w:t>_</w:t>
      </w:r>
      <w:proofErr w:type="spellStart"/>
      <w:r w:rsidRPr="001655D4">
        <w:rPr>
          <w:rFonts w:ascii="Calibri" w:hAnsi="Calibri" w:cs="Calibri"/>
          <w:iCs/>
          <w:noProof w:val="0"/>
          <w:color w:val="000000"/>
          <w:sz w:val="12"/>
          <w:szCs w:val="12"/>
          <w:lang w:val="en-US"/>
        </w:rPr>
        <w:t>isU</w:t>
      </w:r>
      <w:proofErr w:type="spellEnd"/>
      <w:r w:rsidRPr="009A2709">
        <w:rPr>
          <w:rFonts w:ascii="Calibri" w:hAnsi="Calibri" w:cs="Calibri"/>
          <w:iCs/>
          <w:noProof w:val="0"/>
          <w:color w:val="000000"/>
          <w:sz w:val="12"/>
          <w:szCs w:val="12"/>
        </w:rPr>
        <w:t>24</w:t>
      </w:r>
      <w:proofErr w:type="spellStart"/>
      <w:r w:rsidRPr="001655D4">
        <w:rPr>
          <w:rFonts w:ascii="Calibri" w:hAnsi="Calibri" w:cs="Calibri"/>
          <w:iCs/>
          <w:noProof w:val="0"/>
          <w:color w:val="000000"/>
          <w:sz w:val="12"/>
          <w:szCs w:val="12"/>
          <w:lang w:val="en-US"/>
        </w:rPr>
        <w:t>vOn</w:t>
      </w:r>
      <w:proofErr w:type="spellEnd"/>
    </w:p>
    <w:p w14:paraId="78302F04" w14:textId="77777777" w:rsidR="00B33E50" w:rsidRPr="009A2709" w:rsidRDefault="00B33E50">
      <w:pPr>
        <w:pStyle w:val="aff7"/>
        <w:rPr>
          <w:rFonts w:ascii="Calibri" w:hAnsi="Calibri" w:cs="Calibri"/>
          <w:iCs/>
          <w:noProof w:val="0"/>
          <w:color w:val="000000"/>
          <w:sz w:val="12"/>
          <w:szCs w:val="12"/>
        </w:rPr>
      </w:pPr>
    </w:p>
    <w:p w14:paraId="6B889DF8" w14:textId="77777777" w:rsidR="00B33E50" w:rsidRPr="009A2709" w:rsidRDefault="00B33E50">
      <w:pPr>
        <w:pStyle w:val="aff7"/>
        <w:rPr>
          <w:rFonts w:ascii="Calibri" w:hAnsi="Calibri" w:cs="Calibri"/>
          <w:iCs/>
          <w:noProof w:val="0"/>
          <w:color w:val="000000"/>
          <w:sz w:val="12"/>
          <w:szCs w:val="12"/>
        </w:rPr>
      </w:pPr>
      <w:r w:rsidRPr="001655D4">
        <w:rPr>
          <w:rFonts w:ascii="Calibri" w:hAnsi="Calibri" w:cs="Calibri"/>
          <w:iCs/>
          <w:noProof w:val="0"/>
          <w:color w:val="000000"/>
          <w:sz w:val="12"/>
          <w:szCs w:val="12"/>
        </w:rPr>
        <w:t>Есть</w:t>
      </w:r>
      <w:r w:rsidRPr="009A2709">
        <w:rPr>
          <w:rFonts w:ascii="Calibri" w:hAnsi="Calibri" w:cs="Calibri"/>
          <w:iCs/>
          <w:noProof w:val="0"/>
          <w:color w:val="000000"/>
          <w:sz w:val="12"/>
          <w:szCs w:val="12"/>
        </w:rPr>
        <w:t xml:space="preserve">: </w:t>
      </w:r>
    </w:p>
    <w:p w14:paraId="73211420" w14:textId="77777777" w:rsidR="00B33E50" w:rsidRPr="009A2709" w:rsidRDefault="00B33E50">
      <w:pPr>
        <w:pStyle w:val="aff7"/>
        <w:rPr>
          <w:i/>
        </w:rPr>
      </w:pPr>
      <w:r w:rsidRPr="001655D4">
        <w:rPr>
          <w:lang w:val="en-US"/>
        </w:rPr>
        <w:t>CheckSupply</w:t>
      </w:r>
      <w:r w:rsidRPr="009A2709">
        <w:t>_</w:t>
      </w:r>
      <w:r w:rsidRPr="001655D4">
        <w:rPr>
          <w:lang w:val="en-US"/>
        </w:rPr>
        <w:t>is</w:t>
      </w:r>
      <w:r w:rsidRPr="009A2709">
        <w:t>24</w:t>
      </w:r>
      <w:r w:rsidRPr="001655D4">
        <w:rPr>
          <w:lang w:val="en-US"/>
        </w:rPr>
        <w:t>vOn</w:t>
      </w:r>
      <w:bookmarkEnd w:id="123"/>
    </w:p>
  </w:comment>
  <w:comment w:id="121" w:author="Агулов Михаил Александрович" w:date="2020-11-16T14:14:00Z" w:initials="АМА">
    <w:p w14:paraId="60E839FB" w14:textId="77777777" w:rsidR="00B33E50" w:rsidRDefault="00B33E50">
      <w:pPr>
        <w:pStyle w:val="aff7"/>
      </w:pPr>
      <w:r>
        <w:rPr>
          <w:rStyle w:val="aff9"/>
        </w:rPr>
        <w:annotationRef/>
      </w:r>
      <w:r>
        <w:t>Исправил</w:t>
      </w:r>
    </w:p>
    <w:p w14:paraId="3AC19183" w14:textId="4669B8ED" w:rsidR="00B33E50" w:rsidRPr="00190A8F" w:rsidRDefault="00B33E50">
      <w:pPr>
        <w:pStyle w:val="aff7"/>
      </w:pPr>
    </w:p>
  </w:comment>
  <w:comment w:id="122" w:author="SadButTrue" w:date="2020-08-26T12:00:00Z" w:initials="Vl">
    <w:p w14:paraId="570DF228" w14:textId="77777777" w:rsidR="00B33E50" w:rsidRPr="00C50A31" w:rsidRDefault="00B33E50">
      <w:pPr>
        <w:pStyle w:val="aff7"/>
        <w:rPr>
          <w:lang w:val="uk-UA"/>
        </w:rPr>
      </w:pPr>
      <w:r>
        <w:rPr>
          <w:rStyle w:val="aff9"/>
        </w:rPr>
        <w:annotationRef/>
      </w:r>
      <w:r w:rsidRPr="00EB7BD3">
        <w:rPr>
          <w:highlight w:val="yellow"/>
          <w:lang w:val="uk-UA"/>
        </w:rPr>
        <w:t>Это вопрос к Мише. Не могу найти в папке исходников рисунков єтот рисунок, чтобі его отредактировать</w:t>
      </w:r>
    </w:p>
  </w:comment>
  <w:comment w:id="128" w:author="SadButTrue" w:date="2020-08-25T12:16:00Z" w:initials="Vl">
    <w:p w14:paraId="6620296F" w14:textId="77777777" w:rsidR="00B33E50" w:rsidRPr="00326E80" w:rsidRDefault="00B33E50">
      <w:pPr>
        <w:pStyle w:val="aff7"/>
      </w:pPr>
      <w:r>
        <w:rPr>
          <w:rStyle w:val="aff9"/>
        </w:rPr>
        <w:annotationRef/>
      </w:r>
      <w:r>
        <w:t>Почему</w:t>
      </w:r>
      <w:r w:rsidRPr="00C50A31">
        <w:t xml:space="preserve">? </w:t>
      </w:r>
      <w:r>
        <w:t>Всё верно, именно DebugTools</w:t>
      </w:r>
    </w:p>
  </w:comment>
  <w:comment w:id="129" w:author="Дарья Солодовник" w:date="2020-09-01T13:38:00Z" w:initials="ДС">
    <w:p w14:paraId="49F16B37" w14:textId="27DE5D65" w:rsidR="00B33E50" w:rsidRDefault="00B33E50">
      <w:pPr>
        <w:pStyle w:val="aff7"/>
      </w:pPr>
      <w:r>
        <w:rPr>
          <w:rStyle w:val="aff9"/>
        </w:rPr>
        <w:annotationRef/>
      </w:r>
      <w:r>
        <w:t xml:space="preserve">Спросила потому что Дима говорил, что </w:t>
      </w:r>
      <w:r w:rsidRPr="00991AAB">
        <w:t>DebugTools</w:t>
      </w:r>
      <w:r>
        <w:rPr>
          <w:rStyle w:val="aff9"/>
          <w:b/>
        </w:rPr>
        <w:annotationRef/>
      </w:r>
      <w:r>
        <w:rPr>
          <w:rStyle w:val="aff9"/>
          <w:b/>
        </w:rPr>
        <w:annotationRef/>
      </w:r>
      <w:r>
        <w:rPr>
          <w:rStyle w:val="aff9"/>
          <w:b/>
        </w:rPr>
        <w:annotationRef/>
      </w:r>
      <w:r>
        <w:t xml:space="preserve"> нужно заменять на </w:t>
      </w:r>
      <w:r>
        <w:rPr>
          <w:highlight w:val="yellow"/>
          <w:lang w:val="en-US"/>
        </w:rPr>
        <w:t>Monitor</w:t>
      </w:r>
      <w:r w:rsidRPr="009F69AF">
        <w:rPr>
          <w:highlight w:val="yellow"/>
        </w:rPr>
        <w:t xml:space="preserve"> </w:t>
      </w:r>
      <w:r>
        <w:rPr>
          <w:highlight w:val="yellow"/>
          <w:lang w:val="en-US"/>
        </w:rPr>
        <w:t>Parametrs</w:t>
      </w:r>
      <w:r>
        <w:t>, чтобы было аналогично с другими документами (например, ГАРС-С), но он не уточнил речь идет о компоненте или модуле</w:t>
      </w:r>
    </w:p>
  </w:comment>
  <w:comment w:id="152" w:author="Дмитрий Панкратов" w:date="2020-08-25T12:16:00Z" w:initials="ДП">
    <w:p w14:paraId="624C281C" w14:textId="77777777" w:rsidR="00B33E50" w:rsidRDefault="00B33E50">
      <w:pPr>
        <w:pStyle w:val="aff7"/>
      </w:pPr>
      <w:r>
        <w:rPr>
          <w:rStyle w:val="aff9"/>
        </w:rPr>
        <w:annotationRef/>
      </w:r>
      <w:r>
        <w:t>Добавить описание</w:t>
      </w:r>
    </w:p>
    <w:p w14:paraId="1EABA566" w14:textId="77777777" w:rsidR="00B33E50" w:rsidRDefault="00B33E50">
      <w:pPr>
        <w:pStyle w:val="aff7"/>
      </w:pPr>
    </w:p>
  </w:comment>
  <w:comment w:id="153" w:author="Агулов Михаил Александрович" w:date="2020-11-16T14:18:00Z" w:initials="АМА">
    <w:p w14:paraId="5058A51F" w14:textId="3C1E9C97" w:rsidR="00B33E50" w:rsidRDefault="00B33E50">
      <w:pPr>
        <w:pStyle w:val="aff7"/>
      </w:pPr>
      <w:r>
        <w:rPr>
          <w:rStyle w:val="aff9"/>
        </w:rPr>
        <w:annotationRef/>
      </w:r>
      <w:r>
        <w:t>Доплнил</w:t>
      </w:r>
    </w:p>
  </w:comment>
  <w:comment w:id="154" w:author="Агулов Михаил Александрович" w:date="2020-11-16T14:21:00Z" w:initials="АМА">
    <w:p w14:paraId="7F856040" w14:textId="3ACA864A" w:rsidR="00B33E50" w:rsidRDefault="00B33E50">
      <w:pPr>
        <w:pStyle w:val="aff7"/>
      </w:pPr>
      <w:r>
        <w:rPr>
          <w:rStyle w:val="aff9"/>
        </w:rPr>
        <w:annotationRef/>
      </w:r>
    </w:p>
  </w:comment>
  <w:comment w:id="174" w:author="Дмитрий Панкратов" w:date="2020-08-25T12:16:00Z" w:initials="ДП">
    <w:p w14:paraId="39F4EAC2" w14:textId="77777777" w:rsidR="00B33E50" w:rsidRDefault="00B33E50" w:rsidP="009A452B">
      <w:pPr>
        <w:pStyle w:val="aff7"/>
      </w:pPr>
      <w:r>
        <w:rPr>
          <w:rStyle w:val="aff9"/>
        </w:rPr>
        <w:annotationRef/>
      </w:r>
      <w:r>
        <w:t>Откорректировать</w:t>
      </w:r>
    </w:p>
  </w:comment>
  <w:comment w:id="175" w:author="Дмитрий Панкратов" w:date="2020-08-25T12:16:00Z" w:initials="ДП">
    <w:p w14:paraId="03DEF0DE" w14:textId="77777777" w:rsidR="00B33E50" w:rsidRPr="00B952EE" w:rsidRDefault="00B33E50" w:rsidP="009A452B">
      <w:pPr>
        <w:pStyle w:val="aff7"/>
      </w:pPr>
      <w:r>
        <w:rPr>
          <w:rStyle w:val="aff9"/>
        </w:rPr>
        <w:annotationRef/>
      </w:r>
      <w:r>
        <w:t>Взято из ГКЕН</w:t>
      </w:r>
    </w:p>
  </w:comment>
  <w:comment w:id="176" w:author="Агулов Михаил Александрович" w:date="2020-11-16T14:25:00Z" w:initials="АМА">
    <w:p w14:paraId="039062CA" w14:textId="42D5EAB6" w:rsidR="00B33E50" w:rsidRPr="00905FD7" w:rsidRDefault="00B33E50">
      <w:pPr>
        <w:pStyle w:val="aff7"/>
      </w:pPr>
      <w:r>
        <w:rPr>
          <w:rStyle w:val="aff9"/>
        </w:rPr>
        <w:annotationRef/>
      </w:r>
      <w:r>
        <w:t>Исправил</w:t>
      </w:r>
    </w:p>
  </w:comment>
  <w:comment w:id="182" w:author="Дмитрий Панкратов" w:date="2020-08-25T12:16:00Z" w:initials="ДП">
    <w:p w14:paraId="3C9CD214" w14:textId="77777777" w:rsidR="00B33E50" w:rsidRPr="00B7063E" w:rsidRDefault="00B33E50" w:rsidP="009A452B">
      <w:pPr>
        <w:pStyle w:val="aff7"/>
      </w:pPr>
      <w:r>
        <w:rPr>
          <w:rStyle w:val="aff9"/>
        </w:rPr>
        <w:annotationRef/>
      </w:r>
      <w:r>
        <w:rPr>
          <w:lang w:val="en-US"/>
        </w:rPr>
        <w:t>CanDriver</w:t>
      </w:r>
      <w:r w:rsidRPr="00B7063E">
        <w:t xml:space="preserve"> ?</w:t>
      </w:r>
    </w:p>
  </w:comment>
  <w:comment w:id="183" w:author="Дарья Солодовник" w:date="2020-09-01T16:40:00Z" w:initials="ДС">
    <w:p w14:paraId="4A0D17F8" w14:textId="0D279128" w:rsidR="00B33E50" w:rsidRPr="00F54FAF" w:rsidRDefault="00B33E50">
      <w:pPr>
        <w:pStyle w:val="aff7"/>
      </w:pPr>
      <w:r>
        <w:rPr>
          <w:rStyle w:val="aff9"/>
        </w:rPr>
        <w:annotationRef/>
      </w:r>
      <w:r>
        <w:t>Для того чтобы дать ссылку на модуль нужно знать как этот модуль называется в ОКПС-Е-К, здесь указан из ГКЕН.</w:t>
      </w:r>
    </w:p>
  </w:comment>
  <w:comment w:id="184" w:author="Дарья Солодовник" w:date="2020-08-25T12:16:00Z" w:initials="ДС">
    <w:p w14:paraId="67341085" w14:textId="77777777" w:rsidR="00B33E50" w:rsidRPr="00B7063E" w:rsidRDefault="00B33E50">
      <w:pPr>
        <w:pStyle w:val="aff7"/>
      </w:pPr>
      <w:r>
        <w:rPr>
          <w:rStyle w:val="aff9"/>
        </w:rPr>
        <w:annotationRef/>
      </w:r>
      <w:r>
        <w:t>Нет</w:t>
      </w:r>
      <w:r w:rsidRPr="00B7063E">
        <w:t xml:space="preserve"> </w:t>
      </w:r>
      <w:r>
        <w:t>в</w:t>
      </w:r>
      <w:r w:rsidRPr="00B7063E">
        <w:t xml:space="preserve"> </w:t>
      </w:r>
      <w:r>
        <w:t>проекте</w:t>
      </w:r>
    </w:p>
  </w:comment>
  <w:comment w:id="185" w:author="Агулов Михаил Александрович" w:date="2020-11-17T10:02:00Z" w:initials="АМА">
    <w:p w14:paraId="5F9E58E9" w14:textId="2E0CCD54" w:rsidR="004E4D78" w:rsidRPr="004E4D78" w:rsidRDefault="004E4D78">
      <w:pPr>
        <w:pStyle w:val="aff7"/>
        <w:rPr>
          <w:lang w:val="en-US"/>
        </w:rPr>
      </w:pPr>
      <w:r>
        <w:rPr>
          <w:rStyle w:val="aff9"/>
        </w:rPr>
        <w:annotationRef/>
      </w:r>
      <w:r>
        <w:t xml:space="preserve">Есть в файле </w:t>
      </w:r>
      <w:r>
        <w:rPr>
          <w:lang w:val="en-US"/>
        </w:rPr>
        <w:t>InterChannel.h</w:t>
      </w:r>
    </w:p>
  </w:comment>
  <w:comment w:id="186" w:author="Дмитрий Панкратов" w:date="2020-08-25T12:16:00Z" w:initials="ДП">
    <w:p w14:paraId="536AB48D" w14:textId="77777777" w:rsidR="00B33E50" w:rsidRPr="00B7063E" w:rsidRDefault="00B33E50" w:rsidP="009A452B">
      <w:pPr>
        <w:pStyle w:val="aff7"/>
      </w:pPr>
      <w:r>
        <w:rPr>
          <w:rStyle w:val="aff9"/>
        </w:rPr>
        <w:annotationRef/>
      </w:r>
    </w:p>
  </w:comment>
  <w:comment w:id="187" w:author="Агулов Михаил Александрович" w:date="2020-11-16T14:27:00Z" w:initials="АМА">
    <w:p w14:paraId="7CE39570" w14:textId="342FAFBD" w:rsidR="00B33E50" w:rsidRDefault="00B33E50">
      <w:pPr>
        <w:pStyle w:val="aff7"/>
      </w:pPr>
      <w:r>
        <w:rPr>
          <w:rStyle w:val="aff9"/>
        </w:rPr>
        <w:annotationRef/>
      </w:r>
      <w:r>
        <w:t xml:space="preserve">Исправил </w:t>
      </w:r>
    </w:p>
  </w:comment>
  <w:comment w:id="210" w:author="Дарья Солодовник" w:date="2020-08-25T12:16:00Z" w:initials="ДС">
    <w:p w14:paraId="32D8028B" w14:textId="77777777" w:rsidR="00B33E50" w:rsidRDefault="00B33E50">
      <w:pPr>
        <w:pStyle w:val="aff7"/>
      </w:pPr>
      <w:r>
        <w:rPr>
          <w:rStyle w:val="aff9"/>
        </w:rPr>
        <w:annotationRef/>
      </w:r>
      <w:r>
        <w:t>Нет в коде</w:t>
      </w:r>
    </w:p>
  </w:comment>
  <w:comment w:id="211" w:author="Агулов Михаил Александрович" w:date="2020-11-16T14:31:00Z" w:initials="АМА">
    <w:p w14:paraId="2DEF9C65" w14:textId="1A3BFDD6" w:rsidR="00B33E50" w:rsidRPr="00446022" w:rsidRDefault="00B33E50">
      <w:pPr>
        <w:pStyle w:val="aff7"/>
      </w:pPr>
      <w:r>
        <w:rPr>
          <w:rStyle w:val="aff9"/>
        </w:rPr>
        <w:annotationRef/>
      </w:r>
      <w:r>
        <w:t>Исправил</w:t>
      </w:r>
    </w:p>
  </w:comment>
  <w:comment w:id="212" w:author="Дарья Солодовник" w:date="2020-08-25T12:16:00Z" w:initials="ДС">
    <w:p w14:paraId="23E66AF6" w14:textId="77777777" w:rsidR="00B33E50" w:rsidRDefault="00B33E50">
      <w:pPr>
        <w:pStyle w:val="aff7"/>
      </w:pPr>
      <w:r>
        <w:rPr>
          <w:rStyle w:val="aff9"/>
        </w:rPr>
        <w:annotationRef/>
      </w:r>
      <w:r>
        <w:t>Нет в коде</w:t>
      </w:r>
    </w:p>
  </w:comment>
  <w:comment w:id="213" w:author="Агулов Михаил Александрович" w:date="2020-11-16T14:31:00Z" w:initials="АМА">
    <w:p w14:paraId="0A85B4BE" w14:textId="7EF02360" w:rsidR="00B33E50" w:rsidRDefault="00B33E50">
      <w:pPr>
        <w:pStyle w:val="aff7"/>
      </w:pPr>
      <w:r>
        <w:rPr>
          <w:rStyle w:val="aff9"/>
        </w:rPr>
        <w:annotationRef/>
      </w:r>
      <w:r>
        <w:t>Исправил</w:t>
      </w:r>
    </w:p>
  </w:comment>
  <w:comment w:id="223" w:author="Дарья Солодовник" w:date="2020-09-03T14:27:00Z" w:initials="ДС">
    <w:p w14:paraId="451DF349" w14:textId="290B1FBF" w:rsidR="00B33E50" w:rsidRDefault="00B33E50">
      <w:pPr>
        <w:pStyle w:val="aff7"/>
      </w:pPr>
      <w:r>
        <w:rPr>
          <w:rStyle w:val="aff9"/>
        </w:rPr>
        <w:annotationRef/>
      </w:r>
    </w:p>
  </w:comment>
  <w:comment w:id="224" w:author="Агулов Михаил Александрович" w:date="2020-11-16T14:34:00Z" w:initials="АМА">
    <w:p w14:paraId="6A8A97FF" w14:textId="1F189E3D" w:rsidR="00B33E50" w:rsidRDefault="00B33E50">
      <w:pPr>
        <w:pStyle w:val="aff7"/>
      </w:pPr>
      <w:r>
        <w:rPr>
          <w:rStyle w:val="aff9"/>
        </w:rPr>
        <w:annotationRef/>
      </w:r>
      <w:r>
        <w:t>В чём вопрос?</w:t>
      </w:r>
    </w:p>
  </w:comment>
  <w:comment w:id="230" w:author="Дмитрий Панкратов" w:date="2020-08-25T12:16:00Z" w:initials="ДП">
    <w:p w14:paraId="729D5E0C" w14:textId="77777777" w:rsidR="00B33E50" w:rsidRDefault="00B33E50">
      <w:pPr>
        <w:pStyle w:val="aff7"/>
      </w:pPr>
      <w:r>
        <w:rPr>
          <w:rStyle w:val="aff9"/>
        </w:rPr>
        <w:annotationRef/>
      </w:r>
      <w:r>
        <w:t>Добавить описание</w:t>
      </w:r>
    </w:p>
  </w:comment>
  <w:comment w:id="231" w:author="Агулов Михаил Александрович" w:date="2020-11-16T14:35:00Z" w:initials="АМА">
    <w:p w14:paraId="746FC5DC" w14:textId="7597EAD9" w:rsidR="00B33E50" w:rsidRDefault="00B33E50">
      <w:pPr>
        <w:pStyle w:val="aff7"/>
      </w:pPr>
      <w:r>
        <w:rPr>
          <w:rStyle w:val="aff9"/>
        </w:rPr>
        <w:annotationRef/>
      </w:r>
      <w:r>
        <w:t>Модуль не используется. Исправил</w:t>
      </w:r>
    </w:p>
  </w:comment>
  <w:comment w:id="236" w:author="Дмитрий Панкратов" w:date="2020-08-25T12:16:00Z" w:initials="ДП">
    <w:p w14:paraId="4CD42B2D" w14:textId="77777777" w:rsidR="00B33E50" w:rsidRDefault="00B33E50">
      <w:pPr>
        <w:pStyle w:val="aff7"/>
      </w:pPr>
      <w:r>
        <w:rPr>
          <w:rStyle w:val="aff9"/>
        </w:rPr>
        <w:annotationRef/>
      </w:r>
      <w:r>
        <w:t>Добавить описание</w:t>
      </w:r>
    </w:p>
  </w:comment>
  <w:comment w:id="237" w:author="Агулов Михаил Александрович" w:date="2020-11-17T10:04:00Z" w:initials="АМА">
    <w:p w14:paraId="6A9E189B" w14:textId="43D70308" w:rsidR="004E4D78" w:rsidRPr="004E4D78" w:rsidRDefault="004E4D78">
      <w:pPr>
        <w:pStyle w:val="aff7"/>
      </w:pPr>
      <w:r>
        <w:rPr>
          <w:rStyle w:val="aff9"/>
        </w:rPr>
        <w:annotationRef/>
      </w:r>
      <w:r>
        <w:t>Модуль не используется в проекте</w:t>
      </w:r>
    </w:p>
  </w:comment>
  <w:comment w:id="238" w:author="Дмитрий Панкратов" w:date="2020-08-25T12:16:00Z" w:initials="ДП">
    <w:p w14:paraId="02894D5F" w14:textId="77777777" w:rsidR="00B33E50" w:rsidRDefault="00B33E50">
      <w:pPr>
        <w:pStyle w:val="aff7"/>
      </w:pPr>
      <w:r>
        <w:rPr>
          <w:rStyle w:val="aff9"/>
        </w:rPr>
        <w:annotationRef/>
      </w:r>
      <w:r>
        <w:t>Добавить описание</w:t>
      </w:r>
    </w:p>
  </w:comment>
  <w:comment w:id="239" w:author="Агулов Михаил Александрович" w:date="2020-11-16T14:45:00Z" w:initials="АМА">
    <w:p w14:paraId="2C063EB7" w14:textId="429BC1E4" w:rsidR="00B33E50" w:rsidRPr="002E2661" w:rsidRDefault="00B33E50" w:rsidP="00A069FD">
      <w:pPr>
        <w:pStyle w:val="a4"/>
      </w:pPr>
      <w:r>
        <w:rPr>
          <w:rStyle w:val="aff9"/>
        </w:rPr>
        <w:annotationRef/>
      </w:r>
      <w:r w:rsidR="004E4D78">
        <w:t>Ниже дублируется</w:t>
      </w:r>
    </w:p>
    <w:p w14:paraId="000CD8BA" w14:textId="06A0C260" w:rsidR="00B33E50" w:rsidRDefault="00B33E50">
      <w:pPr>
        <w:pStyle w:val="aff7"/>
      </w:pPr>
    </w:p>
  </w:comment>
  <w:comment w:id="240" w:author="Дмитрий Панкратов" w:date="2020-08-25T12:16:00Z" w:initials="ДП">
    <w:p w14:paraId="6869D7D4" w14:textId="77777777" w:rsidR="00B33E50" w:rsidRDefault="00B33E50">
      <w:pPr>
        <w:pStyle w:val="aff7"/>
      </w:pPr>
      <w:r>
        <w:rPr>
          <w:rStyle w:val="aff9"/>
        </w:rPr>
        <w:annotationRef/>
      </w:r>
      <w:r>
        <w:t>Добавить описание</w:t>
      </w:r>
    </w:p>
  </w:comment>
  <w:comment w:id="241" w:author="Агулов Михаил Александрович" w:date="2020-11-16T15:04:00Z" w:initials="АМА">
    <w:p w14:paraId="3CFA746B" w14:textId="59EF0F01" w:rsidR="00B33E50" w:rsidRDefault="00B33E50">
      <w:pPr>
        <w:pStyle w:val="aff7"/>
      </w:pPr>
      <w:r>
        <w:rPr>
          <w:rStyle w:val="aff9"/>
        </w:rPr>
        <w:annotationRef/>
      </w:r>
      <w:r>
        <w:t>Добавил описание</w:t>
      </w:r>
    </w:p>
  </w:comment>
  <w:comment w:id="245" w:author="Дарья Солодовник" w:date="2020-08-25T12:16:00Z" w:initials="ДС">
    <w:p w14:paraId="2239A52F" w14:textId="77777777" w:rsidR="00B33E50" w:rsidRPr="006065F5" w:rsidRDefault="00B33E50">
      <w:pPr>
        <w:pStyle w:val="aff7"/>
      </w:pPr>
      <w:r>
        <w:rPr>
          <w:rStyle w:val="aff9"/>
        </w:rPr>
        <w:annotationRef/>
      </w:r>
      <w:r w:rsidRPr="00B7063E">
        <w:rPr>
          <w:lang w:val="en-US"/>
        </w:rPr>
        <w:t>dsPIC</w:t>
      </w:r>
      <w:r w:rsidRPr="006065F5">
        <w:t>33_</w:t>
      </w:r>
      <w:r w:rsidRPr="00B7063E">
        <w:rPr>
          <w:lang w:val="en-US"/>
        </w:rPr>
        <w:t>rs</w:t>
      </w:r>
      <w:r w:rsidRPr="006065F5">
        <w:t>422</w:t>
      </w:r>
    </w:p>
    <w:p w14:paraId="1882C7E8" w14:textId="77777777" w:rsidR="00B33E50" w:rsidRPr="006065F5" w:rsidRDefault="00B33E50">
      <w:pPr>
        <w:pStyle w:val="aff7"/>
      </w:pPr>
    </w:p>
    <w:p w14:paraId="6C3BBBDC" w14:textId="77777777" w:rsidR="00B33E50" w:rsidRPr="006065F5" w:rsidRDefault="00B33E50">
      <w:pPr>
        <w:pStyle w:val="aff7"/>
      </w:pPr>
    </w:p>
  </w:comment>
  <w:comment w:id="246" w:author="Агулов Михаил Александрович" w:date="2020-11-16T15:07:00Z" w:initials="АМА">
    <w:p w14:paraId="41091C2E" w14:textId="1DFA512E" w:rsidR="00B33E50" w:rsidRDefault="00B33E50">
      <w:pPr>
        <w:pStyle w:val="aff7"/>
      </w:pPr>
      <w:r>
        <w:rPr>
          <w:rStyle w:val="aff9"/>
        </w:rPr>
        <w:annotationRef/>
      </w:r>
      <w:r>
        <w:t>Исправил</w:t>
      </w:r>
    </w:p>
  </w:comment>
  <w:comment w:id="247" w:author="Дарья Солодовник" w:date="2020-08-25T12:16:00Z" w:initials="ДС">
    <w:p w14:paraId="4AA2EA0C" w14:textId="307FE79E" w:rsidR="00B33E50" w:rsidRPr="006065F5" w:rsidRDefault="00B33E50">
      <w:pPr>
        <w:pStyle w:val="aff7"/>
      </w:pPr>
      <w:r>
        <w:rPr>
          <w:rStyle w:val="aff9"/>
        </w:rPr>
        <w:annotationRef/>
      </w:r>
      <w:r w:rsidRPr="00B7063E">
        <w:rPr>
          <w:lang w:val="en-US"/>
        </w:rPr>
        <w:t>inRS</w:t>
      </w:r>
      <w:r w:rsidRPr="006065F5">
        <w:t xml:space="preserve">422 </w:t>
      </w:r>
    </w:p>
    <w:p w14:paraId="66F9A367" w14:textId="2838180C" w:rsidR="00B33E50" w:rsidRPr="006065F5" w:rsidRDefault="00B33E50">
      <w:pPr>
        <w:pStyle w:val="aff7"/>
      </w:pPr>
      <w:r w:rsidRPr="009A2709">
        <w:rPr>
          <w:lang w:val="en-US"/>
        </w:rPr>
        <w:t>outRS</w:t>
      </w:r>
      <w:r w:rsidRPr="006065F5">
        <w:t xml:space="preserve">422 </w:t>
      </w:r>
    </w:p>
  </w:comment>
  <w:comment w:id="248" w:author="Агулов Михаил Александрович" w:date="2020-11-16T15:09:00Z" w:initials="АМА">
    <w:p w14:paraId="10A4B900" w14:textId="44D71826" w:rsidR="00B33E50" w:rsidRPr="000B69FE" w:rsidRDefault="00B33E50">
      <w:pPr>
        <w:pStyle w:val="aff7"/>
      </w:pPr>
      <w:r>
        <w:rPr>
          <w:rStyle w:val="aff9"/>
        </w:rPr>
        <w:annotationRef/>
      </w:r>
      <w:r>
        <w:t>Исправил</w:t>
      </w:r>
    </w:p>
  </w:comment>
  <w:comment w:id="256" w:author="Дарья Солодовник" w:date="2020-08-25T12:16:00Z" w:initials="ДС">
    <w:p w14:paraId="3D2E4BDD" w14:textId="0D0C3962" w:rsidR="00B33E50" w:rsidRDefault="00B33E50">
      <w:pPr>
        <w:pStyle w:val="aff7"/>
      </w:pPr>
      <w:r>
        <w:rPr>
          <w:rStyle w:val="aff9"/>
        </w:rPr>
        <w:annotationRef/>
      </w:r>
      <w:r>
        <w:t>Исправить</w:t>
      </w:r>
    </w:p>
    <w:p w14:paraId="05922729" w14:textId="51A189BF" w:rsidR="00B33E50" w:rsidRDefault="00B33E50">
      <w:pPr>
        <w:pStyle w:val="aff7"/>
      </w:pPr>
      <w:r>
        <w:t>Положение соответствует устанавливаемом</w:t>
      </w:r>
      <w:r w:rsidRPr="00396894">
        <w:rPr>
          <w:b/>
        </w:rPr>
        <w:t>у</w:t>
      </w:r>
    </w:p>
  </w:comment>
  <w:comment w:id="257" w:author="Агулов Михаил Александрович" w:date="2020-11-16T15:10:00Z" w:initials="АМА">
    <w:p w14:paraId="0AC64D8A" w14:textId="07F0F772" w:rsidR="00B33E50" w:rsidRDefault="00B33E50">
      <w:pPr>
        <w:pStyle w:val="aff7"/>
      </w:pPr>
      <w:r>
        <w:rPr>
          <w:rStyle w:val="aff9"/>
        </w:rPr>
        <w:annotationRef/>
      </w:r>
      <w:r>
        <w:t>Не понял замечания</w:t>
      </w:r>
    </w:p>
  </w:comment>
  <w:comment w:id="261" w:author="Дмитрий Панкратов" w:date="2020-08-25T12:16:00Z" w:initials="ДП">
    <w:p w14:paraId="52F4FA4E" w14:textId="77777777" w:rsidR="00B33E50" w:rsidRDefault="00B33E50">
      <w:pPr>
        <w:pStyle w:val="aff7"/>
      </w:pPr>
      <w:r>
        <w:rPr>
          <w:rStyle w:val="aff9"/>
        </w:rPr>
        <w:annotationRef/>
      </w:r>
      <w:r>
        <w:t>Добавить описание</w:t>
      </w:r>
    </w:p>
  </w:comment>
  <w:comment w:id="262" w:author="Агулов Михаил Александрович" w:date="2020-11-16T15:10:00Z" w:initials="АМА">
    <w:p w14:paraId="425185D7" w14:textId="6482C3F0" w:rsidR="00B33E50" w:rsidRDefault="00B33E50">
      <w:pPr>
        <w:pStyle w:val="aff7"/>
      </w:pPr>
      <w:r>
        <w:rPr>
          <w:rStyle w:val="aff9"/>
        </w:rPr>
        <w:annotationRef/>
      </w:r>
      <w:r>
        <w:t>Не используется модуль</w:t>
      </w:r>
    </w:p>
  </w:comment>
  <w:comment w:id="263" w:author="Дмитрий Панкратов" w:date="2020-08-25T12:16:00Z" w:initials="ДП">
    <w:p w14:paraId="1B3354D6" w14:textId="77777777" w:rsidR="00B33E50" w:rsidRDefault="00B33E50">
      <w:pPr>
        <w:pStyle w:val="aff7"/>
      </w:pPr>
      <w:r>
        <w:rPr>
          <w:rStyle w:val="aff9"/>
        </w:rPr>
        <w:annotationRef/>
      </w:r>
      <w:r>
        <w:t>Добавить описание</w:t>
      </w:r>
    </w:p>
  </w:comment>
  <w:comment w:id="264" w:author="Агулов Михаил Александрович" w:date="2020-11-16T15:27:00Z" w:initials="АМА">
    <w:p w14:paraId="626D107E" w14:textId="02D12252" w:rsidR="00B33E50" w:rsidRDefault="00B33E50">
      <w:pPr>
        <w:pStyle w:val="aff7"/>
      </w:pPr>
      <w:r>
        <w:rPr>
          <w:rStyle w:val="aff9"/>
        </w:rPr>
        <w:annotationRef/>
      </w:r>
      <w:r>
        <w:t>Добавил</w:t>
      </w:r>
    </w:p>
  </w:comment>
  <w:comment w:id="265" w:author="Дмитрий Панкратов" w:date="2020-08-25T12:16:00Z" w:initials="ДП">
    <w:p w14:paraId="1B4A48B2" w14:textId="77777777" w:rsidR="00B33E50" w:rsidRDefault="00B33E50">
      <w:pPr>
        <w:pStyle w:val="aff7"/>
      </w:pPr>
      <w:r>
        <w:rPr>
          <w:rStyle w:val="aff9"/>
        </w:rPr>
        <w:annotationRef/>
      </w:r>
      <w:r>
        <w:t>Добавить описание</w:t>
      </w:r>
    </w:p>
  </w:comment>
  <w:comment w:id="266" w:author="Агулов Михаил Александрович" w:date="2020-11-16T16:26:00Z" w:initials="АМА">
    <w:p w14:paraId="4A52B938" w14:textId="77777777" w:rsidR="00B33E50" w:rsidRDefault="00B33E50">
      <w:pPr>
        <w:pStyle w:val="aff7"/>
      </w:pPr>
      <w:r>
        <w:rPr>
          <w:rStyle w:val="aff9"/>
        </w:rPr>
        <w:annotationRef/>
      </w:r>
      <w:r>
        <w:t>Добавил</w:t>
      </w:r>
    </w:p>
    <w:p w14:paraId="0FC739D6" w14:textId="7FBB2A4D" w:rsidR="00B33E50" w:rsidRDefault="00B33E50">
      <w:pPr>
        <w:pStyle w:val="aff7"/>
      </w:pPr>
    </w:p>
  </w:comment>
  <w:comment w:id="267" w:author="Дмитрий Панкратов" w:date="2020-08-25T12:16:00Z" w:initials="ДП">
    <w:p w14:paraId="0BD39BED" w14:textId="77777777" w:rsidR="00B33E50" w:rsidRDefault="00B33E50">
      <w:pPr>
        <w:pStyle w:val="aff7"/>
      </w:pPr>
      <w:r>
        <w:rPr>
          <w:rStyle w:val="aff9"/>
        </w:rPr>
        <w:annotationRef/>
      </w:r>
      <w:r>
        <w:t>Добавить описание</w:t>
      </w:r>
    </w:p>
  </w:comment>
  <w:comment w:id="268" w:author="Агулов Михаил Александрович" w:date="2020-11-16T15:19:00Z" w:initials="АМА">
    <w:p w14:paraId="476EE4A0" w14:textId="679ECD9C" w:rsidR="00B33E50" w:rsidRDefault="00B33E50">
      <w:pPr>
        <w:pStyle w:val="aff7"/>
      </w:pPr>
      <w:r>
        <w:rPr>
          <w:rStyle w:val="aff9"/>
        </w:rPr>
        <w:annotationRef/>
      </w:r>
    </w:p>
  </w:comment>
  <w:comment w:id="269" w:author="Агулов Михаил Александрович" w:date="2020-11-16T16:48:00Z" w:initials="АМА">
    <w:p w14:paraId="78544C0D" w14:textId="12C50515" w:rsidR="00B33E50" w:rsidRDefault="00B33E50">
      <w:pPr>
        <w:pStyle w:val="aff7"/>
      </w:pPr>
      <w:r>
        <w:rPr>
          <w:rStyle w:val="aff9"/>
        </w:rPr>
        <w:annotationRef/>
      </w:r>
      <w:r>
        <w:t>Добавил</w:t>
      </w:r>
    </w:p>
  </w:comment>
  <w:comment w:id="288" w:author="Дарья Солодовник" w:date="2020-09-02T15:28:00Z" w:initials="ДС">
    <w:p w14:paraId="043A619B" w14:textId="4EDEA1B3" w:rsidR="00B33E50" w:rsidRDefault="00B33E50">
      <w:pPr>
        <w:pStyle w:val="aff7"/>
      </w:pPr>
      <w:r>
        <w:rPr>
          <w:rStyle w:val="aff9"/>
        </w:rPr>
        <w:annotationRef/>
      </w:r>
      <w:r>
        <w:t>Добавить описание</w:t>
      </w:r>
    </w:p>
    <w:p w14:paraId="18F2BA83" w14:textId="77777777" w:rsidR="00B33E50" w:rsidRDefault="00B33E50">
      <w:pPr>
        <w:pStyle w:val="aff7"/>
      </w:pPr>
    </w:p>
    <w:p w14:paraId="02896749" w14:textId="4EBF38CC" w:rsidR="00B33E50" w:rsidRDefault="00B33E50">
      <w:pPr>
        <w:pStyle w:val="aff7"/>
      </w:pPr>
    </w:p>
  </w:comment>
  <w:comment w:id="289" w:author="Агулов Михаил Александрович" w:date="2020-11-16T15:34:00Z" w:initials="АМА">
    <w:p w14:paraId="3B8DDE5E" w14:textId="45E1373B" w:rsidR="00B33E50" w:rsidRDefault="00B33E50">
      <w:pPr>
        <w:pStyle w:val="aff7"/>
      </w:pPr>
      <w:r>
        <w:rPr>
          <w:rStyle w:val="aff9"/>
        </w:rPr>
        <w:annotationRef/>
      </w:r>
      <w:r>
        <w:t>Добавил</w:t>
      </w:r>
    </w:p>
  </w:comment>
  <w:comment w:id="291" w:author="Дарья Солодовник" w:date="2020-08-25T12:16:00Z" w:initials="ДС">
    <w:p w14:paraId="08F56D2C" w14:textId="77777777" w:rsidR="00B33E50" w:rsidRDefault="00B33E50">
      <w:pPr>
        <w:pStyle w:val="aff7"/>
      </w:pPr>
      <w:r>
        <w:rPr>
          <w:rStyle w:val="aff9"/>
        </w:rPr>
        <w:annotationRef/>
      </w:r>
      <w:r>
        <w:t>нет в коде.</w:t>
      </w:r>
    </w:p>
    <w:p w14:paraId="4A69DA0B" w14:textId="77777777" w:rsidR="00B33E50" w:rsidRPr="00DB30A7" w:rsidRDefault="00B33E50">
      <w:pPr>
        <w:pStyle w:val="aff7"/>
        <w:rPr>
          <w:b/>
        </w:rPr>
      </w:pPr>
    </w:p>
  </w:comment>
  <w:comment w:id="292" w:author="Агулов Михаил Александрович" w:date="2020-11-16T15:37:00Z" w:initials="АМА">
    <w:p w14:paraId="060D43D3" w14:textId="0B5AC8CC" w:rsidR="00B33E50" w:rsidRDefault="00B33E50">
      <w:pPr>
        <w:pStyle w:val="aff7"/>
      </w:pPr>
      <w:r>
        <w:rPr>
          <w:rStyle w:val="aff9"/>
        </w:rPr>
        <w:annotationRef/>
      </w:r>
      <w:r>
        <w:t>Исправил.</w:t>
      </w:r>
    </w:p>
  </w:comment>
  <w:comment w:id="293" w:author="Дарья Солодовник" w:date="2020-08-25T12:16:00Z" w:initials="ДС">
    <w:p w14:paraId="59DEC684" w14:textId="77777777" w:rsidR="00B33E50" w:rsidRDefault="00B33E50">
      <w:pPr>
        <w:pStyle w:val="aff7"/>
      </w:pPr>
      <w:r>
        <w:rPr>
          <w:rStyle w:val="aff9"/>
        </w:rPr>
        <w:annotationRef/>
      </w:r>
      <w:r>
        <w:t>нет в коде.</w:t>
      </w:r>
    </w:p>
    <w:p w14:paraId="52728CB8" w14:textId="77777777" w:rsidR="00B33E50" w:rsidRDefault="00B33E50">
      <w:pPr>
        <w:pStyle w:val="aff7"/>
      </w:pPr>
    </w:p>
  </w:comment>
  <w:comment w:id="294" w:author="Агулов Михаил Александрович" w:date="2020-11-16T15:37:00Z" w:initials="АМА">
    <w:p w14:paraId="59E7CC63" w14:textId="00A3A369" w:rsidR="00B33E50" w:rsidRDefault="00B33E50">
      <w:pPr>
        <w:pStyle w:val="aff7"/>
      </w:pPr>
      <w:r>
        <w:rPr>
          <w:rStyle w:val="aff9"/>
        </w:rPr>
        <w:annotationRef/>
      </w:r>
      <w:r>
        <w:t>Исправил.</w:t>
      </w:r>
    </w:p>
  </w:comment>
  <w:comment w:id="295" w:author="Дарья Солодовник" w:date="2020-08-25T12:16:00Z" w:initials="ДС">
    <w:p w14:paraId="0F8D55B9" w14:textId="77777777" w:rsidR="00B33E50" w:rsidRDefault="00B33E50">
      <w:pPr>
        <w:pStyle w:val="aff7"/>
      </w:pPr>
      <w:r>
        <w:rPr>
          <w:rStyle w:val="aff9"/>
        </w:rPr>
        <w:annotationRef/>
      </w:r>
      <w:r>
        <w:t>нет в коде.</w:t>
      </w:r>
    </w:p>
    <w:p w14:paraId="3C1E5CBE" w14:textId="77777777" w:rsidR="00B33E50" w:rsidRDefault="00B33E50">
      <w:pPr>
        <w:pStyle w:val="aff7"/>
      </w:pPr>
    </w:p>
  </w:comment>
  <w:comment w:id="296" w:author="Агулов Михаил Александрович" w:date="2020-11-16T15:37:00Z" w:initials="АМА">
    <w:p w14:paraId="20C0B456" w14:textId="08118036" w:rsidR="00B33E50" w:rsidRDefault="00B33E50">
      <w:pPr>
        <w:pStyle w:val="aff7"/>
      </w:pPr>
      <w:r>
        <w:rPr>
          <w:rStyle w:val="aff9"/>
        </w:rPr>
        <w:annotationRef/>
      </w:r>
      <w:r>
        <w:t>Исправил.</w:t>
      </w:r>
    </w:p>
  </w:comment>
  <w:comment w:id="297" w:author="Дарья Солодовник" w:date="2020-08-25T12:16:00Z" w:initials="ДС">
    <w:p w14:paraId="73D8CA40" w14:textId="77777777" w:rsidR="00B33E50" w:rsidRDefault="00B33E50">
      <w:pPr>
        <w:pStyle w:val="aff7"/>
      </w:pPr>
      <w:r>
        <w:rPr>
          <w:rStyle w:val="aff9"/>
        </w:rPr>
        <w:annotationRef/>
      </w:r>
      <w:r>
        <w:t>Нет  в проекте</w:t>
      </w:r>
    </w:p>
  </w:comment>
  <w:comment w:id="298" w:author="Агулов Михаил Александрович" w:date="2020-11-16T15:37:00Z" w:initials="АМА">
    <w:p w14:paraId="227045F6" w14:textId="4480E535" w:rsidR="00B33E50" w:rsidRDefault="00B33E50">
      <w:pPr>
        <w:pStyle w:val="aff7"/>
      </w:pPr>
      <w:r>
        <w:rPr>
          <w:rStyle w:val="aff9"/>
        </w:rPr>
        <w:annotationRef/>
      </w:r>
      <w:r>
        <w:t>Исправил.</w:t>
      </w:r>
    </w:p>
  </w:comment>
  <w:comment w:id="299" w:author="Агулов Михаил Александрович" w:date="2020-11-16T15:37:00Z" w:initials="АМА">
    <w:p w14:paraId="1C26FE0E" w14:textId="25AC23A5" w:rsidR="00B33E50" w:rsidRDefault="00B33E50">
      <w:pPr>
        <w:pStyle w:val="aff7"/>
      </w:pPr>
      <w:r>
        <w:rPr>
          <w:rStyle w:val="aff9"/>
        </w:rPr>
        <w:annotationRef/>
      </w:r>
      <w:r>
        <w:rPr>
          <w:rStyle w:val="aff9"/>
        </w:rPr>
        <w:t>Исправил</w:t>
      </w:r>
    </w:p>
  </w:comment>
  <w:comment w:id="300" w:author="Агулов Михаил Александрович" w:date="2020-11-16T15:37:00Z" w:initials="АМА">
    <w:p w14:paraId="65F164D3" w14:textId="77777777" w:rsidR="00B33E50" w:rsidRDefault="00B33E50">
      <w:pPr>
        <w:pStyle w:val="aff7"/>
      </w:pPr>
      <w:r>
        <w:rPr>
          <w:rStyle w:val="aff9"/>
        </w:rPr>
        <w:annotationRef/>
      </w:r>
      <w:r>
        <w:t>Исправил.</w:t>
      </w:r>
    </w:p>
    <w:p w14:paraId="1FE5FD38" w14:textId="3BDE9B1C" w:rsidR="00B33E50" w:rsidRDefault="00B33E50">
      <w:pPr>
        <w:pStyle w:val="aff7"/>
      </w:pPr>
    </w:p>
  </w:comment>
  <w:comment w:id="304" w:author="Дарья Солодовник" w:date="2020-08-25T12:16:00Z" w:initials="ДС">
    <w:p w14:paraId="5ED3E24C" w14:textId="77777777" w:rsidR="00B33E50" w:rsidRPr="00333945" w:rsidRDefault="00B33E50">
      <w:pPr>
        <w:pStyle w:val="aff7"/>
      </w:pPr>
      <w:r>
        <w:rPr>
          <w:rStyle w:val="aff9"/>
        </w:rPr>
        <w:annotationRef/>
      </w:r>
      <w:r>
        <w:t>В</w:t>
      </w:r>
      <w:r w:rsidRPr="00333945">
        <w:t xml:space="preserve"> </w:t>
      </w:r>
      <w:r>
        <w:t>заголовке</w:t>
      </w:r>
      <w:r w:rsidRPr="00333945">
        <w:t xml:space="preserve"> </w:t>
      </w:r>
      <w:r w:rsidRPr="00482E84">
        <w:rPr>
          <w:lang w:val="en-US"/>
        </w:rPr>
        <w:t>EcanAck</w:t>
      </w:r>
      <w:r w:rsidRPr="00333945">
        <w:t>_</w:t>
      </w:r>
      <w:r w:rsidRPr="00482E84">
        <w:rPr>
          <w:lang w:val="en-US"/>
        </w:rPr>
        <w:t>driverPIC</w:t>
      </w:r>
      <w:r w:rsidRPr="00333945">
        <w:t>33</w:t>
      </w:r>
    </w:p>
  </w:comment>
  <w:comment w:id="305" w:author="Агулов Михаил Александрович" w:date="2020-11-16T15:39:00Z" w:initials="АМА">
    <w:p w14:paraId="3981801A" w14:textId="7B59873C" w:rsidR="00B33E50" w:rsidRPr="00496343" w:rsidRDefault="00B33E50">
      <w:pPr>
        <w:pStyle w:val="aff7"/>
      </w:pPr>
      <w:r>
        <w:rPr>
          <w:rStyle w:val="aff9"/>
        </w:rPr>
        <w:annotationRef/>
      </w:r>
      <w:r>
        <w:t>Исправил</w:t>
      </w:r>
    </w:p>
  </w:comment>
  <w:comment w:id="306" w:author="SadButTrue" w:date="2020-08-28T15:43:00Z" w:initials="Vl">
    <w:p w14:paraId="019D70EE" w14:textId="77777777" w:rsidR="00B33E50" w:rsidRPr="0057663D" w:rsidRDefault="00B33E50">
      <w:pPr>
        <w:pStyle w:val="aff7"/>
      </w:pPr>
      <w:r>
        <w:rPr>
          <w:rStyle w:val="aff9"/>
        </w:rPr>
        <w:annotationRef/>
      </w:r>
      <w:r w:rsidRPr="0057663D">
        <w:t xml:space="preserve">Есть подозрения, что описание этого модуя взято из другого прибора, в котором несколько иная аппаратная периферия. </w:t>
      </w:r>
      <w:r>
        <w:t>Это нужно перепроверитьт. Это относится к замечаниям 283-305</w:t>
      </w:r>
    </w:p>
  </w:comment>
  <w:comment w:id="313" w:author="Дарья Солодовник" w:date="2020-08-25T12:16:00Z" w:initials="ДС">
    <w:p w14:paraId="7F2F3E27" w14:textId="77777777" w:rsidR="00B33E50" w:rsidRDefault="00B33E50">
      <w:pPr>
        <w:pStyle w:val="aff7"/>
      </w:pPr>
      <w:r>
        <w:rPr>
          <w:rStyle w:val="aff9"/>
        </w:rPr>
        <w:annotationRef/>
      </w:r>
      <w:r>
        <w:t>Нет в проекте</w:t>
      </w:r>
    </w:p>
  </w:comment>
  <w:comment w:id="314" w:author="Агулов Михаил Александрович" w:date="2020-11-16T16:02:00Z" w:initials="АМА">
    <w:p w14:paraId="76A2CA59" w14:textId="7A184909" w:rsidR="00B33E50" w:rsidRPr="00702942" w:rsidRDefault="00B33E50">
      <w:pPr>
        <w:pStyle w:val="aff7"/>
      </w:pPr>
      <w:r>
        <w:rPr>
          <w:rStyle w:val="aff9"/>
        </w:rPr>
        <w:annotationRef/>
      </w:r>
      <w:r>
        <w:t>Исправил</w:t>
      </w:r>
    </w:p>
  </w:comment>
  <w:comment w:id="317" w:author="Дарья Солодовник" w:date="2020-08-25T12:16:00Z" w:initials="ДС">
    <w:p w14:paraId="527048F1" w14:textId="77777777" w:rsidR="00B33E50" w:rsidRDefault="00B33E50">
      <w:pPr>
        <w:pStyle w:val="aff7"/>
      </w:pPr>
      <w:r>
        <w:rPr>
          <w:rStyle w:val="aff9"/>
        </w:rPr>
        <w:annotationRef/>
      </w:r>
      <w:r>
        <w:t>Нет в проекте</w:t>
      </w:r>
    </w:p>
  </w:comment>
  <w:comment w:id="318" w:author="Агулов Михаил Александрович" w:date="2020-11-16T16:02:00Z" w:initials="АМА">
    <w:p w14:paraId="51FB2B93" w14:textId="77777777" w:rsidR="00B33E50" w:rsidRDefault="00B33E50">
      <w:pPr>
        <w:pStyle w:val="aff7"/>
      </w:pPr>
      <w:r>
        <w:rPr>
          <w:rStyle w:val="aff9"/>
        </w:rPr>
        <w:annotationRef/>
      </w:r>
      <w:r>
        <w:t>Исправил</w:t>
      </w:r>
    </w:p>
    <w:p w14:paraId="5F3B940D" w14:textId="4CD99377" w:rsidR="00B33E50" w:rsidRDefault="00B33E50">
      <w:pPr>
        <w:pStyle w:val="aff7"/>
      </w:pPr>
    </w:p>
  </w:comment>
  <w:comment w:id="315" w:author="Дарья Солодовник" w:date="2020-08-25T12:16:00Z" w:initials="ДС">
    <w:p w14:paraId="38AB193F" w14:textId="77777777" w:rsidR="00B33E50" w:rsidRDefault="00B33E50">
      <w:pPr>
        <w:pStyle w:val="aff7"/>
      </w:pPr>
      <w:r>
        <w:rPr>
          <w:rStyle w:val="aff9"/>
        </w:rPr>
        <w:annotationRef/>
      </w:r>
      <w:r>
        <w:t>Не вижу отличия</w:t>
      </w:r>
    </w:p>
  </w:comment>
  <w:comment w:id="316" w:author="Агулов Михаил Александрович" w:date="2020-11-16T16:02:00Z" w:initials="АМА">
    <w:p w14:paraId="2BC37D19" w14:textId="54B6A425" w:rsidR="00B33E50" w:rsidRDefault="00B33E50">
      <w:pPr>
        <w:pStyle w:val="aff7"/>
      </w:pPr>
      <w:r>
        <w:rPr>
          <w:rStyle w:val="aff9"/>
        </w:rPr>
        <w:annotationRef/>
      </w:r>
      <w:r>
        <w:t>Исправил</w:t>
      </w:r>
    </w:p>
  </w:comment>
  <w:comment w:id="319" w:author="Дарья Солодовник" w:date="2020-08-25T12:16:00Z" w:initials="ДС">
    <w:p w14:paraId="16F45B9C" w14:textId="77777777" w:rsidR="00B33E50" w:rsidRDefault="00B33E50">
      <w:pPr>
        <w:pStyle w:val="aff7"/>
      </w:pPr>
      <w:r>
        <w:rPr>
          <w:rStyle w:val="aff9"/>
        </w:rPr>
        <w:annotationRef/>
      </w:r>
      <w:r>
        <w:t>Нет в коде</w:t>
      </w:r>
    </w:p>
  </w:comment>
  <w:comment w:id="320" w:author="Агулов Михаил Александрович" w:date="2020-11-16T16:02:00Z" w:initials="АМА">
    <w:p w14:paraId="7DC4044B" w14:textId="7AE43C67" w:rsidR="00B33E50" w:rsidRDefault="00B33E50">
      <w:pPr>
        <w:pStyle w:val="aff7"/>
      </w:pPr>
      <w:r>
        <w:rPr>
          <w:rStyle w:val="aff9"/>
        </w:rPr>
        <w:annotationRef/>
      </w:r>
      <w:r>
        <w:t>Исправил</w:t>
      </w:r>
    </w:p>
  </w:comment>
  <w:comment w:id="321" w:author="Дарья Солодовник" w:date="2020-08-25T12:16:00Z" w:initials="ДС">
    <w:p w14:paraId="376B1B5B" w14:textId="77777777" w:rsidR="00B33E50" w:rsidRDefault="00B33E50">
      <w:pPr>
        <w:pStyle w:val="aff7"/>
      </w:pPr>
      <w:r>
        <w:rPr>
          <w:rStyle w:val="aff9"/>
        </w:rPr>
        <w:annotationRef/>
      </w:r>
      <w:r>
        <w:t>Что значит точка?</w:t>
      </w:r>
    </w:p>
  </w:comment>
  <w:comment w:id="322" w:author="Дарья Солодовник" w:date="2020-08-25T12:16:00Z" w:initials="ДС">
    <w:p w14:paraId="230547EE" w14:textId="77777777" w:rsidR="00B33E50" w:rsidRDefault="00B33E50">
      <w:pPr>
        <w:pStyle w:val="aff7"/>
      </w:pPr>
      <w:r>
        <w:rPr>
          <w:rStyle w:val="aff9"/>
        </w:rPr>
        <w:annotationRef/>
      </w:r>
      <w:r>
        <w:t>МГц относятся ко всему выражению?</w:t>
      </w:r>
    </w:p>
  </w:comment>
  <w:comment w:id="323" w:author="Агулов Михаил Александрович" w:date="2020-11-16T16:03:00Z" w:initials="АМА">
    <w:p w14:paraId="0ED05D6E" w14:textId="4CDA720F" w:rsidR="00B33E50" w:rsidRDefault="00B33E50">
      <w:pPr>
        <w:pStyle w:val="aff7"/>
      </w:pPr>
      <w:r>
        <w:rPr>
          <w:rStyle w:val="aff9"/>
        </w:rPr>
        <w:annotationRef/>
      </w:r>
      <w:r>
        <w:t>Да</w:t>
      </w:r>
    </w:p>
  </w:comment>
  <w:comment w:id="324" w:author="Дарья Солодовник" w:date="2020-08-25T12:16:00Z" w:initials="ДС">
    <w:p w14:paraId="79A438E9" w14:textId="77777777" w:rsidR="00B33E50" w:rsidRDefault="00B33E50">
      <w:pPr>
        <w:pStyle w:val="aff7"/>
      </w:pPr>
      <w:r>
        <w:rPr>
          <w:rStyle w:val="aff9"/>
        </w:rPr>
        <w:annotationRef/>
      </w:r>
      <w:r>
        <w:t>Нет в проекте</w:t>
      </w:r>
    </w:p>
  </w:comment>
  <w:comment w:id="325" w:author="Агулов Михаил Александрович" w:date="2020-11-16T16:08:00Z" w:initials="АМА">
    <w:p w14:paraId="6E42230C" w14:textId="166C32DF" w:rsidR="00B33E50" w:rsidRPr="0096479C" w:rsidRDefault="00B33E50">
      <w:pPr>
        <w:pStyle w:val="aff7"/>
      </w:pPr>
      <w:r>
        <w:rPr>
          <w:rStyle w:val="aff9"/>
        </w:rPr>
        <w:annotationRef/>
      </w:r>
      <w:r>
        <w:t>Это спец. регистр процессора.</w:t>
      </w:r>
    </w:p>
  </w:comment>
  <w:comment w:id="326" w:author="Дарья Солодовник" w:date="2020-08-25T12:16:00Z" w:initials="ДС">
    <w:p w14:paraId="2C2846E5" w14:textId="77777777" w:rsidR="00B33E50" w:rsidRDefault="00B33E50">
      <w:pPr>
        <w:pStyle w:val="aff7"/>
      </w:pPr>
      <w:r>
        <w:rPr>
          <w:rStyle w:val="aff9"/>
        </w:rPr>
        <w:annotationRef/>
      </w:r>
      <w:r>
        <w:t>Нет в проекте</w:t>
      </w:r>
    </w:p>
  </w:comment>
  <w:comment w:id="327" w:author="Агулов Михаил Александрович" w:date="2020-11-16T16:09:00Z" w:initials="АМА">
    <w:p w14:paraId="586B25D4" w14:textId="77777777" w:rsidR="00B33E50" w:rsidRDefault="00B33E50">
      <w:pPr>
        <w:pStyle w:val="aff7"/>
      </w:pPr>
      <w:r>
        <w:rPr>
          <w:rStyle w:val="aff9"/>
        </w:rPr>
        <w:annotationRef/>
      </w:r>
      <w:r>
        <w:t>Это спец. регистр процессора.</w:t>
      </w:r>
    </w:p>
    <w:p w14:paraId="67083574" w14:textId="5ACBD304" w:rsidR="00B33E50" w:rsidRDefault="00B33E50">
      <w:pPr>
        <w:pStyle w:val="aff7"/>
      </w:pPr>
    </w:p>
  </w:comment>
  <w:comment w:id="328" w:author="Дарья Солодовник" w:date="2020-08-25T12:16:00Z" w:initials="ДС">
    <w:p w14:paraId="20348999" w14:textId="77777777" w:rsidR="00B33E50" w:rsidRDefault="00B33E50">
      <w:pPr>
        <w:pStyle w:val="aff7"/>
      </w:pPr>
      <w:r>
        <w:rPr>
          <w:rStyle w:val="aff9"/>
        </w:rPr>
        <w:annotationRef/>
      </w:r>
      <w:r>
        <w:t>Нет в проекте</w:t>
      </w:r>
    </w:p>
  </w:comment>
  <w:comment w:id="329" w:author="Агулов Михаил Александрович" w:date="2020-11-16T16:09:00Z" w:initials="АМА">
    <w:p w14:paraId="5750A007" w14:textId="77777777" w:rsidR="00B33E50" w:rsidRDefault="00B33E50">
      <w:pPr>
        <w:pStyle w:val="aff7"/>
      </w:pPr>
      <w:r>
        <w:rPr>
          <w:rStyle w:val="aff9"/>
        </w:rPr>
        <w:annotationRef/>
      </w:r>
      <w:r>
        <w:t>Это спец. регистр процессора.</w:t>
      </w:r>
    </w:p>
    <w:p w14:paraId="21972D01" w14:textId="5AFA81C1" w:rsidR="00B33E50" w:rsidRDefault="00B33E50">
      <w:pPr>
        <w:pStyle w:val="aff7"/>
      </w:pPr>
    </w:p>
  </w:comment>
  <w:comment w:id="330" w:author="Дарья Солодовник" w:date="2020-08-25T12:16:00Z" w:initials="ДС">
    <w:p w14:paraId="1A8F7439" w14:textId="77777777" w:rsidR="00B33E50" w:rsidRDefault="00B33E50">
      <w:pPr>
        <w:pStyle w:val="aff7"/>
      </w:pPr>
      <w:r>
        <w:rPr>
          <w:rStyle w:val="aff9"/>
        </w:rPr>
        <w:annotationRef/>
      </w:r>
      <w:r>
        <w:t>Нет в коде</w:t>
      </w:r>
    </w:p>
  </w:comment>
  <w:comment w:id="331" w:author="Агулов Михаил Александрович" w:date="2020-11-16T16:09:00Z" w:initials="АМА">
    <w:p w14:paraId="18F4AF6B" w14:textId="77777777" w:rsidR="00B33E50" w:rsidRDefault="00B33E50">
      <w:pPr>
        <w:pStyle w:val="aff7"/>
      </w:pPr>
      <w:r>
        <w:rPr>
          <w:rStyle w:val="aff9"/>
        </w:rPr>
        <w:annotationRef/>
      </w:r>
      <w:r>
        <w:t>Это спец. регистр процессора.</w:t>
      </w:r>
    </w:p>
    <w:p w14:paraId="4B18215B" w14:textId="10B8B497" w:rsidR="00B33E50" w:rsidRDefault="00B33E50">
      <w:pPr>
        <w:pStyle w:val="aff7"/>
      </w:pPr>
    </w:p>
  </w:comment>
  <w:comment w:id="332" w:author="Дарья Солодовник" w:date="2020-08-25T12:16:00Z" w:initials="ДС">
    <w:p w14:paraId="0C6A66AF" w14:textId="77777777" w:rsidR="00B33E50" w:rsidRDefault="00B33E50">
      <w:pPr>
        <w:pStyle w:val="aff7"/>
      </w:pPr>
      <w:r>
        <w:rPr>
          <w:rStyle w:val="aff9"/>
        </w:rPr>
        <w:annotationRef/>
      </w:r>
      <w:r>
        <w:t>Нет в проекте</w:t>
      </w:r>
    </w:p>
  </w:comment>
  <w:comment w:id="333" w:author="Агулов Михаил Александрович" w:date="2020-11-16T16:09:00Z" w:initials="АМА">
    <w:p w14:paraId="7DFA55F0" w14:textId="648CF547" w:rsidR="00B33E50" w:rsidRDefault="00B33E50">
      <w:pPr>
        <w:pStyle w:val="aff7"/>
      </w:pPr>
      <w:r>
        <w:rPr>
          <w:rStyle w:val="aff9"/>
        </w:rPr>
        <w:annotationRef/>
      </w:r>
      <w:r>
        <w:t>Это спец. регистр процессора.</w:t>
      </w:r>
    </w:p>
  </w:comment>
  <w:comment w:id="334" w:author="Дарья Солодовник" w:date="2020-08-25T12:16:00Z" w:initials="ДС">
    <w:p w14:paraId="68F1EEFC" w14:textId="77777777" w:rsidR="00B33E50" w:rsidRDefault="00B33E50">
      <w:pPr>
        <w:pStyle w:val="aff7"/>
      </w:pPr>
      <w:r>
        <w:rPr>
          <w:rStyle w:val="aff9"/>
        </w:rPr>
        <w:annotationRef/>
      </w:r>
      <w:r w:rsidRPr="005051EE">
        <w:t>Нет в проекте</w:t>
      </w:r>
    </w:p>
  </w:comment>
  <w:comment w:id="335" w:author="Агулов Михаил Александрович" w:date="2020-11-16T16:09:00Z" w:initials="АМА">
    <w:p w14:paraId="0EAAA1ED" w14:textId="419A6692" w:rsidR="00B33E50" w:rsidRDefault="00B33E50">
      <w:pPr>
        <w:pStyle w:val="aff7"/>
      </w:pPr>
      <w:r>
        <w:rPr>
          <w:rStyle w:val="aff9"/>
        </w:rPr>
        <w:annotationRef/>
      </w:r>
      <w:r>
        <w:t>Это спец. регистр процессора.</w:t>
      </w:r>
    </w:p>
  </w:comment>
  <w:comment w:id="336" w:author="Дарья Солодовник" w:date="2020-08-25T12:16:00Z" w:initials="ДС">
    <w:p w14:paraId="246A2838" w14:textId="77777777" w:rsidR="00B33E50" w:rsidRDefault="00B33E50">
      <w:pPr>
        <w:pStyle w:val="aff7"/>
      </w:pPr>
      <w:r>
        <w:rPr>
          <w:rStyle w:val="aff9"/>
        </w:rPr>
        <w:annotationRef/>
      </w:r>
      <w:r w:rsidRPr="005051EE">
        <w:t>Нет в проекте</w:t>
      </w:r>
    </w:p>
  </w:comment>
  <w:comment w:id="337" w:author="Агулов Михаил Александрович" w:date="2020-11-16T16:09:00Z" w:initials="АМА">
    <w:p w14:paraId="5B5DD444" w14:textId="0E7341EB" w:rsidR="00B33E50" w:rsidRDefault="00B33E50">
      <w:pPr>
        <w:pStyle w:val="aff7"/>
      </w:pPr>
      <w:r>
        <w:rPr>
          <w:rStyle w:val="aff9"/>
        </w:rPr>
        <w:annotationRef/>
      </w:r>
      <w:r>
        <w:t>Это спец. регистр процессора.</w:t>
      </w:r>
    </w:p>
  </w:comment>
  <w:comment w:id="338" w:author="Дарья Солодовник" w:date="2020-08-25T12:16:00Z" w:initials="ДС">
    <w:p w14:paraId="1795AAB0" w14:textId="77777777" w:rsidR="00B33E50" w:rsidRDefault="00B33E50">
      <w:pPr>
        <w:pStyle w:val="aff7"/>
      </w:pPr>
      <w:r>
        <w:rPr>
          <w:rStyle w:val="aff9"/>
        </w:rPr>
        <w:annotationRef/>
      </w:r>
      <w:r w:rsidRPr="005051EE">
        <w:t>Нет в проекте</w:t>
      </w:r>
    </w:p>
  </w:comment>
  <w:comment w:id="339" w:author="Агулов Михаил Александрович" w:date="2020-11-16T16:09:00Z" w:initials="АМА">
    <w:p w14:paraId="76B48ED0" w14:textId="7959E328" w:rsidR="00B33E50" w:rsidRDefault="00B33E50">
      <w:pPr>
        <w:pStyle w:val="aff7"/>
      </w:pPr>
      <w:r>
        <w:rPr>
          <w:rStyle w:val="aff9"/>
        </w:rPr>
        <w:annotationRef/>
      </w:r>
      <w:r>
        <w:t>Это спец. регистр процессора.</w:t>
      </w:r>
    </w:p>
  </w:comment>
  <w:comment w:id="340" w:author="Дарья Солодовник" w:date="2020-08-25T12:16:00Z" w:initials="ДС">
    <w:p w14:paraId="63C1DA35" w14:textId="77777777" w:rsidR="00B33E50" w:rsidRDefault="00B33E50">
      <w:pPr>
        <w:pStyle w:val="aff7"/>
      </w:pPr>
      <w:r>
        <w:rPr>
          <w:rStyle w:val="aff9"/>
        </w:rPr>
        <w:annotationRef/>
      </w:r>
      <w:r>
        <w:t>Нет в коде</w:t>
      </w:r>
    </w:p>
  </w:comment>
  <w:comment w:id="341" w:author="Агулов Михаил Александрович" w:date="2020-11-16T16:09:00Z" w:initials="АМА">
    <w:p w14:paraId="086C6D92" w14:textId="15377325" w:rsidR="00B33E50" w:rsidRDefault="00B33E50">
      <w:pPr>
        <w:pStyle w:val="aff7"/>
      </w:pPr>
      <w:r>
        <w:rPr>
          <w:rStyle w:val="aff9"/>
        </w:rPr>
        <w:annotationRef/>
      </w:r>
      <w:r>
        <w:t>Это спец. регистр процессора.</w:t>
      </w:r>
    </w:p>
  </w:comment>
  <w:comment w:id="342" w:author="Дарья Солодовник" w:date="2020-08-25T12:16:00Z" w:initials="ДС">
    <w:p w14:paraId="1EDD0CE8" w14:textId="77777777" w:rsidR="00B33E50" w:rsidRDefault="00B33E50">
      <w:pPr>
        <w:pStyle w:val="aff7"/>
      </w:pPr>
      <w:r>
        <w:rPr>
          <w:rStyle w:val="aff9"/>
        </w:rPr>
        <w:annotationRef/>
      </w:r>
      <w:r>
        <w:t>Нет в коде</w:t>
      </w:r>
    </w:p>
  </w:comment>
  <w:comment w:id="343" w:author="Агулов Михаил Александрович" w:date="2020-11-16T16:09:00Z" w:initials="АМА">
    <w:p w14:paraId="0B4915F5" w14:textId="4BBA35FD" w:rsidR="00B33E50" w:rsidRDefault="00B33E50">
      <w:pPr>
        <w:pStyle w:val="aff7"/>
      </w:pPr>
      <w:r>
        <w:rPr>
          <w:rStyle w:val="aff9"/>
        </w:rPr>
        <w:annotationRef/>
      </w:r>
      <w:r>
        <w:t>Это спец. регистр процессора.</w:t>
      </w:r>
    </w:p>
  </w:comment>
  <w:comment w:id="344" w:author="Дарья Солодовник" w:date="2020-08-25T12:16:00Z" w:initials="ДС">
    <w:p w14:paraId="2684F18B" w14:textId="77777777" w:rsidR="00B33E50" w:rsidRDefault="00B33E50">
      <w:pPr>
        <w:pStyle w:val="aff7"/>
      </w:pPr>
      <w:r>
        <w:rPr>
          <w:rStyle w:val="aff9"/>
        </w:rPr>
        <w:annotationRef/>
      </w:r>
      <w:r>
        <w:t>Это спец. регистр процессора.</w:t>
      </w:r>
    </w:p>
    <w:p w14:paraId="2144D81B" w14:textId="7DA7B984" w:rsidR="00B33E50" w:rsidRDefault="00B33E50">
      <w:pPr>
        <w:pStyle w:val="aff7"/>
      </w:pPr>
    </w:p>
  </w:comment>
  <w:comment w:id="345" w:author="Дарья Солодовник" w:date="2020-09-02T16:24:00Z" w:initials="ДС">
    <w:p w14:paraId="0C46DCD2" w14:textId="3FE1F6BC" w:rsidR="00B33E50" w:rsidRDefault="00B33E50">
      <w:pPr>
        <w:pStyle w:val="aff7"/>
      </w:pPr>
      <w:r>
        <w:rPr>
          <w:rStyle w:val="aff9"/>
        </w:rPr>
        <w:annotationRef/>
      </w:r>
      <w:r>
        <w:t>Добавить описание</w:t>
      </w:r>
    </w:p>
  </w:comment>
  <w:comment w:id="346" w:author="Агулов Михаил Александрович" w:date="2020-11-16T16:12:00Z" w:initials="АМА">
    <w:p w14:paraId="787591A3" w14:textId="021B0C91" w:rsidR="00B33E50" w:rsidRDefault="00B33E50">
      <w:pPr>
        <w:pStyle w:val="aff7"/>
      </w:pPr>
      <w:r>
        <w:rPr>
          <w:rStyle w:val="aff9"/>
        </w:rPr>
        <w:annotationRef/>
      </w:r>
      <w:r>
        <w:t>Добавил</w:t>
      </w:r>
    </w:p>
  </w:comment>
  <w:comment w:id="347" w:author="Дарья Солодовник" w:date="2020-09-22T15:25:00Z" w:initials="ДС">
    <w:p w14:paraId="0769D638" w14:textId="77777777" w:rsidR="00B33E50" w:rsidRDefault="00B33E50">
      <w:pPr>
        <w:pStyle w:val="aff7"/>
      </w:pPr>
      <w:r>
        <w:rPr>
          <w:rStyle w:val="aff9"/>
        </w:rPr>
        <w:annotationRef/>
      </w:r>
      <w:r>
        <w:t>Добавлено из АГП.</w:t>
      </w:r>
    </w:p>
    <w:p w14:paraId="43A7A95B" w14:textId="2F6C5626" w:rsidR="00B33E50" w:rsidRPr="007C5F6A" w:rsidRDefault="00B33E50">
      <w:pPr>
        <w:pStyle w:val="aff7"/>
      </w:pPr>
      <w:r>
        <w:t>Проверить</w:t>
      </w:r>
    </w:p>
  </w:comment>
  <w:comment w:id="348" w:author="Агулов Михаил Александрович" w:date="2020-11-16T16:13:00Z" w:initials="АМА">
    <w:p w14:paraId="62BDCD86" w14:textId="40A54DF5" w:rsidR="00B33E50" w:rsidRDefault="00B33E50">
      <w:pPr>
        <w:pStyle w:val="aff7"/>
      </w:pPr>
      <w:r>
        <w:rPr>
          <w:rStyle w:val="aff9"/>
        </w:rPr>
        <w:annotationRef/>
      </w:r>
      <w:r>
        <w:t>Соответствует</w:t>
      </w:r>
    </w:p>
  </w:comment>
  <w:comment w:id="349" w:author="Дарья Солодовник" w:date="2020-09-02T16:18:00Z" w:initials="ДС">
    <w:p w14:paraId="4E229F0F" w14:textId="175D65E2" w:rsidR="00B33E50" w:rsidRDefault="00B33E50">
      <w:pPr>
        <w:pStyle w:val="aff7"/>
      </w:pPr>
      <w:r>
        <w:rPr>
          <w:rStyle w:val="aff9"/>
        </w:rPr>
        <w:annotationRef/>
      </w:r>
      <w:r>
        <w:t>См.выше</w:t>
      </w:r>
    </w:p>
  </w:comment>
  <w:comment w:id="350" w:author="Агулов Михаил Александрович" w:date="2020-11-17T09:45:00Z" w:initials="АМА">
    <w:p w14:paraId="5EE04A73" w14:textId="1DFD6E65" w:rsidR="009F64D7" w:rsidRPr="00096251" w:rsidRDefault="009F64D7">
      <w:pPr>
        <w:pStyle w:val="aff7"/>
      </w:pPr>
      <w:r>
        <w:rPr>
          <w:rStyle w:val="aff9"/>
        </w:rPr>
        <w:annotationRef/>
      </w:r>
      <w:r>
        <w:t xml:space="preserve">Добавил из </w:t>
      </w:r>
      <w:r w:rsidR="00096251">
        <w:t>АГП-Е</w:t>
      </w:r>
    </w:p>
  </w:comment>
  <w:comment w:id="351" w:author="Дарья Солодовник" w:date="2020-09-02T16:26:00Z" w:initials="ДС">
    <w:p w14:paraId="7FE0149F" w14:textId="79C47871" w:rsidR="00B33E50" w:rsidRDefault="00B33E50">
      <w:pPr>
        <w:pStyle w:val="aff7"/>
      </w:pPr>
      <w:r>
        <w:rPr>
          <w:rStyle w:val="aff9"/>
        </w:rPr>
        <w:annotationRef/>
      </w:r>
      <w:r>
        <w:t>Добавить описание</w:t>
      </w:r>
    </w:p>
  </w:comment>
  <w:comment w:id="352" w:author="Агулов Михаил Александрович" w:date="2020-11-17T09:30:00Z" w:initials="АМА">
    <w:p w14:paraId="4CF96D56" w14:textId="14280CEE" w:rsidR="00B33E50" w:rsidRDefault="00B33E50">
      <w:pPr>
        <w:pStyle w:val="aff7"/>
      </w:pPr>
      <w:r>
        <w:rPr>
          <w:rStyle w:val="aff9"/>
        </w:rPr>
        <w:annotationRef/>
      </w:r>
      <w:r>
        <w:t>Исправил</w:t>
      </w:r>
    </w:p>
  </w:comment>
  <w:comment w:id="353" w:author="Дарья Солодовник" w:date="2020-09-22T15:33:00Z" w:initials="ДС">
    <w:p w14:paraId="3ACF38A2" w14:textId="77777777" w:rsidR="00B33E50" w:rsidRDefault="00B33E50">
      <w:pPr>
        <w:pStyle w:val="aff7"/>
      </w:pPr>
      <w:r>
        <w:rPr>
          <w:rStyle w:val="aff9"/>
        </w:rPr>
        <w:annotationRef/>
      </w:r>
      <w:r>
        <w:t>Добавлено из АГП.</w:t>
      </w:r>
    </w:p>
    <w:p w14:paraId="78A30DEA" w14:textId="50422B07" w:rsidR="00B33E50" w:rsidRPr="00B03C06" w:rsidRDefault="00B33E50">
      <w:pPr>
        <w:pStyle w:val="aff7"/>
      </w:pPr>
      <w:r>
        <w:t>Проверить</w:t>
      </w:r>
    </w:p>
  </w:comment>
  <w:comment w:id="354" w:author="Агулов Михаил Александрович" w:date="2020-11-17T09:27:00Z" w:initials="АМА">
    <w:p w14:paraId="4BFE173C" w14:textId="36C52D34" w:rsidR="00B33E50" w:rsidRDefault="00B33E50">
      <w:pPr>
        <w:pStyle w:val="aff7"/>
      </w:pPr>
      <w:r>
        <w:rPr>
          <w:rStyle w:val="aff9"/>
        </w:rPr>
        <w:annotationRef/>
      </w:r>
      <w:r>
        <w:t>Соответствует</w:t>
      </w:r>
    </w:p>
  </w:comment>
  <w:comment w:id="355" w:author="Дарья Солодовник" w:date="2020-09-22T15:33:00Z" w:initials="ДС">
    <w:p w14:paraId="15798E27" w14:textId="6855E337" w:rsidR="00B33E50" w:rsidRDefault="00B33E50">
      <w:pPr>
        <w:pStyle w:val="aff7"/>
      </w:pPr>
      <w:r>
        <w:rPr>
          <w:rStyle w:val="aff9"/>
        </w:rPr>
        <w:annotationRef/>
      </w:r>
      <w:r w:rsidRPr="000E5B7C">
        <w:t>dsPIC33_CanRegs</w:t>
      </w:r>
    </w:p>
  </w:comment>
  <w:comment w:id="356" w:author="Агулов Михаил Александрович" w:date="2020-11-17T09:27:00Z" w:initials="АМА">
    <w:p w14:paraId="212A42EC" w14:textId="5C7757BE" w:rsidR="00B33E50" w:rsidRPr="00B33E50" w:rsidRDefault="00B33E50">
      <w:pPr>
        <w:pStyle w:val="aff7"/>
      </w:pPr>
      <w:r>
        <w:rPr>
          <w:rStyle w:val="aff9"/>
        </w:rPr>
        <w:annotationRef/>
      </w:r>
      <w:r>
        <w:t xml:space="preserve">Исправил на </w:t>
      </w:r>
      <w:r w:rsidRPr="00B33E50">
        <w:t>dsPIC33_CanRegs</w:t>
      </w:r>
    </w:p>
  </w:comment>
  <w:comment w:id="359" w:author="Дарья Солодовник" w:date="2020-09-02T16:55:00Z" w:initials="ДС">
    <w:p w14:paraId="67849EAB" w14:textId="3E8ACDC8" w:rsidR="00B33E50" w:rsidRDefault="00B33E50">
      <w:pPr>
        <w:pStyle w:val="aff7"/>
      </w:pPr>
      <w:r>
        <w:rPr>
          <w:rStyle w:val="aff9"/>
        </w:rPr>
        <w:annotationRef/>
      </w:r>
      <w:r>
        <w:t>Добавить описание</w:t>
      </w:r>
    </w:p>
  </w:comment>
  <w:comment w:id="360" w:author="Агулов Михаил Александрович" w:date="2020-11-17T09:26:00Z" w:initials="АМА">
    <w:p w14:paraId="3CD70653" w14:textId="3E2A0DD8" w:rsidR="00B33E50" w:rsidRDefault="00B33E50">
      <w:pPr>
        <w:pStyle w:val="aff7"/>
      </w:pPr>
      <w:r>
        <w:rPr>
          <w:rStyle w:val="aff9"/>
        </w:rPr>
        <w:annotationRef/>
      </w:r>
      <w:r>
        <w:t>Добавил</w:t>
      </w:r>
    </w:p>
  </w:comment>
  <w:comment w:id="361" w:author="Дарья Солодовник" w:date="2020-09-22T15:38:00Z" w:initials="ДС">
    <w:p w14:paraId="7C2541A8" w14:textId="77777777" w:rsidR="00B33E50" w:rsidRDefault="00B33E50">
      <w:pPr>
        <w:pStyle w:val="aff7"/>
      </w:pPr>
      <w:r>
        <w:rPr>
          <w:rStyle w:val="aff9"/>
        </w:rPr>
        <w:annotationRef/>
      </w:r>
      <w:r>
        <w:t>Добавлено из АГП.</w:t>
      </w:r>
    </w:p>
    <w:p w14:paraId="694E9CD6" w14:textId="5390F1C3" w:rsidR="00B33E50" w:rsidRPr="00BB4310" w:rsidRDefault="00B33E50">
      <w:pPr>
        <w:pStyle w:val="aff7"/>
      </w:pPr>
      <w:r>
        <w:t>Проверить</w:t>
      </w:r>
    </w:p>
  </w:comment>
  <w:comment w:id="362" w:author="Агулов Михаил Александрович" w:date="2020-11-17T09:22:00Z" w:initials="АМА">
    <w:p w14:paraId="2E5DF1A8" w14:textId="4E3A3140" w:rsidR="00B33E50" w:rsidRPr="00797A55" w:rsidRDefault="00B33E50">
      <w:pPr>
        <w:pStyle w:val="aff7"/>
      </w:pPr>
      <w:r>
        <w:rPr>
          <w:rStyle w:val="aff9"/>
        </w:rPr>
        <w:annotationRef/>
      </w:r>
      <w:r>
        <w:t>Исправил описание</w:t>
      </w:r>
    </w:p>
  </w:comment>
  <w:comment w:id="364" w:author="Дарья Солодовник" w:date="2020-09-03T09:15:00Z" w:initials="ДС">
    <w:p w14:paraId="4677619A" w14:textId="19379739" w:rsidR="00B33E50" w:rsidRPr="00941EB1" w:rsidRDefault="00B33E50">
      <w:pPr>
        <w:pStyle w:val="aff7"/>
      </w:pPr>
      <w:r>
        <w:rPr>
          <w:rStyle w:val="aff9"/>
        </w:rPr>
        <w:annotationRef/>
      </w:r>
      <w:r>
        <w:t>Добавлено из ОКСМ-Е</w:t>
      </w:r>
    </w:p>
  </w:comment>
  <w:comment w:id="365" w:author="Агулов Михаил Александрович" w:date="2020-11-17T09:21:00Z" w:initials="АМА">
    <w:p w14:paraId="7319B3B9" w14:textId="6AE355C2" w:rsidR="00B33E50" w:rsidRDefault="00B33E50">
      <w:pPr>
        <w:pStyle w:val="aff7"/>
      </w:pPr>
      <w:r>
        <w:rPr>
          <w:rStyle w:val="aff9"/>
        </w:rPr>
        <w:annotationRef/>
      </w:r>
      <w:r>
        <w:t>Соответствуе реализации</w:t>
      </w:r>
    </w:p>
  </w:comment>
  <w:comment w:id="366" w:author="Дарья Солодовник" w:date="2020-09-03T10:32:00Z" w:initials="ДС">
    <w:p w14:paraId="6C8586E7" w14:textId="3CEB5B49" w:rsidR="00B33E50" w:rsidRDefault="00B33E50">
      <w:pPr>
        <w:pStyle w:val="aff7"/>
      </w:pPr>
      <w:r>
        <w:rPr>
          <w:rStyle w:val="aff9"/>
        </w:rPr>
        <w:annotationRef/>
      </w:r>
      <w:r>
        <w:t>Добавить описание</w:t>
      </w:r>
    </w:p>
  </w:comment>
  <w:comment w:id="367" w:author="Агулов Михаил Александрович" w:date="2020-11-16T16:52:00Z" w:initials="АМА">
    <w:p w14:paraId="5F62031D" w14:textId="54806EBB" w:rsidR="00B33E50" w:rsidRDefault="00B33E50">
      <w:pPr>
        <w:pStyle w:val="aff7"/>
      </w:pPr>
      <w:r>
        <w:rPr>
          <w:rStyle w:val="aff9"/>
        </w:rPr>
        <w:annotationRef/>
      </w:r>
      <w:r>
        <w:t>Допоплнено описание</w:t>
      </w:r>
    </w:p>
  </w:comment>
  <w:comment w:id="368" w:author="Дарья Солодовник" w:date="2020-09-03T10:36:00Z" w:initials="ДС">
    <w:p w14:paraId="46C7F532" w14:textId="04259428" w:rsidR="00B33E50" w:rsidRDefault="00B33E50">
      <w:pPr>
        <w:pStyle w:val="aff7"/>
      </w:pPr>
      <w:r>
        <w:rPr>
          <w:rStyle w:val="aff9"/>
        </w:rPr>
        <w:annotationRef/>
      </w:r>
      <w:r>
        <w:t>Добавить описание</w:t>
      </w:r>
    </w:p>
  </w:comment>
  <w:comment w:id="369" w:author="Агулов Михаил Александрович" w:date="2020-11-16T16:53:00Z" w:initials="АМА">
    <w:p w14:paraId="3D8F9F18" w14:textId="50B34D2B" w:rsidR="00B33E50" w:rsidRDefault="00B33E50">
      <w:pPr>
        <w:pStyle w:val="aff7"/>
      </w:pPr>
      <w:r>
        <w:rPr>
          <w:rStyle w:val="aff9"/>
        </w:rPr>
        <w:annotationRef/>
      </w:r>
      <w:r>
        <w:t>Допоплнено описание</w:t>
      </w:r>
    </w:p>
  </w:comment>
  <w:comment w:id="372" w:author="Дарья Солодовник" w:date="2020-09-03T11:26:00Z" w:initials="ДС">
    <w:p w14:paraId="6E09335C" w14:textId="1BB17530" w:rsidR="00B33E50" w:rsidRDefault="00B33E50">
      <w:pPr>
        <w:pStyle w:val="aff7"/>
      </w:pPr>
      <w:r>
        <w:rPr>
          <w:rStyle w:val="aff9"/>
        </w:rPr>
        <w:annotationRef/>
      </w:r>
      <w:r>
        <w:t>Из ОКСМ-Е</w:t>
      </w:r>
    </w:p>
  </w:comment>
  <w:comment w:id="373" w:author="Агулов Михаил Александрович" w:date="2020-11-17T09:09:00Z" w:initials="АМА">
    <w:p w14:paraId="706E40B8" w14:textId="025D8C1B" w:rsidR="00B33E50" w:rsidRPr="000C513C" w:rsidRDefault="00B33E50">
      <w:pPr>
        <w:pStyle w:val="aff7"/>
      </w:pPr>
      <w:r>
        <w:rPr>
          <w:rStyle w:val="aff9"/>
        </w:rPr>
        <w:annotationRef/>
      </w:r>
      <w:r>
        <w:t>Правильно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588A97" w15:done="0"/>
  <w15:commentEx w15:paraId="2E3EAEF1" w15:done="0"/>
  <w15:commentEx w15:paraId="6ECF2ACB" w15:done="0"/>
  <w15:commentEx w15:paraId="79A3EF66" w15:done="0"/>
  <w15:commentEx w15:paraId="4976BAD1" w15:paraIdParent="79A3EF66" w15:done="0"/>
  <w15:commentEx w15:paraId="4BD05741" w15:done="0"/>
  <w15:commentEx w15:paraId="0B3FA7DC" w15:paraIdParent="4BD05741" w15:done="0"/>
  <w15:commentEx w15:paraId="63E56D53" w15:paraIdParent="4BD05741" w15:done="0"/>
  <w15:commentEx w15:paraId="170B97BD" w15:done="0"/>
  <w15:commentEx w15:paraId="183F5074" w15:paraIdParent="170B97BD" w15:done="0"/>
  <w15:commentEx w15:paraId="23A1994A" w15:done="0"/>
  <w15:commentEx w15:paraId="09825FD0" w15:done="0"/>
  <w15:commentEx w15:paraId="1DC7669C" w15:paraIdParent="09825FD0" w15:done="0"/>
  <w15:commentEx w15:paraId="73211420" w15:done="0"/>
  <w15:commentEx w15:paraId="3AC19183" w15:paraIdParent="73211420" w15:done="0"/>
  <w15:commentEx w15:paraId="570DF228" w15:done="0"/>
  <w15:commentEx w15:paraId="6620296F" w15:done="0"/>
  <w15:commentEx w15:paraId="49F16B37" w15:paraIdParent="6620296F" w15:done="0"/>
  <w15:commentEx w15:paraId="1EABA566" w15:done="0"/>
  <w15:commentEx w15:paraId="5058A51F" w15:paraIdParent="1EABA566" w15:done="0"/>
  <w15:commentEx w15:paraId="7F856040" w15:paraIdParent="1EABA566" w15:done="0"/>
  <w15:commentEx w15:paraId="39F4EAC2" w15:done="0"/>
  <w15:commentEx w15:paraId="03DEF0DE" w15:done="0"/>
  <w15:commentEx w15:paraId="039062CA" w15:paraIdParent="03DEF0DE" w15:done="0"/>
  <w15:commentEx w15:paraId="3C9CD214" w15:done="0"/>
  <w15:commentEx w15:paraId="4A0D17F8" w15:paraIdParent="3C9CD214" w15:done="0"/>
  <w15:commentEx w15:paraId="67341085" w15:done="0"/>
  <w15:commentEx w15:paraId="5F9E58E9" w15:paraIdParent="67341085" w15:done="0"/>
  <w15:commentEx w15:paraId="536AB48D" w15:done="0"/>
  <w15:commentEx w15:paraId="7CE39570" w15:paraIdParent="536AB48D" w15:done="0"/>
  <w15:commentEx w15:paraId="32D8028B" w15:done="0"/>
  <w15:commentEx w15:paraId="2DEF9C65" w15:paraIdParent="32D8028B" w15:done="0"/>
  <w15:commentEx w15:paraId="23E66AF6" w15:done="0"/>
  <w15:commentEx w15:paraId="0A85B4BE" w15:paraIdParent="23E66AF6" w15:done="0"/>
  <w15:commentEx w15:paraId="451DF349" w15:done="0"/>
  <w15:commentEx w15:paraId="6A8A97FF" w15:paraIdParent="451DF349" w15:done="0"/>
  <w15:commentEx w15:paraId="729D5E0C" w15:done="0"/>
  <w15:commentEx w15:paraId="746FC5DC" w15:paraIdParent="729D5E0C" w15:done="0"/>
  <w15:commentEx w15:paraId="4CD42B2D" w15:done="0"/>
  <w15:commentEx w15:paraId="6A9E189B" w15:paraIdParent="4CD42B2D" w15:done="0"/>
  <w15:commentEx w15:paraId="02894D5F" w15:done="0"/>
  <w15:commentEx w15:paraId="000CD8BA" w15:paraIdParent="02894D5F" w15:done="0"/>
  <w15:commentEx w15:paraId="6869D7D4" w15:done="0"/>
  <w15:commentEx w15:paraId="3CFA746B" w15:paraIdParent="6869D7D4" w15:done="0"/>
  <w15:commentEx w15:paraId="6C3BBBDC" w15:done="0"/>
  <w15:commentEx w15:paraId="41091C2E" w15:paraIdParent="6C3BBBDC" w15:done="0"/>
  <w15:commentEx w15:paraId="66F9A367" w15:done="0"/>
  <w15:commentEx w15:paraId="10A4B900" w15:paraIdParent="66F9A367" w15:done="0"/>
  <w15:commentEx w15:paraId="05922729" w15:done="0"/>
  <w15:commentEx w15:paraId="0AC64D8A" w15:paraIdParent="05922729" w15:done="0"/>
  <w15:commentEx w15:paraId="52F4FA4E" w15:done="0"/>
  <w15:commentEx w15:paraId="425185D7" w15:paraIdParent="52F4FA4E" w15:done="0"/>
  <w15:commentEx w15:paraId="1B3354D6" w15:done="0"/>
  <w15:commentEx w15:paraId="626D107E" w15:paraIdParent="1B3354D6" w15:done="0"/>
  <w15:commentEx w15:paraId="1B4A48B2" w15:done="0"/>
  <w15:commentEx w15:paraId="0FC739D6" w15:paraIdParent="1B4A48B2" w15:done="0"/>
  <w15:commentEx w15:paraId="0BD39BED" w15:done="0"/>
  <w15:commentEx w15:paraId="476EE4A0" w15:paraIdParent="0BD39BED" w15:done="0"/>
  <w15:commentEx w15:paraId="78544C0D" w15:paraIdParent="0BD39BED" w15:done="0"/>
  <w15:commentEx w15:paraId="02896749" w15:done="0"/>
  <w15:commentEx w15:paraId="3B8DDE5E" w15:paraIdParent="02896749" w15:done="0"/>
  <w15:commentEx w15:paraId="4A69DA0B" w15:done="0"/>
  <w15:commentEx w15:paraId="060D43D3" w15:paraIdParent="4A69DA0B" w15:done="0"/>
  <w15:commentEx w15:paraId="52728CB8" w15:done="0"/>
  <w15:commentEx w15:paraId="59E7CC63" w15:paraIdParent="52728CB8" w15:done="0"/>
  <w15:commentEx w15:paraId="3C1E5CBE" w15:done="0"/>
  <w15:commentEx w15:paraId="20C0B456" w15:paraIdParent="3C1E5CBE" w15:done="0"/>
  <w15:commentEx w15:paraId="73D8CA40" w15:done="0"/>
  <w15:commentEx w15:paraId="227045F6" w15:paraIdParent="73D8CA40" w15:done="0"/>
  <w15:commentEx w15:paraId="1C26FE0E" w15:done="0"/>
  <w15:commentEx w15:paraId="1FE5FD38" w15:paraIdParent="1C26FE0E" w15:done="0"/>
  <w15:commentEx w15:paraId="5ED3E24C" w15:done="0"/>
  <w15:commentEx w15:paraId="3981801A" w15:paraIdParent="5ED3E24C" w15:done="0"/>
  <w15:commentEx w15:paraId="019D70EE" w15:done="0"/>
  <w15:commentEx w15:paraId="7F2F3E27" w15:done="0"/>
  <w15:commentEx w15:paraId="76A2CA59" w15:paraIdParent="7F2F3E27" w15:done="0"/>
  <w15:commentEx w15:paraId="527048F1" w15:done="0"/>
  <w15:commentEx w15:paraId="5F3B940D" w15:paraIdParent="527048F1" w15:done="0"/>
  <w15:commentEx w15:paraId="38AB193F" w15:done="0"/>
  <w15:commentEx w15:paraId="2BC37D19" w15:paraIdParent="38AB193F" w15:done="0"/>
  <w15:commentEx w15:paraId="16F45B9C" w15:done="0"/>
  <w15:commentEx w15:paraId="7DC4044B" w15:paraIdParent="16F45B9C" w15:done="0"/>
  <w15:commentEx w15:paraId="376B1B5B" w15:done="0"/>
  <w15:commentEx w15:paraId="230547EE" w15:done="0"/>
  <w15:commentEx w15:paraId="0ED05D6E" w15:paraIdParent="230547EE" w15:done="0"/>
  <w15:commentEx w15:paraId="79A438E9" w15:done="0"/>
  <w15:commentEx w15:paraId="6E42230C" w15:paraIdParent="79A438E9" w15:done="0"/>
  <w15:commentEx w15:paraId="2C2846E5" w15:done="0"/>
  <w15:commentEx w15:paraId="67083574" w15:paraIdParent="2C2846E5" w15:done="0"/>
  <w15:commentEx w15:paraId="20348999" w15:done="0"/>
  <w15:commentEx w15:paraId="21972D01" w15:paraIdParent="20348999" w15:done="0"/>
  <w15:commentEx w15:paraId="1A8F7439" w15:done="0"/>
  <w15:commentEx w15:paraId="4B18215B" w15:paraIdParent="1A8F7439" w15:done="0"/>
  <w15:commentEx w15:paraId="0C6A66AF" w15:done="0"/>
  <w15:commentEx w15:paraId="7DFA55F0" w15:paraIdParent="0C6A66AF" w15:done="0"/>
  <w15:commentEx w15:paraId="68F1EEFC" w15:done="0"/>
  <w15:commentEx w15:paraId="0EAAA1ED" w15:paraIdParent="68F1EEFC" w15:done="0"/>
  <w15:commentEx w15:paraId="246A2838" w15:done="0"/>
  <w15:commentEx w15:paraId="5B5DD444" w15:paraIdParent="246A2838" w15:done="0"/>
  <w15:commentEx w15:paraId="1795AAB0" w15:done="0"/>
  <w15:commentEx w15:paraId="76B48ED0" w15:paraIdParent="1795AAB0" w15:done="0"/>
  <w15:commentEx w15:paraId="63C1DA35" w15:done="0"/>
  <w15:commentEx w15:paraId="086C6D92" w15:paraIdParent="63C1DA35" w15:done="0"/>
  <w15:commentEx w15:paraId="1EDD0CE8" w15:done="0"/>
  <w15:commentEx w15:paraId="0B4915F5" w15:paraIdParent="1EDD0CE8" w15:done="0"/>
  <w15:commentEx w15:paraId="2144D81B" w15:done="0"/>
  <w15:commentEx w15:paraId="0C46DCD2" w15:done="0"/>
  <w15:commentEx w15:paraId="787591A3" w15:paraIdParent="0C46DCD2" w15:done="0"/>
  <w15:commentEx w15:paraId="43A7A95B" w15:done="0"/>
  <w15:commentEx w15:paraId="62BDCD86" w15:paraIdParent="43A7A95B" w15:done="0"/>
  <w15:commentEx w15:paraId="4E229F0F" w15:done="0"/>
  <w15:commentEx w15:paraId="5EE04A73" w15:paraIdParent="4E229F0F" w15:done="0"/>
  <w15:commentEx w15:paraId="7FE0149F" w15:done="0"/>
  <w15:commentEx w15:paraId="4CF96D56" w15:paraIdParent="7FE0149F" w15:done="0"/>
  <w15:commentEx w15:paraId="78A30DEA" w15:done="0"/>
  <w15:commentEx w15:paraId="4BFE173C" w15:paraIdParent="78A30DEA" w15:done="0"/>
  <w15:commentEx w15:paraId="15798E27" w15:done="0"/>
  <w15:commentEx w15:paraId="212A42EC" w15:paraIdParent="15798E27" w15:done="0"/>
  <w15:commentEx w15:paraId="67849EAB" w15:done="0"/>
  <w15:commentEx w15:paraId="3CD70653" w15:paraIdParent="67849EAB" w15:done="0"/>
  <w15:commentEx w15:paraId="694E9CD6" w15:done="0"/>
  <w15:commentEx w15:paraId="2E5DF1A8" w15:paraIdParent="694E9CD6" w15:done="0"/>
  <w15:commentEx w15:paraId="4677619A" w15:done="0"/>
  <w15:commentEx w15:paraId="7319B3B9" w15:paraIdParent="4677619A" w15:done="0"/>
  <w15:commentEx w15:paraId="6C8586E7" w15:done="0"/>
  <w15:commentEx w15:paraId="5F62031D" w15:paraIdParent="6C8586E7" w15:done="0"/>
  <w15:commentEx w15:paraId="46C7F532" w15:done="0"/>
  <w15:commentEx w15:paraId="3D8F9F18" w15:paraIdParent="46C7F532" w15:done="0"/>
  <w15:commentEx w15:paraId="6E09335C" w15:done="0"/>
  <w15:commentEx w15:paraId="706E40B8" w15:paraIdParent="6E0933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5B7D" w16cex:dateUtc="2020-09-03T09:09:00Z"/>
  <w16cex:commentExtensible w16cex:durableId="235CF985" w16cex:dateUtc="2020-11-16T10:13:00Z"/>
  <w16cex:commentExtensible w16cex:durableId="22F8AD11" w16cex:dateUtc="2020-09-01T08:20:00Z"/>
  <w16cex:commentExtensible w16cex:durableId="22F8B6DD" w16cex:dateUtc="2020-09-01T09:02:00Z"/>
  <w16cex:commentExtensible w16cex:durableId="235CFF26" w16cex:dateUtc="2020-11-16T10:37:00Z"/>
  <w16cex:commentExtensible w16cex:durableId="235CFF4B" w16cex:dateUtc="2020-11-16T10:38:00Z"/>
  <w16cex:commentExtensible w16cex:durableId="235D074B" w16cex:dateUtc="2020-11-16T11:12:00Z"/>
  <w16cex:commentExtensible w16cex:durableId="235D07BC" w16cex:dateUtc="2020-11-16T11:14:00Z"/>
  <w16cex:commentExtensible w16cex:durableId="22F8CD6F" w16cex:dateUtc="2020-09-01T10:38:00Z"/>
  <w16cex:commentExtensible w16cex:durableId="235D08B8" w16cex:dateUtc="2020-11-16T11:18:00Z"/>
  <w16cex:commentExtensible w16cex:durableId="235D0983" w16cex:dateUtc="2020-11-16T11:21:00Z"/>
  <w16cex:commentExtensible w16cex:durableId="235D0A5A" w16cex:dateUtc="2020-11-16T11:25:00Z"/>
  <w16cex:commentExtensible w16cex:durableId="22F8F80B" w16cex:dateUtc="2020-09-01T13:40:00Z"/>
  <w16cex:commentExtensible w16cex:durableId="235E1E33" w16cex:dateUtc="2020-11-17T07:02:00Z"/>
  <w16cex:commentExtensible w16cex:durableId="235D0ABD" w16cex:dateUtc="2020-11-16T11:27:00Z"/>
  <w16cex:commentExtensible w16cex:durableId="235D0BD0" w16cex:dateUtc="2020-11-16T11:31:00Z"/>
  <w16cex:commentExtensible w16cex:durableId="235D0BD9" w16cex:dateUtc="2020-11-16T11:31:00Z"/>
  <w16cex:commentExtensible w16cex:durableId="22FB7BEA" w16cex:dateUtc="2020-09-03T11:27:00Z"/>
  <w16cex:commentExtensible w16cex:durableId="235D0C63" w16cex:dateUtc="2020-11-16T11:34:00Z"/>
  <w16cex:commentExtensible w16cex:durableId="235D0CAB" w16cex:dateUtc="2020-11-16T11:35:00Z"/>
  <w16cex:commentExtensible w16cex:durableId="235E1EB9" w16cex:dateUtc="2020-11-17T07:04:00Z"/>
  <w16cex:commentExtensible w16cex:durableId="235D0EEC" w16cex:dateUtc="2020-11-16T11:45:00Z"/>
  <w16cex:commentExtensible w16cex:durableId="235D1391" w16cex:dateUtc="2020-11-16T12:04:00Z"/>
  <w16cex:commentExtensible w16cex:durableId="235D141C" w16cex:dateUtc="2020-11-16T12:07:00Z"/>
  <w16cex:commentExtensible w16cex:durableId="235D14AC" w16cex:dateUtc="2020-11-16T12:09:00Z"/>
  <w16cex:commentExtensible w16cex:durableId="235D14D4" w16cex:dateUtc="2020-11-16T12:10:00Z"/>
  <w16cex:commentExtensible w16cex:durableId="235D14ED" w16cex:dateUtc="2020-11-16T12:10:00Z"/>
  <w16cex:commentExtensible w16cex:durableId="235D18F9" w16cex:dateUtc="2020-11-16T12:27:00Z"/>
  <w16cex:commentExtensible w16cex:durableId="235D26C4" w16cex:dateUtc="2020-11-16T13:26:00Z"/>
  <w16cex:commentExtensible w16cex:durableId="235D16EA" w16cex:dateUtc="2020-11-16T12:19:00Z"/>
  <w16cex:commentExtensible w16cex:durableId="235D2BC5" w16cex:dateUtc="2020-11-16T13:48:00Z"/>
  <w16cex:commentExtensible w16cex:durableId="22FA38B4" w16cex:dateUtc="2020-09-02T12:28:00Z"/>
  <w16cex:commentExtensible w16cex:durableId="235D1A6D" w16cex:dateUtc="2020-11-16T12:34:00Z"/>
  <w16cex:commentExtensible w16cex:durableId="235D1B3C" w16cex:dateUtc="2020-11-16T12:37:00Z"/>
  <w16cex:commentExtensible w16cex:durableId="235D1B44" w16cex:dateUtc="2020-11-16T12:37:00Z"/>
  <w16cex:commentExtensible w16cex:durableId="235D1B48" w16cex:dateUtc="2020-11-16T12:37:00Z"/>
  <w16cex:commentExtensible w16cex:durableId="235D1B4B" w16cex:dateUtc="2020-11-16T12:37:00Z"/>
  <w16cex:commentExtensible w16cex:durableId="235D1B27" w16cex:dateUtc="2020-11-16T12:37:00Z"/>
  <w16cex:commentExtensible w16cex:durableId="235D1B4F" w16cex:dateUtc="2020-11-16T12:37:00Z"/>
  <w16cex:commentExtensible w16cex:durableId="235D1B9C" w16cex:dateUtc="2020-11-16T12:39:00Z"/>
  <w16cex:commentExtensible w16cex:durableId="235D2109" w16cex:dateUtc="2020-11-16T13:02:00Z"/>
  <w16cex:commentExtensible w16cex:durableId="235D2111" w16cex:dateUtc="2020-11-16T13:02:00Z"/>
  <w16cex:commentExtensible w16cex:durableId="235D2119" w16cex:dateUtc="2020-11-16T13:02:00Z"/>
  <w16cex:commentExtensible w16cex:durableId="235D211B" w16cex:dateUtc="2020-11-16T13:02:00Z"/>
  <w16cex:commentExtensible w16cex:durableId="235D216D" w16cex:dateUtc="2020-11-16T13:03:00Z"/>
  <w16cex:commentExtensible w16cex:durableId="235D2299" w16cex:dateUtc="2020-11-16T13:08:00Z"/>
  <w16cex:commentExtensible w16cex:durableId="235D22A6" w16cex:dateUtc="2020-11-16T13:09:00Z"/>
  <w16cex:commentExtensible w16cex:durableId="235D22A9" w16cex:dateUtc="2020-11-16T13:09:00Z"/>
  <w16cex:commentExtensible w16cex:durableId="235D22B0" w16cex:dateUtc="2020-11-16T13:09:00Z"/>
  <w16cex:commentExtensible w16cex:durableId="235D22B8" w16cex:dateUtc="2020-11-16T13:09:00Z"/>
  <w16cex:commentExtensible w16cex:durableId="235D22BA" w16cex:dateUtc="2020-11-16T13:09:00Z"/>
  <w16cex:commentExtensible w16cex:durableId="235D22BD" w16cex:dateUtc="2020-11-16T13:09:00Z"/>
  <w16cex:commentExtensible w16cex:durableId="235D22C0" w16cex:dateUtc="2020-11-16T13:09:00Z"/>
  <w16cex:commentExtensible w16cex:durableId="235D22C6" w16cex:dateUtc="2020-11-16T13:09:00Z"/>
  <w16cex:commentExtensible w16cex:durableId="235D22C9" w16cex:dateUtc="2020-11-16T13:09:00Z"/>
  <w16cex:commentExtensible w16cex:durableId="22FA45AB" w16cex:dateUtc="2020-09-02T13:24:00Z"/>
  <w16cex:commentExtensible w16cex:durableId="235D2370" w16cex:dateUtc="2020-11-16T13:12:00Z"/>
  <w16cex:commentExtensible w16cex:durableId="231496C8" w16cex:dateUtc="2020-09-22T12:25:00Z"/>
  <w16cex:commentExtensible w16cex:durableId="235D23BE" w16cex:dateUtc="2020-11-16T13:13:00Z"/>
  <w16cex:commentExtensible w16cex:durableId="22FA4470" w16cex:dateUtc="2020-09-02T13:18:00Z"/>
  <w16cex:commentExtensible w16cex:durableId="235E1A1E" w16cex:dateUtc="2020-11-17T06:45:00Z"/>
  <w16cex:commentExtensible w16cex:durableId="22FA4650" w16cex:dateUtc="2020-09-02T13:26:00Z"/>
  <w16cex:commentExtensible w16cex:durableId="235E16A1" w16cex:dateUtc="2020-11-17T06:30:00Z"/>
  <w16cex:commentExtensible w16cex:durableId="231497CB" w16cex:dateUtc="2020-09-22T12:33:00Z"/>
  <w16cex:commentExtensible w16cex:durableId="235E160F" w16cex:dateUtc="2020-11-17T06:27:00Z"/>
  <w16cex:commentExtensible w16cex:durableId="231497E0" w16cex:dateUtc="2020-09-22T12:33:00Z"/>
  <w16cex:commentExtensible w16cex:durableId="235E15F2" w16cex:dateUtc="2020-11-17T06:27:00Z"/>
  <w16cex:commentExtensible w16cex:durableId="22FA4CEE" w16cex:dateUtc="2020-09-02T13:55:00Z"/>
  <w16cex:commentExtensible w16cex:durableId="235E15AC" w16cex:dateUtc="2020-11-17T06:26:00Z"/>
  <w16cex:commentExtensible w16cex:durableId="231498E6" w16cex:dateUtc="2020-09-22T12:38:00Z"/>
  <w16cex:commentExtensible w16cex:durableId="235E14BC" w16cex:dateUtc="2020-11-17T06:22:00Z"/>
  <w16cex:commentExtensible w16cex:durableId="22FB32C7" w16cex:dateUtc="2020-09-03T06:15:00Z"/>
  <w16cex:commentExtensible w16cex:durableId="235E14AA" w16cex:dateUtc="2020-11-17T06:21:00Z"/>
  <w16cex:commentExtensible w16cex:durableId="22FB44C6" w16cex:dateUtc="2020-09-03T07:32:00Z"/>
  <w16cex:commentExtensible w16cex:durableId="235D2CE2" w16cex:dateUtc="2020-11-16T13:52:00Z"/>
  <w16cex:commentExtensible w16cex:durableId="22FB459B" w16cex:dateUtc="2020-09-03T07:36:00Z"/>
  <w16cex:commentExtensible w16cex:durableId="235D2D1F" w16cex:dateUtc="2020-11-16T13:53:00Z"/>
  <w16cex:commentExtensible w16cex:durableId="22FB5157" w16cex:dateUtc="2020-09-03T08:26:00Z"/>
  <w16cex:commentExtensible w16cex:durableId="235E11BD" w16cex:dateUtc="2020-11-17T0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588A97" w16cid:durableId="22FB5B7D"/>
  <w16cid:commentId w16cid:paraId="2E3EAEF1" w16cid:durableId="22F7958E"/>
  <w16cid:commentId w16cid:paraId="6ECF2ACB" w16cid:durableId="235CF985"/>
  <w16cid:commentId w16cid:paraId="79A3EF66" w16cid:durableId="22F795C6"/>
  <w16cid:commentId w16cid:paraId="4976BAD1" w16cid:durableId="22F8AD11"/>
  <w16cid:commentId w16cid:paraId="4BD05741" w16cid:durableId="22F795D2"/>
  <w16cid:commentId w16cid:paraId="0B3FA7DC" w16cid:durableId="22F8B6DD"/>
  <w16cid:commentId w16cid:paraId="63E56D53" w16cid:durableId="235CFF26"/>
  <w16cid:commentId w16cid:paraId="170B97BD" w16cid:durableId="22FCBECF"/>
  <w16cid:commentId w16cid:paraId="183F5074" w16cid:durableId="235CFF4B"/>
  <w16cid:commentId w16cid:paraId="23A1994A" w16cid:durableId="22F795FF"/>
  <w16cid:commentId w16cid:paraId="09825FD0" w16cid:durableId="22F79600"/>
  <w16cid:commentId w16cid:paraId="1DC7669C" w16cid:durableId="235D074B"/>
  <w16cid:commentId w16cid:paraId="73211420" w16cid:durableId="22F79606"/>
  <w16cid:commentId w16cid:paraId="3AC19183" w16cid:durableId="235D07BC"/>
  <w16cid:commentId w16cid:paraId="570DF228" w16cid:durableId="22F79607"/>
  <w16cid:commentId w16cid:paraId="6620296F" w16cid:durableId="22F7960F"/>
  <w16cid:commentId w16cid:paraId="49F16B37" w16cid:durableId="22F8CD6F"/>
  <w16cid:commentId w16cid:paraId="1EABA566" w16cid:durableId="22F7962F"/>
  <w16cid:commentId w16cid:paraId="5058A51F" w16cid:durableId="235D08B8"/>
  <w16cid:commentId w16cid:paraId="7F856040" w16cid:durableId="235D0983"/>
  <w16cid:commentId w16cid:paraId="39F4EAC2" w16cid:durableId="22F79630"/>
  <w16cid:commentId w16cid:paraId="03DEF0DE" w16cid:durableId="22F79631"/>
  <w16cid:commentId w16cid:paraId="039062CA" w16cid:durableId="235D0A5A"/>
  <w16cid:commentId w16cid:paraId="3C9CD214" w16cid:durableId="22F79634"/>
  <w16cid:commentId w16cid:paraId="4A0D17F8" w16cid:durableId="22F8F80B"/>
  <w16cid:commentId w16cid:paraId="67341085" w16cid:durableId="22F79635"/>
  <w16cid:commentId w16cid:paraId="5F9E58E9" w16cid:durableId="235E1E33"/>
  <w16cid:commentId w16cid:paraId="536AB48D" w16cid:durableId="22F79636"/>
  <w16cid:commentId w16cid:paraId="7CE39570" w16cid:durableId="235D0ABD"/>
  <w16cid:commentId w16cid:paraId="32D8028B" w16cid:durableId="22F7963B"/>
  <w16cid:commentId w16cid:paraId="2DEF9C65" w16cid:durableId="235D0BD0"/>
  <w16cid:commentId w16cid:paraId="23E66AF6" w16cid:durableId="22F7963C"/>
  <w16cid:commentId w16cid:paraId="0A85B4BE" w16cid:durableId="235D0BD9"/>
  <w16cid:commentId w16cid:paraId="451DF349" w16cid:durableId="22FB7BEA"/>
  <w16cid:commentId w16cid:paraId="6A8A97FF" w16cid:durableId="235D0C63"/>
  <w16cid:commentId w16cid:paraId="729D5E0C" w16cid:durableId="22F79642"/>
  <w16cid:commentId w16cid:paraId="746FC5DC" w16cid:durableId="235D0CAB"/>
  <w16cid:commentId w16cid:paraId="4CD42B2D" w16cid:durableId="22F79645"/>
  <w16cid:commentId w16cid:paraId="6A9E189B" w16cid:durableId="235E1EB9"/>
  <w16cid:commentId w16cid:paraId="02894D5F" w16cid:durableId="22F79646"/>
  <w16cid:commentId w16cid:paraId="000CD8BA" w16cid:durableId="235D0EEC"/>
  <w16cid:commentId w16cid:paraId="6869D7D4" w16cid:durableId="22F79647"/>
  <w16cid:commentId w16cid:paraId="3CFA746B" w16cid:durableId="235D1391"/>
  <w16cid:commentId w16cid:paraId="6C3BBBDC" w16cid:durableId="22F7964B"/>
  <w16cid:commentId w16cid:paraId="41091C2E" w16cid:durableId="235D141C"/>
  <w16cid:commentId w16cid:paraId="66F9A367" w16cid:durableId="22F7964C"/>
  <w16cid:commentId w16cid:paraId="10A4B900" w16cid:durableId="235D14AC"/>
  <w16cid:commentId w16cid:paraId="05922729" w16cid:durableId="22F7965F"/>
  <w16cid:commentId w16cid:paraId="0AC64D8A" w16cid:durableId="235D14D4"/>
  <w16cid:commentId w16cid:paraId="52F4FA4E" w16cid:durableId="22F79660"/>
  <w16cid:commentId w16cid:paraId="425185D7" w16cid:durableId="235D14ED"/>
  <w16cid:commentId w16cid:paraId="1B3354D6" w16cid:durableId="22F79661"/>
  <w16cid:commentId w16cid:paraId="626D107E" w16cid:durableId="235D18F9"/>
  <w16cid:commentId w16cid:paraId="1B4A48B2" w16cid:durableId="22F79662"/>
  <w16cid:commentId w16cid:paraId="0FC739D6" w16cid:durableId="235D26C4"/>
  <w16cid:commentId w16cid:paraId="0BD39BED" w16cid:durableId="22F79663"/>
  <w16cid:commentId w16cid:paraId="476EE4A0" w16cid:durableId="235D16EA"/>
  <w16cid:commentId w16cid:paraId="78544C0D" w16cid:durableId="235D2BC5"/>
  <w16cid:commentId w16cid:paraId="02896749" w16cid:durableId="22FA38B4"/>
  <w16cid:commentId w16cid:paraId="3B8DDE5E" w16cid:durableId="235D1A6D"/>
  <w16cid:commentId w16cid:paraId="4A69DA0B" w16cid:durableId="22F79689"/>
  <w16cid:commentId w16cid:paraId="060D43D3" w16cid:durableId="235D1B3C"/>
  <w16cid:commentId w16cid:paraId="52728CB8" w16cid:durableId="22F7968A"/>
  <w16cid:commentId w16cid:paraId="59E7CC63" w16cid:durableId="235D1B44"/>
  <w16cid:commentId w16cid:paraId="3C1E5CBE" w16cid:durableId="22F7968B"/>
  <w16cid:commentId w16cid:paraId="20C0B456" w16cid:durableId="235D1B48"/>
  <w16cid:commentId w16cid:paraId="73D8CA40" w16cid:durableId="22F7968C"/>
  <w16cid:commentId w16cid:paraId="227045F6" w16cid:durableId="235D1B4B"/>
  <w16cid:commentId w16cid:paraId="1C26FE0E" w16cid:durableId="235D1B27"/>
  <w16cid:commentId w16cid:paraId="1FE5FD38" w16cid:durableId="235D1B4F"/>
  <w16cid:commentId w16cid:paraId="5ED3E24C" w16cid:durableId="22F7968D"/>
  <w16cid:commentId w16cid:paraId="3981801A" w16cid:durableId="235D1B9C"/>
  <w16cid:commentId w16cid:paraId="019D70EE" w16cid:durableId="22F7968E"/>
  <w16cid:commentId w16cid:paraId="7F2F3E27" w16cid:durableId="22F79691"/>
  <w16cid:commentId w16cid:paraId="76A2CA59" w16cid:durableId="235D2109"/>
  <w16cid:commentId w16cid:paraId="527048F1" w16cid:durableId="22F79692"/>
  <w16cid:commentId w16cid:paraId="5F3B940D" w16cid:durableId="235D2111"/>
  <w16cid:commentId w16cid:paraId="38AB193F" w16cid:durableId="22F79693"/>
  <w16cid:commentId w16cid:paraId="2BC37D19" w16cid:durableId="235D2119"/>
  <w16cid:commentId w16cid:paraId="16F45B9C" w16cid:durableId="22F79694"/>
  <w16cid:commentId w16cid:paraId="7DC4044B" w16cid:durableId="235D211B"/>
  <w16cid:commentId w16cid:paraId="376B1B5B" w16cid:durableId="22F79695"/>
  <w16cid:commentId w16cid:paraId="230547EE" w16cid:durableId="22F79696"/>
  <w16cid:commentId w16cid:paraId="0ED05D6E" w16cid:durableId="235D216D"/>
  <w16cid:commentId w16cid:paraId="79A438E9" w16cid:durableId="22F7969A"/>
  <w16cid:commentId w16cid:paraId="6E42230C" w16cid:durableId="235D2299"/>
  <w16cid:commentId w16cid:paraId="2C2846E5" w16cid:durableId="22F7969B"/>
  <w16cid:commentId w16cid:paraId="67083574" w16cid:durableId="235D22A6"/>
  <w16cid:commentId w16cid:paraId="20348999" w16cid:durableId="22F7969C"/>
  <w16cid:commentId w16cid:paraId="21972D01" w16cid:durableId="235D22A9"/>
  <w16cid:commentId w16cid:paraId="1A8F7439" w16cid:durableId="22F7969D"/>
  <w16cid:commentId w16cid:paraId="4B18215B" w16cid:durableId="235D22B0"/>
  <w16cid:commentId w16cid:paraId="0C6A66AF" w16cid:durableId="22F7969E"/>
  <w16cid:commentId w16cid:paraId="7DFA55F0" w16cid:durableId="235D22B8"/>
  <w16cid:commentId w16cid:paraId="68F1EEFC" w16cid:durableId="22F7969F"/>
  <w16cid:commentId w16cid:paraId="0EAAA1ED" w16cid:durableId="235D22BA"/>
  <w16cid:commentId w16cid:paraId="246A2838" w16cid:durableId="22F796A0"/>
  <w16cid:commentId w16cid:paraId="5B5DD444" w16cid:durableId="235D22BD"/>
  <w16cid:commentId w16cid:paraId="1795AAB0" w16cid:durableId="22F796A1"/>
  <w16cid:commentId w16cid:paraId="76B48ED0" w16cid:durableId="235D22C0"/>
  <w16cid:commentId w16cid:paraId="63C1DA35" w16cid:durableId="22F796A2"/>
  <w16cid:commentId w16cid:paraId="086C6D92" w16cid:durableId="235D22C6"/>
  <w16cid:commentId w16cid:paraId="1EDD0CE8" w16cid:durableId="22F796A3"/>
  <w16cid:commentId w16cid:paraId="0B4915F5" w16cid:durableId="235D22C9"/>
  <w16cid:commentId w16cid:paraId="2144D81B" w16cid:durableId="22F796A4"/>
  <w16cid:commentId w16cid:paraId="0C46DCD2" w16cid:durableId="22FA45AB"/>
  <w16cid:commentId w16cid:paraId="787591A3" w16cid:durableId="235D2370"/>
  <w16cid:commentId w16cid:paraId="43A7A95B" w16cid:durableId="231496C8"/>
  <w16cid:commentId w16cid:paraId="62BDCD86" w16cid:durableId="235D23BE"/>
  <w16cid:commentId w16cid:paraId="4E229F0F" w16cid:durableId="22FA4470"/>
  <w16cid:commentId w16cid:paraId="5EE04A73" w16cid:durableId="235E1A1E"/>
  <w16cid:commentId w16cid:paraId="7FE0149F" w16cid:durableId="22FA4650"/>
  <w16cid:commentId w16cid:paraId="4CF96D56" w16cid:durableId="235E16A1"/>
  <w16cid:commentId w16cid:paraId="78A30DEA" w16cid:durableId="231497CB"/>
  <w16cid:commentId w16cid:paraId="4BFE173C" w16cid:durableId="235E160F"/>
  <w16cid:commentId w16cid:paraId="15798E27" w16cid:durableId="231497E0"/>
  <w16cid:commentId w16cid:paraId="212A42EC" w16cid:durableId="235E15F2"/>
  <w16cid:commentId w16cid:paraId="67849EAB" w16cid:durableId="22FA4CEE"/>
  <w16cid:commentId w16cid:paraId="3CD70653" w16cid:durableId="235E15AC"/>
  <w16cid:commentId w16cid:paraId="694E9CD6" w16cid:durableId="231498E6"/>
  <w16cid:commentId w16cid:paraId="2E5DF1A8" w16cid:durableId="235E14BC"/>
  <w16cid:commentId w16cid:paraId="4677619A" w16cid:durableId="22FB32C7"/>
  <w16cid:commentId w16cid:paraId="7319B3B9" w16cid:durableId="235E14AA"/>
  <w16cid:commentId w16cid:paraId="6C8586E7" w16cid:durableId="22FB44C6"/>
  <w16cid:commentId w16cid:paraId="5F62031D" w16cid:durableId="235D2CE2"/>
  <w16cid:commentId w16cid:paraId="46C7F532" w16cid:durableId="22FB459B"/>
  <w16cid:commentId w16cid:paraId="3D8F9F18" w16cid:durableId="235D2D1F"/>
  <w16cid:commentId w16cid:paraId="6E09335C" w16cid:durableId="22FB5157"/>
  <w16cid:commentId w16cid:paraId="706E40B8" w16cid:durableId="235E11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5B54B" w14:textId="77777777" w:rsidR="00622A6E" w:rsidRDefault="00622A6E">
      <w:r>
        <w:separator/>
      </w:r>
    </w:p>
  </w:endnote>
  <w:endnote w:type="continuationSeparator" w:id="0">
    <w:p w14:paraId="7B51AF78" w14:textId="77777777" w:rsidR="00622A6E" w:rsidRDefault="00622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CYR">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WOL_SL">
    <w:altName w:val="Times New Roman"/>
    <w:charset w:val="CC"/>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panose1 w:val="00000000000000000000"/>
    <w:charset w:val="00"/>
    <w:family w:val="roman"/>
    <w:notTrueType/>
    <w:pitch w:val="default"/>
    <w:sig w:usb0="00000201" w:usb1="08070000" w:usb2="00000010" w:usb3="00000000" w:csb0="00020004"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06" w:type="dxa"/>
      <w:jc w:val="center"/>
      <w:tblLayout w:type="fixed"/>
      <w:tblLook w:val="04A0" w:firstRow="1" w:lastRow="0" w:firstColumn="1" w:lastColumn="0" w:noHBand="0" w:noVBand="1"/>
    </w:tblPr>
    <w:tblGrid>
      <w:gridCol w:w="1844"/>
      <w:gridCol w:w="4393"/>
      <w:gridCol w:w="3969"/>
    </w:tblGrid>
    <w:tr w:rsidR="00B33E50" w:rsidRPr="00857B22" w14:paraId="4ECFD279" w14:textId="77777777" w:rsidTr="007B033E">
      <w:trPr>
        <w:jc w:val="center"/>
      </w:trPr>
      <w:tc>
        <w:tcPr>
          <w:tcW w:w="1844" w:type="dxa"/>
          <w:shd w:val="clear" w:color="auto" w:fill="auto"/>
          <w:vAlign w:val="center"/>
        </w:tcPr>
        <w:p w14:paraId="783924F3" w14:textId="77777777" w:rsidR="00B33E50" w:rsidRPr="006639E0" w:rsidRDefault="00B33E50" w:rsidP="008040B7">
          <w:pPr>
            <w:widowControl w:val="0"/>
            <w:shd w:val="clear" w:color="auto" w:fill="FFFFFF"/>
            <w:jc w:val="both"/>
            <w:rPr>
              <w:noProof w:val="0"/>
              <w:sz w:val="24"/>
              <w:szCs w:val="24"/>
            </w:rPr>
          </w:pPr>
          <w:r w:rsidRPr="006639E0">
            <w:rPr>
              <w:noProof w:val="0"/>
              <w:sz w:val="24"/>
              <w:szCs w:val="24"/>
            </w:rPr>
            <w:t>Номер докум.</w:t>
          </w:r>
        </w:p>
      </w:tc>
      <w:tc>
        <w:tcPr>
          <w:tcW w:w="4393" w:type="dxa"/>
          <w:shd w:val="clear" w:color="auto" w:fill="auto"/>
        </w:tcPr>
        <w:p w14:paraId="434B7BA2" w14:textId="77777777" w:rsidR="00B33E50" w:rsidRPr="006639E0" w:rsidRDefault="00B33E50" w:rsidP="007B033E">
          <w:pPr>
            <w:spacing w:line="300" w:lineRule="auto"/>
            <w:rPr>
              <w:sz w:val="24"/>
              <w:szCs w:val="28"/>
            </w:rPr>
          </w:pPr>
          <w:r w:rsidRPr="006639E0">
            <w:rPr>
              <w:rFonts w:eastAsia="MS Mincho"/>
              <w:sz w:val="24"/>
              <w:szCs w:val="28"/>
            </w:rPr>
            <w:t>ЕИУС.465275.006.100</w:t>
          </w:r>
          <w:r w:rsidRPr="006639E0">
            <w:rPr>
              <w:rFonts w:eastAsia="Batang"/>
              <w:noProof w:val="0"/>
              <w:sz w:val="24"/>
              <w:szCs w:val="28"/>
              <w:lang w:eastAsia="en-US"/>
            </w:rPr>
            <w:t>-01 98 01</w:t>
          </w:r>
        </w:p>
      </w:tc>
      <w:tc>
        <w:tcPr>
          <w:tcW w:w="3969" w:type="dxa"/>
          <w:shd w:val="clear" w:color="auto" w:fill="auto"/>
        </w:tcPr>
        <w:p w14:paraId="41D2CB58" w14:textId="77777777" w:rsidR="00B33E50" w:rsidRPr="005254CD" w:rsidRDefault="00B33E50" w:rsidP="008040B7">
          <w:pPr>
            <w:widowControl w:val="0"/>
            <w:shd w:val="clear" w:color="auto" w:fill="FFFFFF"/>
            <w:jc w:val="right"/>
            <w:rPr>
              <w:noProof w:val="0"/>
              <w:color w:val="7F7F7F"/>
              <w:sz w:val="24"/>
              <w:szCs w:val="24"/>
              <w:lang w:val="en-US"/>
            </w:rPr>
          </w:pPr>
          <w:r w:rsidRPr="00857B22">
            <w:rPr>
              <w:noProof w:val="0"/>
              <w:color w:val="7F7F7F"/>
              <w:sz w:val="24"/>
              <w:szCs w:val="24"/>
            </w:rPr>
            <w:t>Версия 1</w:t>
          </w:r>
          <w:r>
            <w:rPr>
              <w:noProof w:val="0"/>
              <w:color w:val="7F7F7F"/>
              <w:sz w:val="24"/>
              <w:szCs w:val="24"/>
              <w:lang w:val="en-US"/>
            </w:rPr>
            <w:t>.0</w:t>
          </w:r>
        </w:p>
      </w:tc>
    </w:tr>
    <w:tr w:rsidR="00B33E50" w:rsidRPr="00857B22" w14:paraId="522F0F4B" w14:textId="77777777" w:rsidTr="007B033E">
      <w:trPr>
        <w:trHeight w:val="298"/>
        <w:jc w:val="center"/>
      </w:trPr>
      <w:tc>
        <w:tcPr>
          <w:tcW w:w="1844" w:type="dxa"/>
          <w:shd w:val="clear" w:color="auto" w:fill="auto"/>
        </w:tcPr>
        <w:p w14:paraId="15CA4E31" w14:textId="77777777" w:rsidR="00B33E50" w:rsidRPr="00857B22" w:rsidRDefault="00B33E50" w:rsidP="008040B7">
          <w:pPr>
            <w:widowControl w:val="0"/>
            <w:shd w:val="clear" w:color="auto" w:fill="FFFFFF"/>
            <w:jc w:val="both"/>
            <w:rPr>
              <w:noProof w:val="0"/>
              <w:color w:val="7F7F7F"/>
              <w:sz w:val="24"/>
              <w:szCs w:val="24"/>
            </w:rPr>
          </w:pPr>
          <w:r w:rsidRPr="00857B22">
            <w:rPr>
              <w:noProof w:val="0"/>
              <w:color w:val="7F7F7F"/>
              <w:sz w:val="24"/>
              <w:szCs w:val="24"/>
            </w:rPr>
            <w:t>Файл:</w:t>
          </w:r>
        </w:p>
      </w:tc>
      <w:tc>
        <w:tcPr>
          <w:tcW w:w="4393" w:type="dxa"/>
          <w:shd w:val="clear" w:color="auto" w:fill="auto"/>
        </w:tcPr>
        <w:p w14:paraId="0D26664D" w14:textId="11A0EA20" w:rsidR="00B33E50" w:rsidRPr="007B033E" w:rsidRDefault="00B33E50" w:rsidP="007B033E">
          <w:pPr>
            <w:widowControl w:val="0"/>
            <w:shd w:val="clear" w:color="auto" w:fill="FFFFFF"/>
            <w:jc w:val="both"/>
            <w:rPr>
              <w:noProof w:val="0"/>
              <w:color w:val="7F7F7F"/>
              <w:sz w:val="24"/>
              <w:szCs w:val="24"/>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152F49CE" w14:textId="77777777" w:rsidR="00B33E50" w:rsidRPr="00857B22" w:rsidRDefault="00B33E50" w:rsidP="008040B7">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46</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6B5E41">
              <w:rPr>
                <w:rFonts w:eastAsia="MS Mincho"/>
                <w:color w:val="7F7F7F"/>
                <w:sz w:val="24"/>
                <w:szCs w:val="24"/>
              </w:rPr>
              <w:t>215</w:t>
            </w:r>
          </w:fldSimple>
        </w:p>
      </w:tc>
    </w:tr>
  </w:tbl>
  <w:p w14:paraId="726A9792" w14:textId="77777777" w:rsidR="00B33E50" w:rsidRDefault="00B33E50" w:rsidP="008B4D43">
    <w:pPr>
      <w:pStyle w:val="af"/>
      <w:jc w:val="center"/>
    </w:pPr>
  </w:p>
  <w:p w14:paraId="7E45A862" w14:textId="77777777" w:rsidR="00B33E50" w:rsidRDefault="00B33E50"/>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jc w:val="center"/>
      <w:tblLayout w:type="fixed"/>
      <w:tblLook w:val="04A0" w:firstRow="1" w:lastRow="0" w:firstColumn="1" w:lastColumn="0" w:noHBand="0" w:noVBand="1"/>
    </w:tblPr>
    <w:tblGrid>
      <w:gridCol w:w="1844"/>
      <w:gridCol w:w="4252"/>
      <w:gridCol w:w="3969"/>
    </w:tblGrid>
    <w:tr w:rsidR="00B33E50" w:rsidRPr="00857B22" w14:paraId="2462D943" w14:textId="77777777" w:rsidTr="00DD0066">
      <w:trPr>
        <w:jc w:val="center"/>
      </w:trPr>
      <w:tc>
        <w:tcPr>
          <w:tcW w:w="1844" w:type="dxa"/>
          <w:shd w:val="clear" w:color="auto" w:fill="auto"/>
          <w:vAlign w:val="center"/>
        </w:tcPr>
        <w:p w14:paraId="017BA726" w14:textId="77777777" w:rsidR="00B33E50" w:rsidRPr="00857B22" w:rsidRDefault="00B33E50" w:rsidP="002F50F2">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FC81F30" w14:textId="77777777" w:rsidR="00B33E50" w:rsidRPr="00857B22" w:rsidRDefault="00B33E50" w:rsidP="002F50F2">
          <w:pPr>
            <w:widowControl w:val="0"/>
            <w:shd w:val="clear" w:color="auto" w:fill="FFFFFF"/>
            <w:jc w:val="both"/>
            <w:rPr>
              <w:noProof w:val="0"/>
              <w:color w:val="7F7F7F"/>
              <w:sz w:val="24"/>
              <w:szCs w:val="24"/>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tc>
      <w:tc>
        <w:tcPr>
          <w:tcW w:w="3969" w:type="dxa"/>
          <w:shd w:val="clear" w:color="auto" w:fill="auto"/>
        </w:tcPr>
        <w:p w14:paraId="3B617218" w14:textId="77777777" w:rsidR="00B33E50" w:rsidRPr="00857B22" w:rsidRDefault="00B33E50" w:rsidP="002F50F2">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B33E50" w:rsidRPr="00857B22" w14:paraId="3985C414" w14:textId="77777777" w:rsidTr="00DD0066">
      <w:trPr>
        <w:trHeight w:val="298"/>
        <w:jc w:val="center"/>
      </w:trPr>
      <w:tc>
        <w:tcPr>
          <w:tcW w:w="1844" w:type="dxa"/>
          <w:shd w:val="clear" w:color="auto" w:fill="auto"/>
        </w:tcPr>
        <w:p w14:paraId="7F35B14F" w14:textId="77777777" w:rsidR="00B33E50" w:rsidRPr="00857B22" w:rsidRDefault="00B33E50" w:rsidP="002F50F2">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49E018F6" w14:textId="338EC562" w:rsidR="00B33E50" w:rsidRPr="00C37DC9" w:rsidRDefault="00B33E50" w:rsidP="002F50F2">
          <w:pPr>
            <w:widowControl w:val="0"/>
            <w:shd w:val="clear" w:color="auto" w:fill="FFFFFF"/>
            <w:jc w:val="both"/>
            <w:rPr>
              <w:noProof w:val="0"/>
              <w:color w:val="7F7F7F"/>
              <w:sz w:val="24"/>
              <w:szCs w:val="24"/>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352A798C" w14:textId="77777777" w:rsidR="00B33E50" w:rsidRPr="00857B22" w:rsidRDefault="00B33E50" w:rsidP="002F50F2">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118</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6B5E41">
              <w:rPr>
                <w:rFonts w:eastAsia="MS Mincho"/>
                <w:color w:val="7F7F7F"/>
                <w:sz w:val="24"/>
                <w:szCs w:val="24"/>
              </w:rPr>
              <w:t>215</w:t>
            </w:r>
          </w:fldSimple>
        </w:p>
      </w:tc>
    </w:tr>
  </w:tbl>
  <w:p w14:paraId="5BC01366" w14:textId="77777777" w:rsidR="00B33E50" w:rsidRDefault="00B33E50">
    <w:pPr>
      <w:pStyle w:val="af"/>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E699C" w14:textId="77777777" w:rsidR="00B33E50" w:rsidRDefault="00B33E50">
    <w:pPr>
      <w:pStyle w:val="af"/>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jc w:val="center"/>
      <w:tblLayout w:type="fixed"/>
      <w:tblLook w:val="04A0" w:firstRow="1" w:lastRow="0" w:firstColumn="1" w:lastColumn="0" w:noHBand="0" w:noVBand="1"/>
    </w:tblPr>
    <w:tblGrid>
      <w:gridCol w:w="1844"/>
      <w:gridCol w:w="4252"/>
      <w:gridCol w:w="3969"/>
    </w:tblGrid>
    <w:tr w:rsidR="00B33E50" w:rsidRPr="00857B22" w14:paraId="78411276" w14:textId="77777777" w:rsidTr="00DD0066">
      <w:trPr>
        <w:jc w:val="center"/>
      </w:trPr>
      <w:tc>
        <w:tcPr>
          <w:tcW w:w="1844" w:type="dxa"/>
          <w:shd w:val="clear" w:color="auto" w:fill="auto"/>
          <w:vAlign w:val="center"/>
        </w:tcPr>
        <w:p w14:paraId="07CA2D5A" w14:textId="77777777" w:rsidR="00B33E50" w:rsidRPr="00857B22" w:rsidRDefault="00B33E50" w:rsidP="002C0210">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23A9DB3" w14:textId="68996BBD" w:rsidR="00B33E50" w:rsidRPr="00857B22" w:rsidRDefault="00B33E50" w:rsidP="002C0210">
          <w:pPr>
            <w:widowControl w:val="0"/>
            <w:shd w:val="clear" w:color="auto" w:fill="FFFFFF"/>
            <w:jc w:val="both"/>
            <w:rPr>
              <w:noProof w:val="0"/>
              <w:color w:val="7F7F7F"/>
              <w:sz w:val="24"/>
              <w:szCs w:val="24"/>
            </w:rPr>
          </w:pPr>
          <w:fldSimple w:instr=" INFO  Comments &quot;ЕИУС.469431.007.100-01 98 01&quot;  \* MERGEFORMAT ">
            <w:r w:rsidRPr="001432BC">
              <w:rPr>
                <w:noProof w:val="0"/>
                <w:color w:val="7F7F7F"/>
                <w:sz w:val="24"/>
                <w:szCs w:val="24"/>
              </w:rPr>
              <w:t>ЕИУС.469431.007.100-01 98 01</w:t>
            </w:r>
          </w:fldSimple>
        </w:p>
      </w:tc>
      <w:tc>
        <w:tcPr>
          <w:tcW w:w="3969" w:type="dxa"/>
          <w:shd w:val="clear" w:color="auto" w:fill="auto"/>
        </w:tcPr>
        <w:p w14:paraId="4DC0CB38" w14:textId="77777777" w:rsidR="00B33E50" w:rsidRPr="00857B22" w:rsidRDefault="00B33E50" w:rsidP="002C0210">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B33E50" w:rsidRPr="00857B22" w14:paraId="4F9F8B84" w14:textId="77777777" w:rsidTr="00DD0066">
      <w:trPr>
        <w:trHeight w:val="298"/>
        <w:jc w:val="center"/>
      </w:trPr>
      <w:tc>
        <w:tcPr>
          <w:tcW w:w="1844" w:type="dxa"/>
          <w:shd w:val="clear" w:color="auto" w:fill="auto"/>
        </w:tcPr>
        <w:p w14:paraId="736E2104" w14:textId="77777777" w:rsidR="00B33E50" w:rsidRPr="00857B22" w:rsidRDefault="00B33E50" w:rsidP="002C0210">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62F582DF" w14:textId="5024F2C2" w:rsidR="00B33E50" w:rsidRPr="00C37DC9" w:rsidRDefault="00B33E50" w:rsidP="002C0210">
          <w:pPr>
            <w:widowControl w:val="0"/>
            <w:shd w:val="clear" w:color="auto" w:fill="FFFFFF"/>
            <w:jc w:val="both"/>
            <w:rPr>
              <w:noProof w:val="0"/>
              <w:color w:val="7F7F7F"/>
              <w:sz w:val="24"/>
              <w:szCs w:val="24"/>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7FAA9EEB" w14:textId="77777777" w:rsidR="00B33E50" w:rsidRPr="00857B22" w:rsidRDefault="00B33E50" w:rsidP="002C0210">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184</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6B5E41">
              <w:rPr>
                <w:rFonts w:eastAsia="MS Mincho"/>
                <w:color w:val="7F7F7F"/>
                <w:sz w:val="24"/>
                <w:szCs w:val="24"/>
              </w:rPr>
              <w:t>215</w:t>
            </w:r>
          </w:fldSimple>
        </w:p>
      </w:tc>
    </w:tr>
  </w:tbl>
  <w:p w14:paraId="36B82164" w14:textId="77777777" w:rsidR="00B33E50" w:rsidRDefault="00B33E50">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jc w:val="center"/>
      <w:tblLayout w:type="fixed"/>
      <w:tblLook w:val="04A0" w:firstRow="1" w:lastRow="0" w:firstColumn="1" w:lastColumn="0" w:noHBand="0" w:noVBand="1"/>
    </w:tblPr>
    <w:tblGrid>
      <w:gridCol w:w="1844"/>
      <w:gridCol w:w="4252"/>
      <w:gridCol w:w="3969"/>
    </w:tblGrid>
    <w:tr w:rsidR="00B33E50" w:rsidRPr="00857B22" w14:paraId="7C0096A0" w14:textId="77777777" w:rsidTr="00DD55F2">
      <w:trPr>
        <w:jc w:val="center"/>
      </w:trPr>
      <w:tc>
        <w:tcPr>
          <w:tcW w:w="1844" w:type="dxa"/>
          <w:shd w:val="clear" w:color="auto" w:fill="auto"/>
          <w:vAlign w:val="center"/>
        </w:tcPr>
        <w:p w14:paraId="6D8DCEA9" w14:textId="77777777" w:rsidR="00B33E50" w:rsidRPr="00857B22" w:rsidRDefault="00B33E50" w:rsidP="00573E09">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743E1C1B" w14:textId="43489527" w:rsidR="00B33E50" w:rsidRPr="00857B22" w:rsidRDefault="00B33E50" w:rsidP="00573E09">
          <w:pPr>
            <w:widowControl w:val="0"/>
            <w:shd w:val="clear" w:color="auto" w:fill="FFFFFF"/>
            <w:jc w:val="both"/>
            <w:rPr>
              <w:noProof w:val="0"/>
              <w:color w:val="7F7F7F"/>
              <w:sz w:val="24"/>
              <w:szCs w:val="24"/>
            </w:rPr>
          </w:pPr>
          <w:fldSimple w:instr=" INFO  Comments &quot;ЕИУС.469431.007.100-01 98 01&quot;  \* MERGEFORMAT ">
            <w:r w:rsidRPr="001432BC">
              <w:rPr>
                <w:noProof w:val="0"/>
                <w:color w:val="7F7F7F"/>
                <w:sz w:val="24"/>
                <w:szCs w:val="24"/>
              </w:rPr>
              <w:t>ЕИУС.469431.007.100-01 98 01</w:t>
            </w:r>
          </w:fldSimple>
        </w:p>
      </w:tc>
      <w:tc>
        <w:tcPr>
          <w:tcW w:w="3969" w:type="dxa"/>
          <w:shd w:val="clear" w:color="auto" w:fill="auto"/>
        </w:tcPr>
        <w:p w14:paraId="0DC93B9C" w14:textId="77777777" w:rsidR="00B33E50" w:rsidRPr="00857B22" w:rsidRDefault="00B33E50" w:rsidP="00573E09">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B33E50" w:rsidRPr="00857B22" w14:paraId="312B3A71" w14:textId="77777777" w:rsidTr="00DD55F2">
      <w:trPr>
        <w:trHeight w:val="298"/>
        <w:jc w:val="center"/>
      </w:trPr>
      <w:tc>
        <w:tcPr>
          <w:tcW w:w="1844" w:type="dxa"/>
          <w:shd w:val="clear" w:color="auto" w:fill="auto"/>
        </w:tcPr>
        <w:p w14:paraId="3D9F78DA" w14:textId="77777777" w:rsidR="00B33E50" w:rsidRPr="00857B22" w:rsidRDefault="00B33E50" w:rsidP="00573E09">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29EC1F6F" w14:textId="4B618F7C" w:rsidR="00B33E50" w:rsidRPr="00C37DC9" w:rsidRDefault="00B33E50" w:rsidP="00573E09">
          <w:pPr>
            <w:widowControl w:val="0"/>
            <w:shd w:val="clear" w:color="auto" w:fill="FFFFFF"/>
            <w:jc w:val="both"/>
            <w:rPr>
              <w:noProof w:val="0"/>
              <w:color w:val="7F7F7F"/>
              <w:sz w:val="24"/>
              <w:szCs w:val="24"/>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627EAFCD" w14:textId="77777777" w:rsidR="00B33E50" w:rsidRPr="00857B22" w:rsidRDefault="00B33E50" w:rsidP="00573E09">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35</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6B5E41">
              <w:rPr>
                <w:rFonts w:eastAsia="MS Mincho"/>
                <w:color w:val="7F7F7F"/>
                <w:sz w:val="24"/>
                <w:szCs w:val="24"/>
              </w:rPr>
              <w:t>215</w:t>
            </w:r>
          </w:fldSimple>
        </w:p>
      </w:tc>
    </w:tr>
  </w:tbl>
  <w:p w14:paraId="626DDB43" w14:textId="77777777" w:rsidR="00B33E50" w:rsidRDefault="00B33E50">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9F3AE" w14:textId="77777777" w:rsidR="00B33E50" w:rsidRDefault="00B33E50" w:rsidP="008B4D43">
    <w:pPr>
      <w:pStyle w:val="af"/>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CB4B2" w14:textId="77777777" w:rsidR="00B33E50" w:rsidRDefault="00B33E50">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jc w:val="center"/>
      <w:tblLayout w:type="fixed"/>
      <w:tblLook w:val="04A0" w:firstRow="1" w:lastRow="0" w:firstColumn="1" w:lastColumn="0" w:noHBand="0" w:noVBand="1"/>
    </w:tblPr>
    <w:tblGrid>
      <w:gridCol w:w="1844"/>
      <w:gridCol w:w="4252"/>
      <w:gridCol w:w="3969"/>
    </w:tblGrid>
    <w:tr w:rsidR="00B33E50" w:rsidRPr="00857B22" w14:paraId="2C452D87" w14:textId="77777777" w:rsidTr="00DD0066">
      <w:trPr>
        <w:jc w:val="center"/>
      </w:trPr>
      <w:tc>
        <w:tcPr>
          <w:tcW w:w="1844" w:type="dxa"/>
          <w:shd w:val="clear" w:color="auto" w:fill="auto"/>
          <w:vAlign w:val="center"/>
        </w:tcPr>
        <w:p w14:paraId="227724D3" w14:textId="77777777" w:rsidR="00B33E50" w:rsidRPr="00857B22" w:rsidRDefault="00B33E50" w:rsidP="002F50F2">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4FCC72A4" w14:textId="77777777" w:rsidR="00B33E50" w:rsidRPr="00996A2D" w:rsidRDefault="00B33E50" w:rsidP="002F50F2">
          <w:pPr>
            <w:widowControl w:val="0"/>
            <w:shd w:val="clear" w:color="auto" w:fill="FFFFFF"/>
            <w:jc w:val="both"/>
            <w:rPr>
              <w:noProof w:val="0"/>
              <w:color w:val="FF0000"/>
              <w:sz w:val="24"/>
              <w:szCs w:val="24"/>
            </w:rPr>
          </w:pPr>
          <w:r w:rsidRPr="007B033E">
            <w:rPr>
              <w:rFonts w:eastAsia="MS Mincho"/>
              <w:sz w:val="24"/>
              <w:szCs w:val="28"/>
            </w:rPr>
            <w:t>ЕИУС</w:t>
          </w:r>
          <w:r w:rsidRPr="004F38FD">
            <w:rPr>
              <w:rFonts w:eastAsia="MS Mincho"/>
              <w:sz w:val="24"/>
              <w:szCs w:val="28"/>
            </w:rPr>
            <w:t>.465275.006.100</w:t>
          </w:r>
          <w:r w:rsidRPr="004F38FD">
            <w:rPr>
              <w:rFonts w:eastAsia="Batang"/>
              <w:noProof w:val="0"/>
              <w:sz w:val="24"/>
              <w:szCs w:val="28"/>
              <w:lang w:eastAsia="en-US"/>
            </w:rPr>
            <w:t>-01 98 01</w:t>
          </w:r>
        </w:p>
      </w:tc>
      <w:tc>
        <w:tcPr>
          <w:tcW w:w="3969" w:type="dxa"/>
          <w:shd w:val="clear" w:color="auto" w:fill="auto"/>
        </w:tcPr>
        <w:p w14:paraId="7156DC0F" w14:textId="77777777" w:rsidR="00B33E50" w:rsidRPr="00857B22" w:rsidRDefault="00B33E50" w:rsidP="002F50F2">
          <w:pPr>
            <w:widowControl w:val="0"/>
            <w:shd w:val="clear" w:color="auto" w:fill="FFFFFF"/>
            <w:jc w:val="right"/>
            <w:rPr>
              <w:noProof w:val="0"/>
              <w:color w:val="7F7F7F"/>
              <w:sz w:val="24"/>
              <w:szCs w:val="24"/>
            </w:rPr>
          </w:pPr>
          <w:r w:rsidRPr="00857B22">
            <w:rPr>
              <w:noProof w:val="0"/>
              <w:color w:val="7F7F7F"/>
              <w:sz w:val="24"/>
              <w:szCs w:val="24"/>
            </w:rPr>
            <w:t xml:space="preserve">Версия </w:t>
          </w:r>
          <w:r>
            <w:rPr>
              <w:noProof w:val="0"/>
              <w:color w:val="7F7F7F"/>
              <w:sz w:val="24"/>
              <w:szCs w:val="24"/>
            </w:rPr>
            <w:t>0</w:t>
          </w:r>
          <w:r w:rsidRPr="00857B22">
            <w:rPr>
              <w:noProof w:val="0"/>
              <w:color w:val="7F7F7F"/>
              <w:sz w:val="24"/>
              <w:szCs w:val="24"/>
            </w:rPr>
            <w:t>1</w:t>
          </w:r>
        </w:p>
      </w:tc>
    </w:tr>
    <w:tr w:rsidR="00B33E50" w:rsidRPr="00857B22" w14:paraId="2F77EB01" w14:textId="77777777" w:rsidTr="00DD0066">
      <w:trPr>
        <w:trHeight w:val="298"/>
        <w:jc w:val="center"/>
      </w:trPr>
      <w:tc>
        <w:tcPr>
          <w:tcW w:w="1844" w:type="dxa"/>
          <w:shd w:val="clear" w:color="auto" w:fill="auto"/>
        </w:tcPr>
        <w:p w14:paraId="74F0541B" w14:textId="77777777" w:rsidR="00B33E50" w:rsidRPr="00857B22" w:rsidRDefault="00B33E50" w:rsidP="002F50F2">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42D77543" w14:textId="21B1CF68" w:rsidR="00B33E50" w:rsidRPr="00C37DC9" w:rsidRDefault="00B33E50" w:rsidP="00C37DC9">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4179B0">
            <w:rPr>
              <w:noProof w:val="0"/>
              <w:color w:val="FF0000"/>
              <w:sz w:val="24"/>
              <w:szCs w:val="24"/>
              <w:lang w:val="uk-UA"/>
            </w:rPr>
            <w:t>SDS</w:t>
          </w:r>
          <w:r w:rsidRPr="004179B0">
            <w:rPr>
              <w:noProof w:val="0"/>
              <w:color w:val="FF0000"/>
              <w:sz w:val="24"/>
              <w:szCs w:val="24"/>
            </w:rPr>
            <w:t xml:space="preserve"> ОКПС-Е-К_Д v3</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5EBA6314" w14:textId="77777777" w:rsidR="00B33E50" w:rsidRPr="00857B22" w:rsidRDefault="00B33E50" w:rsidP="002F50F2">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178</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9B5441">
              <w:rPr>
                <w:rFonts w:eastAsia="MS Mincho"/>
                <w:color w:val="7F7F7F"/>
                <w:sz w:val="24"/>
                <w:szCs w:val="24"/>
              </w:rPr>
              <w:t>215</w:t>
            </w:r>
          </w:fldSimple>
        </w:p>
      </w:tc>
    </w:tr>
  </w:tbl>
  <w:p w14:paraId="267F5F0E" w14:textId="77777777" w:rsidR="00B33E50" w:rsidRDefault="00B33E50" w:rsidP="008B4D43">
    <w:pPr>
      <w:pStyle w:val="af"/>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jc w:val="center"/>
      <w:tblLayout w:type="fixed"/>
      <w:tblLook w:val="04A0" w:firstRow="1" w:lastRow="0" w:firstColumn="1" w:lastColumn="0" w:noHBand="0" w:noVBand="1"/>
    </w:tblPr>
    <w:tblGrid>
      <w:gridCol w:w="1844"/>
      <w:gridCol w:w="4252"/>
      <w:gridCol w:w="3969"/>
    </w:tblGrid>
    <w:tr w:rsidR="00B33E50" w:rsidRPr="00857B22" w14:paraId="6DB18701" w14:textId="77777777" w:rsidTr="00DD0066">
      <w:trPr>
        <w:jc w:val="center"/>
      </w:trPr>
      <w:tc>
        <w:tcPr>
          <w:tcW w:w="1844" w:type="dxa"/>
          <w:shd w:val="clear" w:color="auto" w:fill="auto"/>
          <w:vAlign w:val="center"/>
        </w:tcPr>
        <w:p w14:paraId="5ECA23F5" w14:textId="77777777" w:rsidR="00B33E50" w:rsidRPr="00857B22" w:rsidRDefault="00B33E50" w:rsidP="008040B7">
          <w:pPr>
            <w:widowControl w:val="0"/>
            <w:shd w:val="clear" w:color="auto" w:fill="FFFFFF"/>
            <w:jc w:val="both"/>
            <w:rPr>
              <w:noProof w:val="0"/>
              <w:color w:val="7F7F7F"/>
              <w:sz w:val="24"/>
              <w:szCs w:val="24"/>
            </w:rPr>
          </w:pPr>
          <w:r w:rsidRPr="00857B22">
            <w:rPr>
              <w:noProof w:val="0"/>
              <w:color w:val="7F7F7F"/>
              <w:sz w:val="24"/>
              <w:szCs w:val="24"/>
            </w:rPr>
            <w:t>Номер докум.</w:t>
          </w:r>
        </w:p>
      </w:tc>
      <w:tc>
        <w:tcPr>
          <w:tcW w:w="4252" w:type="dxa"/>
          <w:shd w:val="clear" w:color="auto" w:fill="auto"/>
        </w:tcPr>
        <w:p w14:paraId="0BD259FB" w14:textId="77777777" w:rsidR="00B33E50" w:rsidRPr="00C37DC9" w:rsidRDefault="00B33E50" w:rsidP="00C37DC9">
          <w:pPr>
            <w:spacing w:line="300" w:lineRule="auto"/>
            <w:rPr>
              <w:sz w:val="24"/>
              <w:szCs w:val="28"/>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tc>
      <w:tc>
        <w:tcPr>
          <w:tcW w:w="3969" w:type="dxa"/>
          <w:shd w:val="clear" w:color="auto" w:fill="auto"/>
        </w:tcPr>
        <w:p w14:paraId="1FD29BD9" w14:textId="77777777" w:rsidR="00B33E50" w:rsidRPr="00857B22" w:rsidRDefault="00B33E50" w:rsidP="008040B7">
          <w:pPr>
            <w:widowControl w:val="0"/>
            <w:shd w:val="clear" w:color="auto" w:fill="FFFFFF"/>
            <w:jc w:val="right"/>
            <w:rPr>
              <w:noProof w:val="0"/>
              <w:color w:val="7F7F7F"/>
              <w:sz w:val="24"/>
              <w:szCs w:val="24"/>
            </w:rPr>
          </w:pPr>
          <w:r w:rsidRPr="00857B22">
            <w:rPr>
              <w:noProof w:val="0"/>
              <w:color w:val="7F7F7F"/>
              <w:sz w:val="24"/>
              <w:szCs w:val="24"/>
            </w:rPr>
            <w:t>Версия 1</w:t>
          </w:r>
        </w:p>
      </w:tc>
    </w:tr>
    <w:tr w:rsidR="00B33E50" w:rsidRPr="00857B22" w14:paraId="571E0580" w14:textId="77777777" w:rsidTr="00DD0066">
      <w:trPr>
        <w:trHeight w:val="298"/>
        <w:jc w:val="center"/>
      </w:trPr>
      <w:tc>
        <w:tcPr>
          <w:tcW w:w="1844" w:type="dxa"/>
          <w:shd w:val="clear" w:color="auto" w:fill="auto"/>
        </w:tcPr>
        <w:p w14:paraId="4E9533E3" w14:textId="77777777" w:rsidR="00B33E50" w:rsidRPr="00857B22" w:rsidRDefault="00B33E50" w:rsidP="008040B7">
          <w:pPr>
            <w:widowControl w:val="0"/>
            <w:shd w:val="clear" w:color="auto" w:fill="FFFFFF"/>
            <w:jc w:val="both"/>
            <w:rPr>
              <w:noProof w:val="0"/>
              <w:color w:val="7F7F7F"/>
              <w:sz w:val="24"/>
              <w:szCs w:val="24"/>
            </w:rPr>
          </w:pPr>
          <w:r w:rsidRPr="00857B22">
            <w:rPr>
              <w:noProof w:val="0"/>
              <w:color w:val="7F7F7F"/>
              <w:sz w:val="24"/>
              <w:szCs w:val="24"/>
            </w:rPr>
            <w:t>Файл:</w:t>
          </w:r>
        </w:p>
      </w:tc>
      <w:tc>
        <w:tcPr>
          <w:tcW w:w="4252" w:type="dxa"/>
          <w:shd w:val="clear" w:color="auto" w:fill="auto"/>
        </w:tcPr>
        <w:p w14:paraId="4CF4757D" w14:textId="0CC422E6" w:rsidR="00B33E50" w:rsidRPr="00C37DC9" w:rsidRDefault="00B33E50" w:rsidP="00C37DC9">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3969" w:type="dxa"/>
          <w:shd w:val="clear" w:color="auto" w:fill="auto"/>
        </w:tcPr>
        <w:p w14:paraId="594C1712" w14:textId="77777777" w:rsidR="00B33E50" w:rsidRPr="00857B22" w:rsidRDefault="00B33E50" w:rsidP="008040B7">
          <w:pPr>
            <w:widowControl w:val="0"/>
            <w:shd w:val="clear" w:color="auto" w:fill="FFFFFF"/>
            <w:jc w:val="right"/>
            <w:rPr>
              <w:noProof w:val="0"/>
              <w:color w:val="7F7F7F"/>
              <w:sz w:val="24"/>
              <w:szCs w:val="24"/>
            </w:rPr>
          </w:pPr>
          <w:r w:rsidRPr="00857B22">
            <w:rPr>
              <w:noProof w:val="0"/>
              <w:color w:val="7F7F7F"/>
              <w:sz w:val="24"/>
              <w:szCs w:val="24"/>
            </w:rPr>
            <w:t>Стр.</w:t>
          </w:r>
          <w:r w:rsidRPr="00857B22">
            <w:rPr>
              <w:noProof w:val="0"/>
              <w:color w:val="7F7F7F"/>
              <w:sz w:val="24"/>
              <w:szCs w:val="24"/>
            </w:rPr>
            <w:fldChar w:fldCharType="begin"/>
          </w:r>
          <w:r w:rsidRPr="00857B22">
            <w:rPr>
              <w:noProof w:val="0"/>
              <w:color w:val="7F7F7F"/>
              <w:sz w:val="24"/>
              <w:szCs w:val="24"/>
            </w:rPr>
            <w:instrText>PAGE   \* MERGEFORMAT</w:instrText>
          </w:r>
          <w:r w:rsidRPr="00857B22">
            <w:rPr>
              <w:noProof w:val="0"/>
              <w:color w:val="7F7F7F"/>
              <w:sz w:val="24"/>
              <w:szCs w:val="24"/>
            </w:rPr>
            <w:fldChar w:fldCharType="separate"/>
          </w:r>
          <w:r>
            <w:rPr>
              <w:color w:val="7F7F7F"/>
              <w:sz w:val="24"/>
              <w:szCs w:val="24"/>
            </w:rPr>
            <w:t>49</w:t>
          </w:r>
          <w:r w:rsidRPr="00857B22">
            <w:rPr>
              <w:noProof w:val="0"/>
              <w:color w:val="7F7F7F"/>
              <w:sz w:val="24"/>
              <w:szCs w:val="24"/>
            </w:rPr>
            <w:fldChar w:fldCharType="end"/>
          </w:r>
          <w:r w:rsidRPr="00857B22">
            <w:rPr>
              <w:noProof w:val="0"/>
              <w:color w:val="7F7F7F"/>
              <w:sz w:val="24"/>
              <w:szCs w:val="24"/>
            </w:rPr>
            <w:t xml:space="preserve"> из </w:t>
          </w:r>
          <w:fldSimple w:instr=" NUMPAGES   \* MERGEFORMAT ">
            <w:r w:rsidRPr="006B5E41">
              <w:rPr>
                <w:rFonts w:eastAsia="MS Mincho"/>
                <w:color w:val="7F7F7F"/>
                <w:sz w:val="24"/>
                <w:szCs w:val="24"/>
              </w:rPr>
              <w:t>215</w:t>
            </w:r>
          </w:fldSimple>
        </w:p>
      </w:tc>
    </w:tr>
  </w:tbl>
  <w:p w14:paraId="35C5D1EC" w14:textId="77777777" w:rsidR="00B33E50" w:rsidRDefault="00B33E50">
    <w:pPr>
      <w:pStyle w:val="af"/>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981A9" w14:textId="77777777" w:rsidR="00B33E50" w:rsidRDefault="00B33E50">
    <w:pPr>
      <w:pStyle w:val="af"/>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77" w:type="dxa"/>
      <w:jc w:val="center"/>
      <w:tblLayout w:type="fixed"/>
      <w:tblLook w:val="04A0" w:firstRow="1" w:lastRow="0" w:firstColumn="1" w:lastColumn="0" w:noHBand="0" w:noVBand="1"/>
    </w:tblPr>
    <w:tblGrid>
      <w:gridCol w:w="1596"/>
      <w:gridCol w:w="7087"/>
      <w:gridCol w:w="1594"/>
    </w:tblGrid>
    <w:tr w:rsidR="00B33E50" w:rsidRPr="00857B22" w14:paraId="61559B33" w14:textId="77777777" w:rsidTr="009A452B">
      <w:trPr>
        <w:jc w:val="center"/>
      </w:trPr>
      <w:tc>
        <w:tcPr>
          <w:tcW w:w="1596" w:type="dxa"/>
          <w:shd w:val="clear" w:color="auto" w:fill="auto"/>
          <w:vAlign w:val="center"/>
        </w:tcPr>
        <w:p w14:paraId="5B4A708B" w14:textId="77777777" w:rsidR="00B33E50" w:rsidRPr="001C23EC" w:rsidRDefault="00B33E50" w:rsidP="002F50F2">
          <w:pPr>
            <w:widowControl w:val="0"/>
            <w:shd w:val="clear" w:color="auto" w:fill="FFFFFF"/>
            <w:jc w:val="both"/>
            <w:rPr>
              <w:color w:val="7F7F7F"/>
              <w:spacing w:val="-10"/>
              <w:sz w:val="24"/>
              <w:szCs w:val="24"/>
            </w:rPr>
          </w:pPr>
          <w:r w:rsidRPr="001C23EC">
            <w:rPr>
              <w:color w:val="7F7F7F"/>
              <w:spacing w:val="-10"/>
              <w:sz w:val="24"/>
              <w:szCs w:val="24"/>
            </w:rPr>
            <w:t>Номер докум.</w:t>
          </w:r>
        </w:p>
      </w:tc>
      <w:tc>
        <w:tcPr>
          <w:tcW w:w="7087" w:type="dxa"/>
          <w:shd w:val="clear" w:color="auto" w:fill="auto"/>
        </w:tcPr>
        <w:p w14:paraId="51CC68C0" w14:textId="77777777" w:rsidR="00B33E50" w:rsidRPr="00996A2D" w:rsidRDefault="00B33E50" w:rsidP="002F50F2">
          <w:pPr>
            <w:widowControl w:val="0"/>
            <w:shd w:val="clear" w:color="auto" w:fill="FFFFFF"/>
            <w:jc w:val="both"/>
            <w:rPr>
              <w:color w:val="FF0000"/>
              <w:spacing w:val="-12"/>
              <w:sz w:val="24"/>
              <w:szCs w:val="24"/>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tc>
      <w:tc>
        <w:tcPr>
          <w:tcW w:w="1594" w:type="dxa"/>
          <w:shd w:val="clear" w:color="auto" w:fill="auto"/>
        </w:tcPr>
        <w:p w14:paraId="29DB68F0" w14:textId="77777777" w:rsidR="00B33E50" w:rsidRPr="001C23EC" w:rsidRDefault="00B33E50" w:rsidP="002F50F2">
          <w:pPr>
            <w:widowControl w:val="0"/>
            <w:shd w:val="clear" w:color="auto" w:fill="FFFFFF"/>
            <w:jc w:val="right"/>
            <w:rPr>
              <w:color w:val="7F7F7F"/>
              <w:spacing w:val="-10"/>
              <w:sz w:val="24"/>
              <w:szCs w:val="24"/>
            </w:rPr>
          </w:pPr>
          <w:r w:rsidRPr="001C23EC">
            <w:rPr>
              <w:color w:val="7F7F7F"/>
              <w:spacing w:val="-10"/>
              <w:sz w:val="24"/>
              <w:szCs w:val="24"/>
            </w:rPr>
            <w:t>Версия 1</w:t>
          </w:r>
          <w:r>
            <w:rPr>
              <w:color w:val="7F7F7F"/>
              <w:spacing w:val="-10"/>
              <w:sz w:val="24"/>
              <w:szCs w:val="24"/>
            </w:rPr>
            <w:t>.0</w:t>
          </w:r>
        </w:p>
      </w:tc>
    </w:tr>
    <w:tr w:rsidR="00B33E50" w:rsidRPr="00857B22" w14:paraId="1460741E" w14:textId="77777777" w:rsidTr="009A452B">
      <w:trPr>
        <w:trHeight w:val="298"/>
        <w:jc w:val="center"/>
      </w:trPr>
      <w:tc>
        <w:tcPr>
          <w:tcW w:w="1596" w:type="dxa"/>
          <w:shd w:val="clear" w:color="auto" w:fill="auto"/>
        </w:tcPr>
        <w:p w14:paraId="2C2FCF77" w14:textId="77777777" w:rsidR="00B33E50" w:rsidRPr="001C23EC" w:rsidRDefault="00B33E50" w:rsidP="002F50F2">
          <w:pPr>
            <w:widowControl w:val="0"/>
            <w:shd w:val="clear" w:color="auto" w:fill="FFFFFF"/>
            <w:jc w:val="both"/>
            <w:rPr>
              <w:color w:val="7F7F7F"/>
              <w:spacing w:val="-10"/>
              <w:sz w:val="24"/>
              <w:szCs w:val="24"/>
            </w:rPr>
          </w:pPr>
          <w:r w:rsidRPr="001C23EC">
            <w:rPr>
              <w:color w:val="7F7F7F"/>
              <w:spacing w:val="-10"/>
              <w:sz w:val="24"/>
              <w:szCs w:val="24"/>
            </w:rPr>
            <w:t>Файл:</w:t>
          </w:r>
        </w:p>
      </w:tc>
      <w:tc>
        <w:tcPr>
          <w:tcW w:w="7087" w:type="dxa"/>
          <w:shd w:val="clear" w:color="auto" w:fill="auto"/>
        </w:tcPr>
        <w:p w14:paraId="4136DD33" w14:textId="2D970AFA" w:rsidR="00B33E50" w:rsidRPr="00C37DC9" w:rsidRDefault="00B33E50" w:rsidP="00C37DC9">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c>
      <w:tc>
        <w:tcPr>
          <w:tcW w:w="1594" w:type="dxa"/>
          <w:shd w:val="clear" w:color="auto" w:fill="auto"/>
        </w:tcPr>
        <w:p w14:paraId="70D0C69D" w14:textId="77777777" w:rsidR="00B33E50" w:rsidRPr="00503F91" w:rsidRDefault="00B33E50" w:rsidP="002F50F2">
          <w:pPr>
            <w:widowControl w:val="0"/>
            <w:shd w:val="clear" w:color="auto" w:fill="FFFFFF"/>
            <w:jc w:val="right"/>
            <w:rPr>
              <w:color w:val="7F7F7F"/>
              <w:spacing w:val="-14"/>
              <w:sz w:val="24"/>
              <w:szCs w:val="24"/>
            </w:rPr>
          </w:pPr>
          <w:r w:rsidRPr="00503F91">
            <w:rPr>
              <w:color w:val="7F7F7F"/>
              <w:spacing w:val="-14"/>
              <w:sz w:val="24"/>
              <w:szCs w:val="24"/>
            </w:rPr>
            <w:t>Стр.</w:t>
          </w:r>
          <w:r w:rsidRPr="00503F91">
            <w:rPr>
              <w:color w:val="7F7F7F"/>
              <w:spacing w:val="-14"/>
              <w:sz w:val="24"/>
              <w:szCs w:val="24"/>
            </w:rPr>
            <w:fldChar w:fldCharType="begin"/>
          </w:r>
          <w:r w:rsidRPr="00503F91">
            <w:rPr>
              <w:color w:val="7F7F7F"/>
              <w:spacing w:val="-14"/>
              <w:sz w:val="24"/>
              <w:szCs w:val="24"/>
            </w:rPr>
            <w:instrText>PAGE   \* MERGEFORMAT</w:instrText>
          </w:r>
          <w:r w:rsidRPr="00503F91">
            <w:rPr>
              <w:color w:val="7F7F7F"/>
              <w:spacing w:val="-14"/>
              <w:sz w:val="24"/>
              <w:szCs w:val="24"/>
            </w:rPr>
            <w:fldChar w:fldCharType="separate"/>
          </w:r>
          <w:r>
            <w:rPr>
              <w:color w:val="7F7F7F"/>
              <w:spacing w:val="-14"/>
              <w:sz w:val="24"/>
              <w:szCs w:val="24"/>
            </w:rPr>
            <w:t>57</w:t>
          </w:r>
          <w:r w:rsidRPr="00503F91">
            <w:rPr>
              <w:color w:val="7F7F7F"/>
              <w:spacing w:val="-14"/>
              <w:sz w:val="24"/>
              <w:szCs w:val="24"/>
            </w:rPr>
            <w:fldChar w:fldCharType="end"/>
          </w:r>
          <w:r w:rsidRPr="00503F91">
            <w:rPr>
              <w:color w:val="7F7F7F"/>
              <w:spacing w:val="-14"/>
              <w:sz w:val="24"/>
              <w:szCs w:val="24"/>
            </w:rPr>
            <w:t xml:space="preserve"> из </w:t>
          </w:r>
          <w:fldSimple w:instr=" NUMPAGES   \* MERGEFORMAT ">
            <w:r w:rsidRPr="006B5E41">
              <w:rPr>
                <w:rFonts w:eastAsia="MS Mincho"/>
                <w:color w:val="7F7F7F"/>
                <w:spacing w:val="-14"/>
                <w:sz w:val="24"/>
                <w:szCs w:val="24"/>
              </w:rPr>
              <w:t>215</w:t>
            </w:r>
          </w:fldSimple>
        </w:p>
      </w:tc>
    </w:tr>
  </w:tbl>
  <w:p w14:paraId="535358C5" w14:textId="77777777" w:rsidR="00B33E50" w:rsidRDefault="00B33E50">
    <w:pPr>
      <w:pStyle w:val="af"/>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95EE1" w14:textId="77777777" w:rsidR="00B33E50" w:rsidRDefault="00B33E5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E088D" w14:textId="77777777" w:rsidR="00622A6E" w:rsidRDefault="00622A6E">
      <w:r>
        <w:separator/>
      </w:r>
    </w:p>
  </w:footnote>
  <w:footnote w:type="continuationSeparator" w:id="0">
    <w:p w14:paraId="2CCF63B6" w14:textId="77777777" w:rsidR="00622A6E" w:rsidRDefault="00622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439409BA" w14:textId="77777777" w:rsidTr="003B0CDE">
      <w:trPr>
        <w:trHeight w:val="433"/>
        <w:jc w:val="center"/>
      </w:trPr>
      <w:tc>
        <w:tcPr>
          <w:tcW w:w="6547" w:type="dxa"/>
          <w:shd w:val="clear" w:color="auto" w:fill="auto"/>
        </w:tcPr>
        <w:p w14:paraId="4C250740" w14:textId="77777777" w:rsidR="00B33E50" w:rsidRPr="00746155" w:rsidRDefault="00B33E50" w:rsidP="00ED24E8">
          <w:pPr>
            <w:pStyle w:val="ac"/>
            <w:jc w:val="center"/>
            <w:rPr>
              <w:color w:val="7F7F7F"/>
            </w:rPr>
          </w:pPr>
          <w:r>
            <w:rPr>
              <w:b/>
              <w:color w:val="7F7F7F"/>
            </w:rPr>
            <w:t>ООО «Компания «</w:t>
          </w:r>
          <w:r>
            <w:rPr>
              <w:b/>
              <w:noProof w:val="0"/>
              <w:color w:val="7F7F7F"/>
              <w:lang w:val="en-US"/>
            </w:rPr>
            <w:t>С</w:t>
          </w:r>
          <w:proofErr w:type="spellStart"/>
          <w:r>
            <w:rPr>
              <w:b/>
              <w:noProof w:val="0"/>
              <w:color w:val="7F7F7F"/>
            </w:rPr>
            <w:t>тальэнерго</w:t>
          </w:r>
          <w:proofErr w:type="spellEnd"/>
          <w:r>
            <w:rPr>
              <w:b/>
              <w:color w:val="7F7F7F"/>
            </w:rPr>
            <w:t>»</w:t>
          </w:r>
        </w:p>
      </w:tc>
    </w:tr>
  </w:tbl>
  <w:p w14:paraId="2145F87E" w14:textId="77777777" w:rsidR="00B33E50" w:rsidRPr="002F5DEF" w:rsidRDefault="00B33E50" w:rsidP="00ED24E8">
    <w:pPr>
      <w:pStyle w:val="ac"/>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57AC0" w14:textId="2DB57879" w:rsidR="00B33E50" w:rsidRPr="00550C87" w:rsidRDefault="00B33E50" w:rsidP="00550C87">
    <w:pPr>
      <w:pStyle w:val="ac"/>
    </w:pPr>
    <w:r>
      <mc:AlternateContent>
        <mc:Choice Requires="wpg">
          <w:drawing>
            <wp:anchor distT="0" distB="0" distL="114300" distR="114300" simplePos="0" relativeHeight="251670528" behindDoc="0" locked="0" layoutInCell="1" allowOverlap="1" wp14:anchorId="26923BF9" wp14:editId="020C5214">
              <wp:simplePos x="0" y="0"/>
              <wp:positionH relativeFrom="leftMargin">
                <wp:posOffset>200025</wp:posOffset>
              </wp:positionH>
              <wp:positionV relativeFrom="paragraph">
                <wp:posOffset>268605</wp:posOffset>
              </wp:positionV>
              <wp:extent cx="472440" cy="6473190"/>
              <wp:effectExtent l="0" t="0" r="3810" b="3810"/>
              <wp:wrapNone/>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473190"/>
                        <a:chOff x="566" y="1709"/>
                        <a:chExt cx="744" cy="9003"/>
                      </a:xfrm>
                    </wpg:grpSpPr>
                    <wps:wsp>
                      <wps:cNvPr id="15"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52D4BFDB" w14:textId="77777777" w:rsidR="00B33E50" w:rsidRDefault="00B33E50" w:rsidP="009A452B">
                            <w:r w:rsidRPr="00AA346B">
                              <w:rPr>
                                <w:color w:val="7F7F7F"/>
                                <w:sz w:val="24"/>
                                <w:szCs w:val="24"/>
                              </w:rPr>
                              <w:t>Номер докум.</w:t>
                            </w:r>
                          </w:p>
                        </w:txbxContent>
                      </wps:txbx>
                      <wps:bodyPr rot="0" vert="vert" wrap="square" lIns="0" tIns="0" rIns="0" bIns="0" anchor="t" anchorCtr="0" upright="1">
                        <a:noAutofit/>
                      </wps:bodyPr>
                    </wps:wsp>
                    <wps:wsp>
                      <wps:cNvPr id="17" name="Text Box 6"/>
                      <wps:cNvSpPr txBox="1">
                        <a:spLocks noChangeArrowheads="1"/>
                      </wps:cNvSpPr>
                      <wps:spPr bwMode="auto">
                        <a:xfrm>
                          <a:off x="566" y="1709"/>
                          <a:ext cx="372" cy="142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784156" w14:textId="77777777" w:rsidR="00B33E50" w:rsidRDefault="00B33E50" w:rsidP="009A452B">
                            <w:r w:rsidRPr="00AA346B">
                              <w:rPr>
                                <w:color w:val="7F7F7F"/>
                                <w:sz w:val="24"/>
                                <w:szCs w:val="24"/>
                              </w:rPr>
                              <w:t>Файл:</w:t>
                            </w:r>
                          </w:p>
                        </w:txbxContent>
                      </wps:txbx>
                      <wps:bodyPr rot="0" vert="vert" wrap="square" lIns="0" tIns="0" rIns="0" bIns="0" anchor="t" anchorCtr="0" upright="1">
                        <a:noAutofit/>
                      </wps:bodyPr>
                    </wps:wsp>
                    <wps:wsp>
                      <wps:cNvPr id="18" name="Text Box 7"/>
                      <wps:cNvSpPr txBox="1">
                        <a:spLocks noChangeArrowheads="1"/>
                      </wps:cNvSpPr>
                      <wps:spPr bwMode="auto">
                        <a:xfrm>
                          <a:off x="938" y="3183"/>
                          <a:ext cx="372" cy="325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0D7BB9" w14:textId="77777777" w:rsidR="00B33E50" w:rsidRPr="0029504F" w:rsidRDefault="00B33E50" w:rsidP="002F50F2">
                            <w:pPr>
                              <w:spacing w:line="300" w:lineRule="auto"/>
                              <w:rPr>
                                <w:color w:val="808080" w:themeColor="background1" w:themeShade="80"/>
                                <w:sz w:val="24"/>
                                <w:szCs w:val="28"/>
                              </w:rPr>
                            </w:pPr>
                            <w:r w:rsidRPr="0029504F">
                              <w:rPr>
                                <w:rFonts w:eastAsia="MS Mincho"/>
                                <w:color w:val="808080" w:themeColor="background1" w:themeShade="80"/>
                                <w:sz w:val="24"/>
                                <w:szCs w:val="28"/>
                              </w:rPr>
                              <w:t>ЕИУС.465275.006.100</w:t>
                            </w:r>
                            <w:r w:rsidRPr="0029504F">
                              <w:rPr>
                                <w:rFonts w:eastAsia="Batang"/>
                                <w:noProof w:val="0"/>
                                <w:color w:val="808080" w:themeColor="background1" w:themeShade="80"/>
                                <w:sz w:val="24"/>
                                <w:szCs w:val="28"/>
                                <w:lang w:eastAsia="en-US"/>
                              </w:rPr>
                              <w:t>-01 98 01</w:t>
                            </w:r>
                          </w:p>
                          <w:p w14:paraId="325036E2" w14:textId="77777777" w:rsidR="00B33E50" w:rsidRPr="00E85A7A" w:rsidRDefault="00B33E50" w:rsidP="009A452B">
                            <w:pPr>
                              <w:ind w:firstLine="113"/>
                              <w:rPr>
                                <w:spacing w:val="-10"/>
                              </w:rPr>
                            </w:pPr>
                          </w:p>
                        </w:txbxContent>
                      </wps:txbx>
                      <wps:bodyPr rot="0" vert="vert" wrap="square" lIns="0" tIns="0" rIns="0" bIns="0" anchor="t" anchorCtr="0" upright="1">
                        <a:noAutofit/>
                      </wps:bodyPr>
                    </wps:wsp>
                    <wps:wsp>
                      <wps:cNvPr id="19" name="Text Box 8"/>
                      <wps:cNvSpPr txBox="1">
                        <a:spLocks noChangeArrowheads="1"/>
                      </wps:cNvSpPr>
                      <wps:spPr bwMode="auto">
                        <a:xfrm>
                          <a:off x="566" y="3040"/>
                          <a:ext cx="372" cy="6356"/>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93A296" w14:textId="21D98BAB" w:rsidR="00B33E50" w:rsidRPr="00AF4B83" w:rsidRDefault="00B33E50" w:rsidP="009A452B">
                            <w:pPr>
                              <w:ind w:firstLine="113"/>
                              <w:rPr>
                                <w:spacing w:val="-1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wps:txbx>
                      <wps:bodyPr rot="0" vert="vert" wrap="square" lIns="0" tIns="0" rIns="0" bIns="0" anchor="t" anchorCtr="0" upright="1">
                        <a:noAutofit/>
                      </wps:bodyPr>
                    </wps:wsp>
                    <wps:wsp>
                      <wps:cNvPr id="20" name="Text Box 9"/>
                      <wps:cNvSpPr txBox="1">
                        <a:spLocks noChangeArrowheads="1"/>
                      </wps:cNvSpPr>
                      <wps:spPr bwMode="auto">
                        <a:xfrm>
                          <a:off x="566" y="9240"/>
                          <a:ext cx="372" cy="1472"/>
                        </a:xfrm>
                        <a:prstGeom prst="rect">
                          <a:avLst/>
                        </a:prstGeom>
                        <a:solidFill>
                          <a:srgbClr val="FFFFFF"/>
                        </a:solidFill>
                        <a:ln w="9525">
                          <a:solidFill>
                            <a:srgbClr val="FFFFFF"/>
                          </a:solidFill>
                          <a:miter lim="800000"/>
                          <a:headEnd/>
                          <a:tailEnd/>
                        </a:ln>
                      </wps:spPr>
                      <wps:txbx>
                        <w:txbxContent>
                          <w:p w14:paraId="0A4FB498" w14:textId="77777777" w:rsidR="00B33E50" w:rsidRDefault="00B33E50" w:rsidP="009A452B">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117</w:t>
                            </w:r>
                            <w:r w:rsidRPr="00AA346B">
                              <w:rPr>
                                <w:color w:val="7F7F7F"/>
                                <w:sz w:val="24"/>
                                <w:szCs w:val="24"/>
                              </w:rPr>
                              <w:fldChar w:fldCharType="end"/>
                            </w:r>
                            <w:r w:rsidRPr="00AA346B">
                              <w:rPr>
                                <w:color w:val="7F7F7F"/>
                                <w:sz w:val="24"/>
                                <w:szCs w:val="24"/>
                              </w:rPr>
                              <w:t xml:space="preserve"> из </w:t>
                            </w:r>
                            <w:fldSimple w:instr=" NUMPAGES   \* MERGEFORMAT ">
                              <w:ins w:id="195" w:author="SadButTrue" w:date="2020-08-28T17:09:00Z">
                                <w:r w:rsidRPr="006B5E41">
                                  <w:rPr>
                                    <w:rFonts w:eastAsia="MS Mincho"/>
                                    <w:color w:val="7F7F7F"/>
                                    <w:sz w:val="24"/>
                                    <w:szCs w:val="24"/>
                                    <w:rPrChange w:id="196" w:author="SadButTrue" w:date="2020-08-28T17:09:00Z">
                                      <w:rPr/>
                                    </w:rPrChange>
                                  </w:rPr>
                                  <w:t>215</w:t>
                                </w:r>
                              </w:ins>
                              <w:del w:id="197" w:author="SadButTrue" w:date="2020-08-20T12:27:00Z">
                                <w:r w:rsidDel="00356F05">
                                  <w:rPr>
                                    <w:rFonts w:eastAsia="MS Mincho"/>
                                    <w:color w:val="7F7F7F"/>
                                    <w:sz w:val="24"/>
                                    <w:szCs w:val="24"/>
                                  </w:rPr>
                                  <w:delText>213</w:delText>
                                </w:r>
                              </w:del>
                            </w:fldSimple>
                          </w:p>
                        </w:txbxContent>
                      </wps:txbx>
                      <wps:bodyPr rot="0" vert="vert" wrap="square" lIns="0" tIns="0" rIns="0" bIns="0" anchor="t" anchorCtr="0" upright="1">
                        <a:noAutofit/>
                      </wps:bodyPr>
                    </wps:wsp>
                    <wps:wsp>
                      <wps:cNvPr id="21" name="Text Box 10"/>
                      <wps:cNvSpPr txBox="1">
                        <a:spLocks noChangeArrowheads="1"/>
                      </wps:cNvSpPr>
                      <wps:spPr bwMode="auto">
                        <a:xfrm>
                          <a:off x="938" y="9348"/>
                          <a:ext cx="372" cy="1317"/>
                        </a:xfrm>
                        <a:prstGeom prst="rect">
                          <a:avLst/>
                        </a:prstGeom>
                        <a:solidFill>
                          <a:srgbClr val="FFFFFF"/>
                        </a:solidFill>
                        <a:ln w="9525">
                          <a:solidFill>
                            <a:srgbClr val="FFFFFF"/>
                          </a:solidFill>
                          <a:miter lim="800000"/>
                          <a:headEnd/>
                          <a:tailEnd/>
                        </a:ln>
                      </wps:spPr>
                      <wps:txbx>
                        <w:txbxContent>
                          <w:p w14:paraId="76C1CE4A" w14:textId="77777777" w:rsidR="00B33E50" w:rsidRDefault="00B33E50" w:rsidP="009A452B">
                            <w:pPr>
                              <w:jc w:val="right"/>
                            </w:pPr>
                            <w:r w:rsidRPr="00AA346B">
                              <w:rPr>
                                <w:color w:val="7F7F7F"/>
                                <w:sz w:val="24"/>
                                <w:szCs w:val="24"/>
                              </w:rPr>
                              <w:t>Версия 1</w:t>
                            </w:r>
                            <w:r>
                              <w:rPr>
                                <w:color w:val="7F7F7F"/>
                                <w:sz w:val="24"/>
                                <w:szCs w:val="24"/>
                              </w:rPr>
                              <w:t>.0</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23BF9" id="_x0000_s1056" style="position:absolute;margin-left:15.75pt;margin-top:21.15pt;width:37.2pt;height:509.7pt;z-index:25167052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">
              <v:shapetype id="_x0000_t202" coordsize="21600,21600" o:spt="202" path="m,l,21600r21600,l21600,xe">
                <v:stroke joinstyle="miter"/>
                <v:path gradientshapeok="t" o:connecttype="rect"/>
              </v:shapetype>
              <v:shape id="Text Box 5" o:spid="_x0000_s105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" strokecolor="white">
                <v:textbox style="layout-flow:vertical" inset="0,0,0,0">
                  <w:txbxContent>
                    <w:p w14:paraId="52D4BFDB" w14:textId="77777777" w:rsidR="00B33E50" w:rsidRDefault="00B33E50" w:rsidP="009A452B">
                      <w:r w:rsidRPr="00AA346B">
                        <w:rPr>
                          <w:color w:val="7F7F7F"/>
                          <w:sz w:val="24"/>
                          <w:szCs w:val="24"/>
                        </w:rPr>
                        <w:t>Номер докум.</w:t>
                      </w:r>
                    </w:p>
                  </w:txbxContent>
                </v:textbox>
              </v:shape>
              <v:shape id="Text Box 6" o:spid="_x0000_s1058" type="#_x0000_t202" style="position:absolute;left:566;top:1709;width:37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" strokecolor="white">
                <v:textbox style="layout-flow:vertical" inset="0,0,0,0">
                  <w:txbxContent>
                    <w:p w14:paraId="5E784156" w14:textId="77777777" w:rsidR="00B33E50" w:rsidRDefault="00B33E50" w:rsidP="009A452B">
                      <w:r w:rsidRPr="00AA346B">
                        <w:rPr>
                          <w:color w:val="7F7F7F"/>
                          <w:sz w:val="24"/>
                          <w:szCs w:val="24"/>
                        </w:rPr>
                        <w:t>Файл:</w:t>
                      </w:r>
                    </w:p>
                  </w:txbxContent>
                </v:textbox>
              </v:shape>
              <v:shape id="Text Box 7" o:spid="_x0000_s1059" type="#_x0000_t202" style="position:absolute;left:938;top:3183;width:372;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" strokecolor="white">
                <v:textbox style="layout-flow:vertical" inset="0,0,0,0">
                  <w:txbxContent>
                    <w:p w14:paraId="3A0D7BB9" w14:textId="77777777" w:rsidR="00B33E50" w:rsidRPr="0029504F" w:rsidRDefault="00B33E50" w:rsidP="002F50F2">
                      <w:pPr>
                        <w:spacing w:line="300" w:lineRule="auto"/>
                        <w:rPr>
                          <w:color w:val="808080" w:themeColor="background1" w:themeShade="80"/>
                          <w:sz w:val="24"/>
                          <w:szCs w:val="28"/>
                        </w:rPr>
                      </w:pPr>
                      <w:r w:rsidRPr="0029504F">
                        <w:rPr>
                          <w:rFonts w:eastAsia="MS Mincho"/>
                          <w:color w:val="808080" w:themeColor="background1" w:themeShade="80"/>
                          <w:sz w:val="24"/>
                          <w:szCs w:val="28"/>
                        </w:rPr>
                        <w:t>ЕИУС.465275.006.100</w:t>
                      </w:r>
                      <w:r w:rsidRPr="0029504F">
                        <w:rPr>
                          <w:rFonts w:eastAsia="Batang"/>
                          <w:noProof w:val="0"/>
                          <w:color w:val="808080" w:themeColor="background1" w:themeShade="80"/>
                          <w:sz w:val="24"/>
                          <w:szCs w:val="28"/>
                          <w:lang w:eastAsia="en-US"/>
                        </w:rPr>
                        <w:t>-01 98 01</w:t>
                      </w:r>
                    </w:p>
                    <w:p w14:paraId="325036E2" w14:textId="77777777" w:rsidR="00B33E50" w:rsidRPr="00E85A7A" w:rsidRDefault="00B33E50" w:rsidP="009A452B">
                      <w:pPr>
                        <w:ind w:firstLine="113"/>
                        <w:rPr>
                          <w:spacing w:val="-10"/>
                        </w:rPr>
                      </w:pPr>
                    </w:p>
                  </w:txbxContent>
                </v:textbox>
              </v:shape>
              <v:shape id="Text Box 8" o:spid="_x0000_s1060" type="#_x0000_t202" style="position:absolute;left:566;top:3040;width:372;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" strokecolor="white">
                <v:textbox style="layout-flow:vertical" inset="0,0,0,0">
                  <w:txbxContent>
                    <w:p w14:paraId="6B93A296" w14:textId="21D98BAB" w:rsidR="00B33E50" w:rsidRPr="00AF4B83" w:rsidRDefault="00B33E50" w:rsidP="009A452B">
                      <w:pPr>
                        <w:ind w:firstLine="113"/>
                        <w:rPr>
                          <w:spacing w:val="-1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v:textbox>
              </v:shape>
              <v:shape id="Text Box 9" o:spid="_x0000_s1061" type="#_x0000_t202" style="position:absolute;left:566;top:9240;width:372;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" strokecolor="white">
                <v:textbox style="layout-flow:vertical" inset="0,0,0,0">
                  <w:txbxContent>
                    <w:p w14:paraId="0A4FB498" w14:textId="77777777" w:rsidR="00B33E50" w:rsidRDefault="00B33E50" w:rsidP="009A452B">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117</w:t>
                      </w:r>
                      <w:r w:rsidRPr="00AA346B">
                        <w:rPr>
                          <w:color w:val="7F7F7F"/>
                          <w:sz w:val="24"/>
                          <w:szCs w:val="24"/>
                        </w:rPr>
                        <w:fldChar w:fldCharType="end"/>
                      </w:r>
                      <w:r w:rsidRPr="00AA346B">
                        <w:rPr>
                          <w:color w:val="7F7F7F"/>
                          <w:sz w:val="24"/>
                          <w:szCs w:val="24"/>
                        </w:rPr>
                        <w:t xml:space="preserve"> из </w:t>
                      </w:r>
                      <w:fldSimple w:instr=" NUMPAGES   \* MERGEFORMAT ">
                        <w:ins w:id="198" w:author="SadButTrue" w:date="2020-08-28T17:09:00Z">
                          <w:r w:rsidRPr="006B5E41">
                            <w:rPr>
                              <w:rFonts w:eastAsia="MS Mincho"/>
                              <w:color w:val="7F7F7F"/>
                              <w:sz w:val="24"/>
                              <w:szCs w:val="24"/>
                              <w:rPrChange w:id="199" w:author="SadButTrue" w:date="2020-08-28T17:09:00Z">
                                <w:rPr/>
                              </w:rPrChange>
                            </w:rPr>
                            <w:t>215</w:t>
                          </w:r>
                        </w:ins>
                        <w:del w:id="200" w:author="SadButTrue" w:date="2020-08-20T12:27:00Z">
                          <w:r w:rsidDel="00356F05">
                            <w:rPr>
                              <w:rFonts w:eastAsia="MS Mincho"/>
                              <w:color w:val="7F7F7F"/>
                              <w:sz w:val="24"/>
                              <w:szCs w:val="24"/>
                            </w:rPr>
                            <w:delText>213</w:delText>
                          </w:r>
                        </w:del>
                      </w:fldSimple>
                    </w:p>
                  </w:txbxContent>
                </v:textbox>
              </v:shape>
              <v:shape id="Text Box 10" o:spid="_x0000_s1062" type="#_x0000_t202" style="position:absolute;left:938;top:9348;width:372;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" strokecolor="white">
                <v:textbox style="layout-flow:vertical" inset="0,0,0,0">
                  <w:txbxContent>
                    <w:p w14:paraId="76C1CE4A" w14:textId="77777777" w:rsidR="00B33E50" w:rsidRDefault="00B33E50" w:rsidP="009A452B">
                      <w:pPr>
                        <w:jc w:val="right"/>
                      </w:pPr>
                      <w:r w:rsidRPr="00AA346B">
                        <w:rPr>
                          <w:color w:val="7F7F7F"/>
                          <w:sz w:val="24"/>
                          <w:szCs w:val="24"/>
                        </w:rPr>
                        <w:t>Версия 1</w:t>
                      </w:r>
                      <w:r>
                        <w:rPr>
                          <w:color w:val="7F7F7F"/>
                          <w:sz w:val="24"/>
                          <w:szCs w:val="24"/>
                        </w:rPr>
                        <w:t>.0</w:t>
                      </w:r>
                    </w:p>
                  </w:txbxContent>
                </v:textbox>
              </v:shape>
              <w10:wrap anchorx="margin"/>
            </v:group>
          </w:pict>
        </mc:Fallback>
      </mc:AlternateContent>
    </w:r>
    <w:r>
      <mc:AlternateContent>
        <mc:Choice Requires="wpg">
          <w:drawing>
            <wp:anchor distT="0" distB="0" distL="114300" distR="114300" simplePos="0" relativeHeight="251652096" behindDoc="0" locked="0" layoutInCell="1" allowOverlap="1" wp14:anchorId="53137F5F" wp14:editId="6BB0B0F0">
              <wp:simplePos x="0" y="0"/>
              <wp:positionH relativeFrom="page">
                <wp:posOffset>10292715</wp:posOffset>
              </wp:positionH>
              <wp:positionV relativeFrom="paragraph">
                <wp:posOffset>1019175</wp:posOffset>
              </wp:positionV>
              <wp:extent cx="312420" cy="4052570"/>
              <wp:effectExtent l="0" t="0" r="0" b="5080"/>
              <wp:wrapNone/>
              <wp:docPr id="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23"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0CF98578" w14:textId="77777777" w:rsidR="00B33E50" w:rsidRDefault="00B33E50" w:rsidP="009A452B">
                            <w:pPr>
                              <w:jc w:val="center"/>
                            </w:pPr>
                            <w:r>
                              <w:rPr>
                                <w:b/>
                                <w:color w:val="7F7F7F"/>
                              </w:rPr>
                              <w:t>ООО «Компания «</w:t>
                            </w:r>
                            <w:r>
                              <w:rPr>
                                <w:b/>
                                <w:color w:val="7F7F7F"/>
                                <w:lang w:val="en-US"/>
                              </w:rPr>
                              <w:t>С</w:t>
                            </w:r>
                            <w:r>
                              <w:rPr>
                                <w:b/>
                                <w:color w:val="7F7F7F"/>
                              </w:rPr>
                              <w:t>тальэнерго»</w:t>
                            </w:r>
                          </w:p>
                        </w:txbxContent>
                      </wps:txbx>
                      <wps:bodyPr rot="0" vert="vert" wrap="square" lIns="0" tIns="45720" rIns="0" bIns="45720" anchor="t" anchorCtr="0" upright="1">
                        <a:noAutofit/>
                      </wps:bodyPr>
                    </wps:wsp>
                    <wps:wsp>
                      <wps:cNvPr id="24"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137F5F" id="_x0000_s1063" style="position:absolute;margin-left:810.45pt;margin-top:80.25pt;width:24.6pt;height:319.1pt;z-index:251652096;mso-position-horizontal-relative:page"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">
              <v:shape id="Text Box 18" o:spid="_x0000_s106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" strokecolor="white">
                <v:textbox style="layout-flow:vertical" inset="0,,0">
                  <w:txbxContent>
                    <w:p w14:paraId="0CF98578" w14:textId="77777777" w:rsidR="00B33E50" w:rsidRDefault="00B33E50" w:rsidP="009A452B">
                      <w:pPr>
                        <w:jc w:val="center"/>
                      </w:pPr>
                      <w:r>
                        <w:rPr>
                          <w:b/>
                          <w:color w:val="7F7F7F"/>
                        </w:rPr>
                        <w:t>ООО «Компания «</w:t>
                      </w:r>
                      <w:r>
                        <w:rPr>
                          <w:b/>
                          <w:color w:val="7F7F7F"/>
                          <w:lang w:val="en-US"/>
                        </w:rPr>
                        <w:t>С</w:t>
                      </w:r>
                      <w:r>
                        <w:rPr>
                          <w:b/>
                          <w:color w:val="7F7F7F"/>
                        </w:rPr>
                        <w:t>тальэнерго»</w:t>
                      </w:r>
                    </w:p>
                  </w:txbxContent>
                </v:textbox>
              </v:shape>
              <v:line id="Прямая соединительная линия 316" o:spid="_x0000_s106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w10:wrap anchorx="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5969408F" w14:textId="77777777" w:rsidTr="00DD0066">
      <w:trPr>
        <w:trHeight w:val="433"/>
        <w:jc w:val="center"/>
      </w:trPr>
      <w:tc>
        <w:tcPr>
          <w:tcW w:w="6547" w:type="dxa"/>
          <w:shd w:val="clear" w:color="auto" w:fill="auto"/>
        </w:tcPr>
        <w:p w14:paraId="479C7CB7" w14:textId="77777777" w:rsidR="00B33E50" w:rsidRPr="00746155" w:rsidRDefault="00B33E50" w:rsidP="005E0335">
          <w:pPr>
            <w:pStyle w:val="ac"/>
            <w:jc w:val="center"/>
            <w:rPr>
              <w:color w:val="7F7F7F"/>
            </w:rPr>
          </w:pPr>
          <w:r>
            <w:rPr>
              <w:b/>
              <w:color w:val="7F7F7F"/>
            </w:rPr>
            <w:t>ООО «Компания «Стальэнерго»</w:t>
          </w:r>
        </w:p>
      </w:tc>
    </w:tr>
  </w:tbl>
  <w:p w14:paraId="35DEA41D" w14:textId="77777777" w:rsidR="00B33E50" w:rsidRPr="00550C87" w:rsidRDefault="00B33E50" w:rsidP="00550C87">
    <w:pPr>
      <w:pStyle w:val="a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B84E4" w14:textId="16653C8F" w:rsidR="00B33E50" w:rsidRPr="00550C87" w:rsidRDefault="00B33E50" w:rsidP="00550C87">
    <w:pPr>
      <w:pStyle w:val="ac"/>
    </w:pPr>
    <w:r>
      <mc:AlternateContent>
        <mc:Choice Requires="wpg">
          <w:drawing>
            <wp:anchor distT="0" distB="0" distL="114300" distR="114300" simplePos="0" relativeHeight="251660288" behindDoc="0" locked="0" layoutInCell="1" allowOverlap="1" wp14:anchorId="2E0A3708" wp14:editId="2F777F8E">
              <wp:simplePos x="0" y="0"/>
              <wp:positionH relativeFrom="leftMargin">
                <wp:posOffset>224155</wp:posOffset>
              </wp:positionH>
              <wp:positionV relativeFrom="paragraph">
                <wp:posOffset>351790</wp:posOffset>
              </wp:positionV>
              <wp:extent cx="472440" cy="6120765"/>
              <wp:effectExtent l="0" t="0" r="3810" b="0"/>
              <wp:wrapNone/>
              <wp:docPr id="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76"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2391B800" w14:textId="77777777" w:rsidR="00B33E50" w:rsidRDefault="00B33E50" w:rsidP="00E72A91">
                            <w:r w:rsidRPr="00AA346B">
                              <w:rPr>
                                <w:color w:val="7F7F7F"/>
                                <w:sz w:val="24"/>
                                <w:szCs w:val="24"/>
                              </w:rPr>
                              <w:t>Номер докум.</w:t>
                            </w:r>
                          </w:p>
                        </w:txbxContent>
                      </wps:txbx>
                      <wps:bodyPr rot="0" vert="vert" wrap="square" lIns="0" tIns="0" rIns="0" bIns="0" anchor="t" anchorCtr="0" upright="1">
                        <a:noAutofit/>
                      </wps:bodyPr>
                    </wps:wsp>
                    <wps:wsp>
                      <wps:cNvPr id="77" name="Text Box 6"/>
                      <wps:cNvSpPr txBox="1">
                        <a:spLocks noChangeArrowheads="1"/>
                      </wps:cNvSpPr>
                      <wps:spPr bwMode="auto">
                        <a:xfrm>
                          <a:off x="566" y="1709"/>
                          <a:ext cx="372" cy="183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FF5CEE" w14:textId="77777777" w:rsidR="00B33E50" w:rsidRDefault="00B33E50" w:rsidP="00E72A91">
                            <w:r w:rsidRPr="00AA346B">
                              <w:rPr>
                                <w:color w:val="7F7F7F"/>
                                <w:sz w:val="24"/>
                                <w:szCs w:val="24"/>
                              </w:rPr>
                              <w:t>Файл:</w:t>
                            </w:r>
                          </w:p>
                        </w:txbxContent>
                      </wps:txbx>
                      <wps:bodyPr rot="0" vert="vert" wrap="square" lIns="0" tIns="0" rIns="0" bIns="0" anchor="t" anchorCtr="0" upright="1">
                        <a:noAutofit/>
                      </wps:bodyPr>
                    </wps:wsp>
                    <wps:wsp>
                      <wps:cNvPr id="78" name="Text Box 7"/>
                      <wps:cNvSpPr txBox="1">
                        <a:spLocks noChangeArrowheads="1"/>
                      </wps:cNvSpPr>
                      <wps:spPr bwMode="auto">
                        <a:xfrm>
                          <a:off x="938"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E140FB" w14:textId="0F2AAE19" w:rsidR="00B33E50" w:rsidRDefault="00B33E50" w:rsidP="00E72A91">
                            <w:pPr>
                              <w:ind w:firstLine="113"/>
                            </w:pPr>
                            <w:fldSimple w:instr=" INFO  Comments &quot;ЕИУС.469431.007.100-01 98 01&quot;  \* MERGEFORMAT ">
                              <w:r w:rsidRPr="001432BC">
                                <w:rPr>
                                  <w:noProof w:val="0"/>
                                  <w:color w:val="7F7F7F"/>
                                  <w:sz w:val="24"/>
                                  <w:szCs w:val="24"/>
                                </w:rPr>
                                <w:t>ЕИУС.469431.007.100-01 98 01</w:t>
                              </w:r>
                            </w:fldSimple>
                          </w:p>
                        </w:txbxContent>
                      </wps:txbx>
                      <wps:bodyPr rot="0" vert="vert" wrap="square" lIns="0" tIns="0" rIns="0" bIns="0" anchor="t" anchorCtr="0" upright="1">
                        <a:noAutofit/>
                      </wps:bodyPr>
                    </wps:wsp>
                    <wps:wsp>
                      <wps:cNvPr id="79" name="Text Box 8"/>
                      <wps:cNvSpPr txBox="1">
                        <a:spLocks noChangeArrowheads="1"/>
                      </wps:cNvSpPr>
                      <wps:spPr bwMode="auto">
                        <a:xfrm>
                          <a:off x="566"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4163A7" w14:textId="2078AB2C" w:rsidR="00B33E50" w:rsidRPr="00C37DC9" w:rsidRDefault="00B33E50" w:rsidP="00E72A91">
                            <w:pPr>
                              <w:ind w:firstLine="113"/>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wps:txbx>
                      <wps:bodyPr rot="0" vert="vert" wrap="square" lIns="0" tIns="0" rIns="0" bIns="0" anchor="t" anchorCtr="0" upright="1">
                        <a:noAutofit/>
                      </wps:bodyPr>
                    </wps:wsp>
                    <wps:wsp>
                      <wps:cNvPr id="80"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2E8BD8BA" w14:textId="77777777" w:rsidR="00B33E50" w:rsidRDefault="00B33E50" w:rsidP="00E72A91">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183</w:t>
                            </w:r>
                            <w:r w:rsidRPr="00AA346B">
                              <w:rPr>
                                <w:color w:val="7F7F7F"/>
                                <w:sz w:val="24"/>
                                <w:szCs w:val="24"/>
                              </w:rPr>
                              <w:fldChar w:fldCharType="end"/>
                            </w:r>
                            <w:r w:rsidRPr="00AA346B">
                              <w:rPr>
                                <w:color w:val="7F7F7F"/>
                                <w:sz w:val="24"/>
                                <w:szCs w:val="24"/>
                              </w:rPr>
                              <w:t xml:space="preserve"> из </w:t>
                            </w:r>
                            <w:fldSimple w:instr=" NUMPAGES   \* MERGEFORMAT ">
                              <w:ins w:id="280" w:author="SadButTrue" w:date="2020-08-28T17:09:00Z">
                                <w:r w:rsidRPr="006B5E41">
                                  <w:rPr>
                                    <w:rFonts w:eastAsia="MS Mincho"/>
                                    <w:color w:val="7F7F7F"/>
                                    <w:sz w:val="24"/>
                                    <w:szCs w:val="24"/>
                                    <w:rPrChange w:id="281" w:author="SadButTrue" w:date="2020-08-28T17:09:00Z">
                                      <w:rPr/>
                                    </w:rPrChange>
                                  </w:rPr>
                                  <w:t>215</w:t>
                                </w:r>
                              </w:ins>
                              <w:del w:id="282" w:author="SadButTrue" w:date="2020-08-28T16:35:00Z">
                                <w:r w:rsidRPr="00731D69" w:rsidDel="00731D69">
                                  <w:rPr>
                                    <w:rFonts w:eastAsia="MS Mincho"/>
                                    <w:color w:val="7F7F7F"/>
                                    <w:sz w:val="24"/>
                                    <w:szCs w:val="24"/>
                                  </w:rPr>
                                  <w:delText>215</w:delText>
                                </w:r>
                              </w:del>
                            </w:fldSimple>
                          </w:p>
                        </w:txbxContent>
                      </wps:txbx>
                      <wps:bodyPr rot="0" vert="vert" wrap="square" lIns="0" tIns="0" rIns="0" bIns="0" anchor="t" anchorCtr="0" upright="1">
                        <a:noAutofit/>
                      </wps:bodyPr>
                    </wps:wsp>
                    <wps:wsp>
                      <wps:cNvPr id="81"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775D3268" w14:textId="77777777" w:rsidR="00B33E50" w:rsidRDefault="00B33E50" w:rsidP="00E72A91">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A3708" id="_x0000_s1066" style="position:absolute;margin-left:17.65pt;margin-top:27.7pt;width:37.2pt;height:481.95pt;z-index:25166028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">
              <v:shapetype id="_x0000_t202" coordsize="21600,21600" o:spt="202" path="m,l,21600r21600,l21600,xe">
                <v:stroke joinstyle="miter"/>
                <v:path gradientshapeok="t" o:connecttype="rect"/>
              </v:shapetype>
              <v:shape id="Text Box 5" o:spid="_x0000_s106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" strokecolor="white">
                <v:textbox style="layout-flow:vertical" inset="0,0,0,0">
                  <w:txbxContent>
                    <w:p w14:paraId="2391B800" w14:textId="77777777" w:rsidR="00B33E50" w:rsidRDefault="00B33E50" w:rsidP="00E72A91">
                      <w:r w:rsidRPr="00AA346B">
                        <w:rPr>
                          <w:color w:val="7F7F7F"/>
                          <w:sz w:val="24"/>
                          <w:szCs w:val="24"/>
                        </w:rPr>
                        <w:t>Номер докум.</w:t>
                      </w:r>
                    </w:p>
                  </w:txbxContent>
                </v:textbox>
              </v:shape>
              <v:shape id="Text Box 6" o:spid="_x0000_s106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" strokecolor="white">
                <v:textbox style="layout-flow:vertical" inset="0,0,0,0">
                  <w:txbxContent>
                    <w:p w14:paraId="1DFF5CEE" w14:textId="77777777" w:rsidR="00B33E50" w:rsidRDefault="00B33E50" w:rsidP="00E72A91">
                      <w:r w:rsidRPr="00AA346B">
                        <w:rPr>
                          <w:color w:val="7F7F7F"/>
                          <w:sz w:val="24"/>
                          <w:szCs w:val="24"/>
                        </w:rPr>
                        <w:t>Файл:</w:t>
                      </w:r>
                    </w:p>
                  </w:txbxContent>
                </v:textbox>
              </v:shape>
              <v:shape id="Text Box 7" o:spid="_x0000_s106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" strokecolor="white">
                <v:textbox style="layout-flow:vertical" inset="0,0,0,0">
                  <w:txbxContent>
                    <w:p w14:paraId="65E140FB" w14:textId="0F2AAE19" w:rsidR="00B33E50" w:rsidRDefault="00B33E50" w:rsidP="00E72A91">
                      <w:pPr>
                        <w:ind w:firstLine="113"/>
                      </w:pPr>
                      <w:fldSimple w:instr=" INFO  Comments &quot;ЕИУС.469431.007.100-01 98 01&quot;  \* MERGEFORMAT ">
                        <w:r w:rsidRPr="001432BC">
                          <w:rPr>
                            <w:noProof w:val="0"/>
                            <w:color w:val="7F7F7F"/>
                            <w:sz w:val="24"/>
                            <w:szCs w:val="24"/>
                          </w:rPr>
                          <w:t>ЕИУС.469431.007.100-01 98 01</w:t>
                        </w:r>
                      </w:fldSimple>
                    </w:p>
                  </w:txbxContent>
                </v:textbox>
              </v:shape>
              <v:shape id="Text Box 8" o:spid="_x0000_s107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" strokecolor="white">
                <v:textbox style="layout-flow:vertical" inset="0,0,0,0">
                  <w:txbxContent>
                    <w:p w14:paraId="084163A7" w14:textId="2078AB2C" w:rsidR="00B33E50" w:rsidRPr="00C37DC9" w:rsidRDefault="00B33E50" w:rsidP="00E72A91">
                      <w:pPr>
                        <w:ind w:firstLine="113"/>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v:textbox>
              </v:shape>
              <v:shape id="Text Box 9" o:spid="_x0000_s107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" strokecolor="white">
                <v:textbox style="layout-flow:vertical" inset="0,0,0,0">
                  <w:txbxContent>
                    <w:p w14:paraId="2E8BD8BA" w14:textId="77777777" w:rsidR="00B33E50" w:rsidRDefault="00B33E50" w:rsidP="00E72A91">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183</w:t>
                      </w:r>
                      <w:r w:rsidRPr="00AA346B">
                        <w:rPr>
                          <w:color w:val="7F7F7F"/>
                          <w:sz w:val="24"/>
                          <w:szCs w:val="24"/>
                        </w:rPr>
                        <w:fldChar w:fldCharType="end"/>
                      </w:r>
                      <w:r w:rsidRPr="00AA346B">
                        <w:rPr>
                          <w:color w:val="7F7F7F"/>
                          <w:sz w:val="24"/>
                          <w:szCs w:val="24"/>
                        </w:rPr>
                        <w:t xml:space="preserve"> из </w:t>
                      </w:r>
                      <w:fldSimple w:instr=" NUMPAGES   \* MERGEFORMAT ">
                        <w:ins w:id="283" w:author="SadButTrue" w:date="2020-08-28T17:09:00Z">
                          <w:r w:rsidRPr="006B5E41">
                            <w:rPr>
                              <w:rFonts w:eastAsia="MS Mincho"/>
                              <w:color w:val="7F7F7F"/>
                              <w:sz w:val="24"/>
                              <w:szCs w:val="24"/>
                              <w:rPrChange w:id="284" w:author="SadButTrue" w:date="2020-08-28T17:09:00Z">
                                <w:rPr/>
                              </w:rPrChange>
                            </w:rPr>
                            <w:t>215</w:t>
                          </w:r>
                        </w:ins>
                        <w:del w:id="285" w:author="SadButTrue" w:date="2020-08-28T16:35:00Z">
                          <w:r w:rsidRPr="00731D69" w:rsidDel="00731D69">
                            <w:rPr>
                              <w:rFonts w:eastAsia="MS Mincho"/>
                              <w:color w:val="7F7F7F"/>
                              <w:sz w:val="24"/>
                              <w:szCs w:val="24"/>
                            </w:rPr>
                            <w:delText>215</w:delText>
                          </w:r>
                        </w:del>
                      </w:fldSimple>
                    </w:p>
                  </w:txbxContent>
                </v:textbox>
              </v:shape>
              <v:shape id="Text Box 10" o:spid="_x0000_s107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" strokecolor="white">
                <v:textbox style="layout-flow:vertical" inset="0,0,0,0">
                  <w:txbxContent>
                    <w:p w14:paraId="775D3268" w14:textId="77777777" w:rsidR="00B33E50" w:rsidRDefault="00B33E50" w:rsidP="00E72A91">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56192" behindDoc="0" locked="0" layoutInCell="1" allowOverlap="1" wp14:anchorId="58EDE760" wp14:editId="640CE647">
              <wp:simplePos x="0" y="0"/>
              <wp:positionH relativeFrom="column">
                <wp:posOffset>9157970</wp:posOffset>
              </wp:positionH>
              <wp:positionV relativeFrom="paragraph">
                <wp:posOffset>1638935</wp:posOffset>
              </wp:positionV>
              <wp:extent cx="312420" cy="4052570"/>
              <wp:effectExtent l="0" t="0" r="0" b="5080"/>
              <wp:wrapNone/>
              <wp:docPr id="7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73"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06D197FC" w14:textId="77777777" w:rsidR="00B33E50" w:rsidRDefault="00B33E50" w:rsidP="00425C1E">
                            <w:pPr>
                              <w:jc w:val="center"/>
                            </w:pPr>
                            <w:r>
                              <w:rPr>
                                <w:b/>
                                <w:color w:val="7F7F7F"/>
                              </w:rPr>
                              <w:t>ООО «Компания «Стальэнерго»</w:t>
                            </w:r>
                          </w:p>
                        </w:txbxContent>
                      </wps:txbx>
                      <wps:bodyPr rot="0" vert="vert" wrap="square" lIns="0" tIns="45720" rIns="0" bIns="45720" anchor="t" anchorCtr="0" upright="1">
                        <a:noAutofit/>
                      </wps:bodyPr>
                    </wps:wsp>
                    <wps:wsp>
                      <wps:cNvPr id="74"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DE760" id="_x0000_s1073" style="position:absolute;margin-left:721.1pt;margin-top:129.05pt;width:24.6pt;height:319.1pt;z-index:251656192"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">
              <v:shape id="Text Box 18" o:spid="_x0000_s107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" strokecolor="white">
                <v:textbox style="layout-flow:vertical" inset="0,,0">
                  <w:txbxContent>
                    <w:p w14:paraId="06D197FC" w14:textId="77777777" w:rsidR="00B33E50" w:rsidRDefault="00B33E50" w:rsidP="00425C1E">
                      <w:pPr>
                        <w:jc w:val="center"/>
                      </w:pPr>
                      <w:r>
                        <w:rPr>
                          <w:b/>
                          <w:color w:val="7F7F7F"/>
                        </w:rPr>
                        <w:t>ООО «Компания «Стальэнерго»</w:t>
                      </w:r>
                    </w:p>
                  </w:txbxContent>
                </v:textbox>
              </v:shape>
              <v:line id="Прямая соединительная линия 316" o:spid="_x0000_s107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2D022A88" w14:textId="77777777" w:rsidTr="00DD0066">
      <w:trPr>
        <w:trHeight w:val="433"/>
        <w:jc w:val="center"/>
      </w:trPr>
      <w:tc>
        <w:tcPr>
          <w:tcW w:w="6547" w:type="dxa"/>
          <w:shd w:val="clear" w:color="auto" w:fill="auto"/>
        </w:tcPr>
        <w:p w14:paraId="655C9D0F" w14:textId="77777777" w:rsidR="00B33E50" w:rsidRPr="00746155" w:rsidRDefault="00B33E50" w:rsidP="00F719B5">
          <w:pPr>
            <w:pStyle w:val="ac"/>
            <w:jc w:val="center"/>
            <w:rPr>
              <w:color w:val="7F7F7F"/>
            </w:rPr>
          </w:pPr>
          <w:r>
            <w:rPr>
              <w:b/>
              <w:color w:val="7F7F7F"/>
            </w:rPr>
            <w:t>ООО «Компания «Стальэнерго»</w:t>
          </w:r>
        </w:p>
      </w:tc>
    </w:tr>
  </w:tbl>
  <w:p w14:paraId="47267454" w14:textId="77777777" w:rsidR="00B33E50" w:rsidRPr="00550C87" w:rsidRDefault="00B33E50" w:rsidP="00550C8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029" w:type="dxa"/>
      <w:jc w:val="center"/>
      <w:tblBorders>
        <w:bottom w:val="single" w:sz="4" w:space="0" w:color="auto"/>
      </w:tblBorders>
      <w:tblLook w:val="04A0" w:firstRow="1" w:lastRow="0" w:firstColumn="1" w:lastColumn="0" w:noHBand="0" w:noVBand="1"/>
    </w:tblPr>
    <w:tblGrid>
      <w:gridCol w:w="7029"/>
    </w:tblGrid>
    <w:tr w:rsidR="00B33E50" w:rsidRPr="003B14CB" w14:paraId="4A4506BB" w14:textId="77777777" w:rsidTr="003B0CDE">
      <w:trPr>
        <w:trHeight w:val="426"/>
        <w:jc w:val="center"/>
      </w:trPr>
      <w:tc>
        <w:tcPr>
          <w:tcW w:w="7029" w:type="dxa"/>
          <w:shd w:val="clear" w:color="auto" w:fill="auto"/>
        </w:tcPr>
        <w:p w14:paraId="77F34257" w14:textId="77777777" w:rsidR="00B33E50" w:rsidRPr="003B14CB" w:rsidRDefault="00B33E50" w:rsidP="00A0565A">
          <w:pPr>
            <w:widowControl w:val="0"/>
            <w:shd w:val="clear" w:color="auto" w:fill="FFFFFF"/>
            <w:tabs>
              <w:tab w:val="center" w:pos="4153"/>
              <w:tab w:val="right" w:pos="8306"/>
            </w:tabs>
            <w:jc w:val="center"/>
            <w:rPr>
              <w:noProof w:val="0"/>
              <w:color w:val="7F7F7F"/>
            </w:rPr>
          </w:pPr>
          <w:r w:rsidRPr="003B14CB">
            <w:rPr>
              <w:b/>
              <w:noProof w:val="0"/>
              <w:color w:val="7F7F7F"/>
            </w:rPr>
            <w:t>ООО «Компания «</w:t>
          </w:r>
          <w:r>
            <w:rPr>
              <w:b/>
              <w:noProof w:val="0"/>
              <w:color w:val="7F7F7F"/>
              <w:lang w:val="en-US"/>
            </w:rPr>
            <w:t>С</w:t>
          </w:r>
          <w:proofErr w:type="spellStart"/>
          <w:r>
            <w:rPr>
              <w:b/>
              <w:noProof w:val="0"/>
              <w:color w:val="7F7F7F"/>
            </w:rPr>
            <w:t>тальэнерго</w:t>
          </w:r>
          <w:proofErr w:type="spellEnd"/>
          <w:r w:rsidRPr="003B14CB">
            <w:rPr>
              <w:b/>
              <w:noProof w:val="0"/>
              <w:color w:val="7F7F7F"/>
            </w:rPr>
            <w:t>»</w:t>
          </w:r>
        </w:p>
      </w:tc>
    </w:tr>
  </w:tbl>
  <w:p w14:paraId="552008FA" w14:textId="77777777" w:rsidR="00B33E50" w:rsidRPr="003B14CB" w:rsidRDefault="00B33E50" w:rsidP="008E6BD0">
    <w:pPr>
      <w:widowControl w:val="0"/>
      <w:shd w:val="clear" w:color="auto" w:fill="FFFFFF"/>
      <w:tabs>
        <w:tab w:val="left" w:pos="2694"/>
      </w:tabs>
      <w:jc w:val="center"/>
      <w:rPr>
        <w:noProof w:val="0"/>
        <w:color w:val="7F7F7F"/>
        <w:sz w:val="24"/>
        <w:szCs w:val="24"/>
      </w:rPr>
    </w:pPr>
    <w:r w:rsidRPr="003B14CB">
      <w:rPr>
        <w:noProof w:val="0"/>
        <w:color w:val="7F7F7F"/>
        <w:sz w:val="24"/>
        <w:szCs w:val="24"/>
      </w:rPr>
      <w:t>Россия, 308036, г. Белгород, ул. Щорса, 45 Г</w:t>
    </w:r>
  </w:p>
  <w:p w14:paraId="49053EE1" w14:textId="77777777" w:rsidR="00B33E50" w:rsidRDefault="00B33E50" w:rsidP="00C96CB2">
    <w:pPr>
      <w:widowControl w:val="0"/>
      <w:shd w:val="clear" w:color="auto" w:fill="FFFFFF"/>
      <w:tabs>
        <w:tab w:val="left" w:pos="2694"/>
      </w:tabs>
      <w:jc w:val="center"/>
      <w:rPr>
        <w:noProof w:val="0"/>
        <w:color w:val="7F7F7F"/>
        <w:sz w:val="24"/>
        <w:szCs w:val="24"/>
      </w:rPr>
    </w:pPr>
    <w:r w:rsidRPr="00C12BE3">
      <w:rPr>
        <w:noProof w:val="0"/>
        <w:color w:val="7F7F7F"/>
        <w:sz w:val="24"/>
        <w:szCs w:val="24"/>
      </w:rPr>
      <w:t>тел</w:t>
    </w:r>
    <w:proofErr w:type="spellStart"/>
    <w:r>
      <w:rPr>
        <w:noProof w:val="0"/>
        <w:color w:val="7F7F7F"/>
        <w:sz w:val="24"/>
        <w:szCs w:val="24"/>
        <w:lang w:val="uk-UA"/>
      </w:rPr>
      <w:t>ефон</w:t>
    </w:r>
    <w:proofErr w:type="spellEnd"/>
    <w:r w:rsidRPr="00C12BE3">
      <w:rPr>
        <w:noProof w:val="0"/>
        <w:color w:val="7F7F7F"/>
        <w:sz w:val="24"/>
        <w:szCs w:val="24"/>
      </w:rPr>
      <w:t xml:space="preserve">: </w:t>
    </w:r>
    <w:r>
      <w:rPr>
        <w:noProof w:val="0"/>
        <w:color w:val="7F7F7F"/>
        <w:sz w:val="24"/>
        <w:szCs w:val="24"/>
        <w:lang w:val="uk-UA"/>
      </w:rPr>
      <w:t xml:space="preserve">+7 </w:t>
    </w:r>
    <w:r w:rsidRPr="00C12BE3">
      <w:rPr>
        <w:noProof w:val="0"/>
        <w:color w:val="7F7F7F"/>
        <w:sz w:val="24"/>
        <w:szCs w:val="24"/>
      </w:rPr>
      <w:t>(4722) 5</w:t>
    </w:r>
    <w:r>
      <w:rPr>
        <w:noProof w:val="0"/>
        <w:color w:val="7F7F7F"/>
        <w:sz w:val="24"/>
        <w:szCs w:val="24"/>
      </w:rPr>
      <w:t>2</w:t>
    </w:r>
    <w:r w:rsidRPr="00C12BE3">
      <w:rPr>
        <w:noProof w:val="0"/>
        <w:color w:val="7F7F7F"/>
        <w:sz w:val="24"/>
        <w:szCs w:val="24"/>
      </w:rPr>
      <w:t>-</w:t>
    </w:r>
    <w:r>
      <w:rPr>
        <w:noProof w:val="0"/>
        <w:color w:val="7F7F7F"/>
        <w:sz w:val="24"/>
        <w:szCs w:val="24"/>
      </w:rPr>
      <w:t>87</w:t>
    </w:r>
    <w:r w:rsidRPr="00C12BE3">
      <w:rPr>
        <w:noProof w:val="0"/>
        <w:color w:val="7F7F7F"/>
        <w:sz w:val="24"/>
        <w:szCs w:val="24"/>
      </w:rPr>
      <w:t>-</w:t>
    </w:r>
    <w:r>
      <w:rPr>
        <w:noProof w:val="0"/>
        <w:color w:val="7F7F7F"/>
        <w:sz w:val="24"/>
        <w:szCs w:val="24"/>
      </w:rPr>
      <w:t>04</w:t>
    </w:r>
  </w:p>
  <w:p w14:paraId="694A1255" w14:textId="77777777" w:rsidR="00B33E50" w:rsidRPr="00B279DF" w:rsidRDefault="00B33E50" w:rsidP="00C96CB2">
    <w:pPr>
      <w:widowControl w:val="0"/>
      <w:shd w:val="clear" w:color="auto" w:fill="FFFFFF"/>
      <w:tabs>
        <w:tab w:val="left" w:pos="2694"/>
      </w:tabs>
      <w:jc w:val="center"/>
      <w:rPr>
        <w:noProof w:val="0"/>
        <w:color w:val="7F7F7F"/>
        <w:sz w:val="24"/>
        <w:szCs w:val="24"/>
      </w:rPr>
    </w:pPr>
    <w:r>
      <w:rPr>
        <w:noProof w:val="0"/>
        <w:color w:val="7F7F7F"/>
        <w:sz w:val="24"/>
        <w:szCs w:val="24"/>
      </w:rPr>
      <w:t xml:space="preserve">электронный адрес: </w:t>
    </w:r>
    <w:r>
      <w:rPr>
        <w:noProof w:val="0"/>
        <w:color w:val="7F7F7F"/>
        <w:sz w:val="24"/>
        <w:szCs w:val="24"/>
        <w:lang w:val="en-US"/>
      </w:rPr>
      <w:t>ds</w:t>
    </w:r>
    <w:r w:rsidRPr="00B279DF">
      <w:rPr>
        <w:noProof w:val="0"/>
        <w:color w:val="7F7F7F"/>
        <w:sz w:val="24"/>
        <w:szCs w:val="24"/>
      </w:rPr>
      <w:t>@</w:t>
    </w:r>
    <w:proofErr w:type="spellStart"/>
    <w:r>
      <w:rPr>
        <w:noProof w:val="0"/>
        <w:color w:val="7F7F7F"/>
        <w:sz w:val="24"/>
        <w:szCs w:val="24"/>
        <w:lang w:val="en-US"/>
      </w:rPr>
      <w:t>stalenergo</w:t>
    </w:r>
    <w:proofErr w:type="spellEnd"/>
    <w:r w:rsidRPr="00B279DF">
      <w:rPr>
        <w:noProof w:val="0"/>
        <w:color w:val="7F7F7F"/>
        <w:sz w:val="24"/>
        <w:szCs w:val="24"/>
      </w:rPr>
      <w:t>.</w:t>
    </w:r>
    <w:proofErr w:type="spellStart"/>
    <w:r>
      <w:rPr>
        <w:noProof w:val="0"/>
        <w:color w:val="7F7F7F"/>
        <w:sz w:val="24"/>
        <w:szCs w:val="24"/>
        <w:lang w:val="en-US"/>
      </w:rPr>
      <w:t>ru</w:t>
    </w:r>
    <w:proofErr w:type="spellEnd"/>
  </w:p>
  <w:p w14:paraId="59AE237D" w14:textId="77777777" w:rsidR="00B33E50" w:rsidRPr="00A0565A" w:rsidRDefault="00B33E50" w:rsidP="008E6BD0">
    <w:pPr>
      <w:widowControl w:val="0"/>
      <w:shd w:val="clear" w:color="auto" w:fill="FFFFFF"/>
      <w:tabs>
        <w:tab w:val="left" w:pos="2694"/>
      </w:tabs>
      <w:jc w:val="center"/>
    </w:pPr>
    <w:hyperlink r:id="rId1" w:history="1">
      <w:r w:rsidRPr="0048172C">
        <w:rPr>
          <w:rStyle w:val="afff0"/>
          <w:noProof w:val="0"/>
          <w:sz w:val="24"/>
          <w:lang w:val="en-US"/>
        </w:rPr>
        <w:t>http</w:t>
      </w:r>
      <w:r w:rsidRPr="0048172C">
        <w:rPr>
          <w:rStyle w:val="afff0"/>
          <w:noProof w:val="0"/>
          <w:sz w:val="24"/>
          <w:lang w:val="uk-UA"/>
        </w:rPr>
        <w:t>://</w:t>
      </w:r>
      <w:proofErr w:type="spellStart"/>
      <w:r w:rsidRPr="0048172C">
        <w:rPr>
          <w:rStyle w:val="afff0"/>
          <w:noProof w:val="0"/>
          <w:sz w:val="24"/>
          <w:lang w:val="en-US"/>
        </w:rPr>
        <w:t>stalenergo</w:t>
      </w:r>
      <w:proofErr w:type="spellEnd"/>
      <w:r w:rsidRPr="00B279DF">
        <w:rPr>
          <w:rStyle w:val="afff0"/>
          <w:noProof w:val="0"/>
          <w:sz w:val="24"/>
        </w:rPr>
        <w:t>.</w:t>
      </w:r>
      <w:proofErr w:type="spellStart"/>
      <w:r w:rsidRPr="0048172C">
        <w:rPr>
          <w:rStyle w:val="afff0"/>
          <w:noProof w:val="0"/>
          <w:sz w:val="24"/>
          <w:lang w:val="en-US"/>
        </w:rPr>
        <w:t>ru</w:t>
      </w:r>
      <w:proofErr w:type="spellEnd"/>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2F6F0AE3" w14:textId="77777777" w:rsidTr="00DD55F2">
      <w:trPr>
        <w:trHeight w:val="433"/>
        <w:jc w:val="center"/>
      </w:trPr>
      <w:tc>
        <w:tcPr>
          <w:tcW w:w="6547" w:type="dxa"/>
          <w:shd w:val="clear" w:color="auto" w:fill="auto"/>
        </w:tcPr>
        <w:p w14:paraId="0EE62D93" w14:textId="77777777" w:rsidR="00B33E50" w:rsidRPr="00746155" w:rsidRDefault="00B33E50" w:rsidP="00573E09">
          <w:pPr>
            <w:pStyle w:val="ac"/>
            <w:jc w:val="center"/>
            <w:rPr>
              <w:color w:val="7F7F7F"/>
            </w:rPr>
          </w:pPr>
          <w:r>
            <w:rPr>
              <w:b/>
              <w:color w:val="7F7F7F"/>
            </w:rPr>
            <w:t>ООО «Компания «</w:t>
          </w:r>
          <w:r>
            <w:rPr>
              <w:b/>
              <w:noProof w:val="0"/>
              <w:color w:val="7F7F7F"/>
              <w:lang w:val="en-US"/>
            </w:rPr>
            <w:t>С</w:t>
          </w:r>
          <w:proofErr w:type="spellStart"/>
          <w:r>
            <w:rPr>
              <w:b/>
              <w:noProof w:val="0"/>
              <w:color w:val="7F7F7F"/>
            </w:rPr>
            <w:t>тальэнерго</w:t>
          </w:r>
          <w:proofErr w:type="spellEnd"/>
          <w:r>
            <w:rPr>
              <w:b/>
              <w:color w:val="7F7F7F"/>
            </w:rPr>
            <w:t>»</w:t>
          </w:r>
        </w:p>
      </w:tc>
    </w:tr>
  </w:tbl>
  <w:p w14:paraId="52017FEE" w14:textId="77777777" w:rsidR="00B33E50" w:rsidRPr="00573E09" w:rsidRDefault="00B33E50" w:rsidP="00573E09">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BCF58" w14:textId="2F5A0751" w:rsidR="00B33E50" w:rsidRPr="002F5DEF" w:rsidRDefault="00B33E50" w:rsidP="00ED24E8">
    <w:pPr>
      <w:pStyle w:val="ac"/>
    </w:pPr>
    <w:r>
      <mc:AlternateContent>
        <mc:Choice Requires="wpg">
          <w:drawing>
            <wp:anchor distT="0" distB="0" distL="114300" distR="114300" simplePos="0" relativeHeight="251675648" behindDoc="0" locked="0" layoutInCell="1" allowOverlap="1" wp14:anchorId="56137C30" wp14:editId="0799B8FA">
              <wp:simplePos x="0" y="0"/>
              <wp:positionH relativeFrom="leftMargin">
                <wp:posOffset>211455</wp:posOffset>
              </wp:positionH>
              <wp:positionV relativeFrom="paragraph">
                <wp:posOffset>348615</wp:posOffset>
              </wp:positionV>
              <wp:extent cx="472440" cy="6120765"/>
              <wp:effectExtent l="11430" t="5715" r="11430" b="7620"/>
              <wp:wrapNone/>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7"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1F398E21" w14:textId="77777777" w:rsidR="00B33E50" w:rsidRDefault="00B33E50" w:rsidP="008040B7">
                            <w:r w:rsidRPr="00AA346B">
                              <w:rPr>
                                <w:color w:val="7F7F7F"/>
                                <w:sz w:val="24"/>
                                <w:szCs w:val="24"/>
                              </w:rPr>
                              <w:t>Номер докум.</w:t>
                            </w:r>
                          </w:p>
                        </w:txbxContent>
                      </wps:txbx>
                      <wps:bodyPr rot="0" vert="vert" wrap="square" lIns="0" tIns="0" rIns="0" bIns="0" anchor="t" anchorCtr="0" upright="1">
                        <a:noAutofit/>
                      </wps:bodyPr>
                    </wps:wsp>
                    <wps:wsp>
                      <wps:cNvPr id="8" name="Text Box 6"/>
                      <wps:cNvSpPr txBox="1">
                        <a:spLocks noChangeArrowheads="1"/>
                      </wps:cNvSpPr>
                      <wps:spPr bwMode="auto">
                        <a:xfrm>
                          <a:off x="566" y="1709"/>
                          <a:ext cx="372" cy="1831"/>
                        </a:xfrm>
                        <a:prstGeom prst="rect">
                          <a:avLst/>
                        </a:prstGeom>
                        <a:solidFill>
                          <a:srgbClr val="FFFFFF"/>
                        </a:solidFill>
                        <a:ln w="9525">
                          <a:solidFill>
                            <a:srgbClr val="FFFFFF"/>
                          </a:solidFill>
                          <a:miter lim="800000"/>
                          <a:headEnd/>
                          <a:tailEnd/>
                        </a:ln>
                      </wps:spPr>
                      <wps:txbx>
                        <w:txbxContent>
                          <w:p w14:paraId="05003F67" w14:textId="77777777" w:rsidR="00B33E50" w:rsidRDefault="00B33E50" w:rsidP="008040B7">
                            <w:r w:rsidRPr="00AA346B">
                              <w:rPr>
                                <w:color w:val="7F7F7F"/>
                                <w:sz w:val="24"/>
                                <w:szCs w:val="24"/>
                              </w:rPr>
                              <w:t>Файл:</w:t>
                            </w:r>
                          </w:p>
                        </w:txbxContent>
                      </wps:txbx>
                      <wps:bodyPr rot="0" vert="vert" wrap="square" lIns="0" tIns="0" rIns="0" bIns="0" anchor="t" anchorCtr="0" upright="1">
                        <a:noAutofit/>
                      </wps:bodyPr>
                    </wps:wsp>
                    <wps:wsp>
                      <wps:cNvPr id="10" name="Text Box 7"/>
                      <wps:cNvSpPr txBox="1">
                        <a:spLocks noChangeArrowheads="1"/>
                      </wps:cNvSpPr>
                      <wps:spPr bwMode="auto">
                        <a:xfrm>
                          <a:off x="938" y="3475"/>
                          <a:ext cx="372" cy="4412"/>
                        </a:xfrm>
                        <a:prstGeom prst="rect">
                          <a:avLst/>
                        </a:prstGeom>
                        <a:solidFill>
                          <a:srgbClr val="FFFFFF"/>
                        </a:solidFill>
                        <a:ln w="9525">
                          <a:solidFill>
                            <a:srgbClr val="FFFFFF"/>
                          </a:solidFill>
                          <a:miter lim="800000"/>
                          <a:headEnd/>
                          <a:tailEnd/>
                        </a:ln>
                      </wps:spPr>
                      <wps:txbx>
                        <w:txbxContent>
                          <w:p w14:paraId="3FDCE035" w14:textId="77777777" w:rsidR="00B33E50" w:rsidRPr="007B033E" w:rsidRDefault="00B33E50" w:rsidP="00C37DC9">
                            <w:pPr>
                              <w:spacing w:line="300" w:lineRule="auto"/>
                              <w:rPr>
                                <w:sz w:val="24"/>
                                <w:szCs w:val="28"/>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p w14:paraId="17921E35" w14:textId="77777777" w:rsidR="00B33E50" w:rsidRPr="00A00EC6" w:rsidRDefault="00B33E50" w:rsidP="008040B7">
                            <w:pPr>
                              <w:ind w:firstLine="113"/>
                              <w:rPr>
                                <w:color w:val="FF0000"/>
                              </w:rPr>
                            </w:pPr>
                          </w:p>
                        </w:txbxContent>
                      </wps:txbx>
                      <wps:bodyPr rot="0" vert="vert" wrap="square" lIns="0" tIns="0" rIns="0" bIns="0" anchor="t" anchorCtr="0" upright="1">
                        <a:noAutofit/>
                      </wps:bodyPr>
                    </wps:wsp>
                    <wps:wsp>
                      <wps:cNvPr id="11" name="Text Box 8"/>
                      <wps:cNvSpPr txBox="1">
                        <a:spLocks noChangeArrowheads="1"/>
                      </wps:cNvSpPr>
                      <wps:spPr bwMode="auto">
                        <a:xfrm>
                          <a:off x="566" y="3475"/>
                          <a:ext cx="372" cy="4412"/>
                        </a:xfrm>
                        <a:prstGeom prst="rect">
                          <a:avLst/>
                        </a:prstGeom>
                        <a:solidFill>
                          <a:srgbClr val="FFFFFF"/>
                        </a:solidFill>
                        <a:ln w="9525">
                          <a:solidFill>
                            <a:srgbClr val="FFFFFF"/>
                          </a:solidFill>
                          <a:miter lim="800000"/>
                          <a:headEnd/>
                          <a:tailEnd/>
                        </a:ln>
                      </wps:spPr>
                      <wps:txbx>
                        <w:txbxContent>
                          <w:p w14:paraId="4901F586" w14:textId="722A8890" w:rsidR="00B33E50" w:rsidRPr="00C37DC9" w:rsidRDefault="00B33E50" w:rsidP="008040B7">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wps:txbx>
                      <wps:bodyPr rot="0" vert="vert" wrap="square" lIns="0" tIns="0" rIns="0" bIns="0" anchor="t" anchorCtr="0" upright="1">
                        <a:noAutofit/>
                      </wps:bodyPr>
                    </wps:wsp>
                    <wps:wsp>
                      <wps:cNvPr id="12"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68EF71D2" w14:textId="77777777" w:rsidR="00B33E50" w:rsidRDefault="00B33E50" w:rsidP="008040B7">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48</w:t>
                            </w:r>
                            <w:r w:rsidRPr="00AA346B">
                              <w:rPr>
                                <w:color w:val="7F7F7F"/>
                                <w:sz w:val="24"/>
                                <w:szCs w:val="24"/>
                              </w:rPr>
                              <w:fldChar w:fldCharType="end"/>
                            </w:r>
                            <w:r w:rsidRPr="00AA346B">
                              <w:rPr>
                                <w:color w:val="7F7F7F"/>
                                <w:sz w:val="24"/>
                                <w:szCs w:val="24"/>
                              </w:rPr>
                              <w:t xml:space="preserve"> из </w:t>
                            </w:r>
                            <w:fldSimple w:instr=" NUMPAGES   \* MERGEFORMAT ">
                              <w:r w:rsidRPr="006B5E41">
                                <w:rPr>
                                  <w:rFonts w:eastAsia="MS Mincho"/>
                                  <w:color w:val="7F7F7F"/>
                                  <w:sz w:val="24"/>
                                  <w:szCs w:val="24"/>
                                  <w:rPrChange w:id="71" w:author="SadButTrue" w:date="2020-08-28T17:09:00Z">
                                    <w:rPr/>
                                  </w:rPrChange>
                                </w:rPr>
                                <w:t>215</w:t>
                              </w:r>
                              <w:del w:id="72" w:author="SadButTrue" w:date="2020-08-20T12:27:00Z">
                                <w:r w:rsidDel="00356F05">
                                  <w:rPr>
                                    <w:rFonts w:eastAsia="MS Mincho"/>
                                    <w:color w:val="7F7F7F"/>
                                    <w:sz w:val="24"/>
                                    <w:szCs w:val="24"/>
                                  </w:rPr>
                                  <w:delText>213</w:delText>
                                </w:r>
                              </w:del>
                            </w:fldSimple>
                          </w:p>
                        </w:txbxContent>
                      </wps:txbx>
                      <wps:bodyPr rot="0" vert="vert" wrap="square" lIns="0" tIns="0" rIns="0" bIns="0" anchor="t" anchorCtr="0" upright="1">
                        <a:noAutofit/>
                      </wps:bodyPr>
                    </wps:wsp>
                    <wps:wsp>
                      <wps:cNvPr id="13"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0DA682E6" w14:textId="77777777" w:rsidR="00B33E50" w:rsidRDefault="00B33E50" w:rsidP="008040B7">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37C30" id="Group 44" o:spid="_x0000_s1026" style="position:absolute;margin-left:16.65pt;margin-top:27.45pt;width:37.2pt;height:481.95pt;z-index:25167564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">
              <v:shapetype id="_x0000_t202" coordsize="21600,21600" o:spt="202" path="m,l,21600r21600,l21600,xe">
                <v:stroke joinstyle="miter"/>
                <v:path gradientshapeok="t" o:connecttype="rect"/>
              </v:shapetype>
              <v:shape id="Text Box 5" o:spid="_x0000_s102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" strokecolor="white">
                <v:textbox style="layout-flow:vertical" inset="0,0,0,0">
                  <w:txbxContent>
                    <w:p w14:paraId="1F398E21" w14:textId="77777777" w:rsidR="00B33E50" w:rsidRDefault="00B33E50" w:rsidP="008040B7">
                      <w:r w:rsidRPr="00AA346B">
                        <w:rPr>
                          <w:color w:val="7F7F7F"/>
                          <w:sz w:val="24"/>
                          <w:szCs w:val="24"/>
                        </w:rPr>
                        <w:t>Номер докум.</w:t>
                      </w:r>
                    </w:p>
                  </w:txbxContent>
                </v:textbox>
              </v:shape>
              <v:shape id="Text Box 6" o:spid="_x0000_s102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" strokecolor="white">
                <v:textbox style="layout-flow:vertical" inset="0,0,0,0">
                  <w:txbxContent>
                    <w:p w14:paraId="05003F67" w14:textId="77777777" w:rsidR="00B33E50" w:rsidRDefault="00B33E50" w:rsidP="008040B7">
                      <w:r w:rsidRPr="00AA346B">
                        <w:rPr>
                          <w:color w:val="7F7F7F"/>
                          <w:sz w:val="24"/>
                          <w:szCs w:val="24"/>
                        </w:rPr>
                        <w:t>Файл:</w:t>
                      </w:r>
                    </w:p>
                  </w:txbxContent>
                </v:textbox>
              </v:shape>
              <v:shape id="Text Box 7" o:spid="_x0000_s102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" strokecolor="white">
                <v:textbox style="layout-flow:vertical" inset="0,0,0,0">
                  <w:txbxContent>
                    <w:p w14:paraId="3FDCE035" w14:textId="77777777" w:rsidR="00B33E50" w:rsidRPr="007B033E" w:rsidRDefault="00B33E50" w:rsidP="00C37DC9">
                      <w:pPr>
                        <w:spacing w:line="300" w:lineRule="auto"/>
                        <w:rPr>
                          <w:sz w:val="24"/>
                          <w:szCs w:val="28"/>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p w14:paraId="17921E35" w14:textId="77777777" w:rsidR="00B33E50" w:rsidRPr="00A00EC6" w:rsidRDefault="00B33E50" w:rsidP="008040B7">
                      <w:pPr>
                        <w:ind w:firstLine="113"/>
                        <w:rPr>
                          <w:color w:val="FF0000"/>
                        </w:rPr>
                      </w:pPr>
                    </w:p>
                  </w:txbxContent>
                </v:textbox>
              </v:shape>
              <v:shape id="Text Box 8" o:spid="_x0000_s103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" strokecolor="white">
                <v:textbox style="layout-flow:vertical" inset="0,0,0,0">
                  <w:txbxContent>
                    <w:p w14:paraId="4901F586" w14:textId="722A8890" w:rsidR="00B33E50" w:rsidRPr="00C37DC9" w:rsidRDefault="00B33E50" w:rsidP="008040B7">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txbxContent>
                </v:textbox>
              </v:shape>
              <v:shape id="Text Box 9" o:spid="_x0000_s103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" strokecolor="white">
                <v:textbox style="layout-flow:vertical" inset="0,0,0,0">
                  <w:txbxContent>
                    <w:p w14:paraId="68EF71D2" w14:textId="77777777" w:rsidR="00B33E50" w:rsidRDefault="00B33E50" w:rsidP="008040B7">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48</w:t>
                      </w:r>
                      <w:r w:rsidRPr="00AA346B">
                        <w:rPr>
                          <w:color w:val="7F7F7F"/>
                          <w:sz w:val="24"/>
                          <w:szCs w:val="24"/>
                        </w:rPr>
                        <w:fldChar w:fldCharType="end"/>
                      </w:r>
                      <w:r w:rsidRPr="00AA346B">
                        <w:rPr>
                          <w:color w:val="7F7F7F"/>
                          <w:sz w:val="24"/>
                          <w:szCs w:val="24"/>
                        </w:rPr>
                        <w:t xml:space="preserve"> из </w:t>
                      </w:r>
                      <w:fldSimple w:instr=" NUMPAGES   \* MERGEFORMAT ">
                        <w:r w:rsidRPr="006B5E41">
                          <w:rPr>
                            <w:rFonts w:eastAsia="MS Mincho"/>
                            <w:color w:val="7F7F7F"/>
                            <w:sz w:val="24"/>
                            <w:szCs w:val="24"/>
                            <w:rPrChange w:id="73" w:author="SadButTrue" w:date="2020-08-28T17:09:00Z">
                              <w:rPr/>
                            </w:rPrChange>
                          </w:rPr>
                          <w:t>215</w:t>
                        </w:r>
                        <w:del w:id="74" w:author="SadButTrue" w:date="2020-08-20T12:27:00Z">
                          <w:r w:rsidDel="00356F05">
                            <w:rPr>
                              <w:rFonts w:eastAsia="MS Mincho"/>
                              <w:color w:val="7F7F7F"/>
                              <w:sz w:val="24"/>
                              <w:szCs w:val="24"/>
                            </w:rPr>
                            <w:delText>213</w:delText>
                          </w:r>
                        </w:del>
                      </w:fldSimple>
                    </w:p>
                  </w:txbxContent>
                </v:textbox>
              </v:shape>
              <v:shape id="Text Box 10" o:spid="_x0000_s103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" strokecolor="white">
                <v:textbox style="layout-flow:vertical" inset="0,0,0,0">
                  <w:txbxContent>
                    <w:p w14:paraId="0DA682E6" w14:textId="77777777" w:rsidR="00B33E50" w:rsidRDefault="00B33E50" w:rsidP="008040B7">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65408" behindDoc="0" locked="0" layoutInCell="1" allowOverlap="1" wp14:anchorId="44902D4E" wp14:editId="2405D14C">
              <wp:simplePos x="0" y="0"/>
              <wp:positionH relativeFrom="column">
                <wp:posOffset>9126220</wp:posOffset>
              </wp:positionH>
              <wp:positionV relativeFrom="paragraph">
                <wp:posOffset>1598295</wp:posOffset>
              </wp:positionV>
              <wp:extent cx="312420" cy="4052570"/>
              <wp:effectExtent l="10795" t="7620" r="10160" b="6985"/>
              <wp:wrapNone/>
              <wp:docPr id="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4"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1D8E097F" w14:textId="77777777" w:rsidR="00B33E50" w:rsidRDefault="00B33E50" w:rsidP="008040B7">
                            <w:pPr>
                              <w:jc w:val="center"/>
                            </w:pPr>
                            <w:r>
                              <w:rPr>
                                <w:b/>
                                <w:color w:val="7F7F7F"/>
                              </w:rPr>
                              <w:t>ООО «Компания «Стальэнерго»</w:t>
                            </w:r>
                          </w:p>
                        </w:txbxContent>
                      </wps:txbx>
                      <wps:bodyPr rot="0" vert="vert" wrap="square" lIns="0" tIns="45720" rIns="0" bIns="45720" anchor="t" anchorCtr="0" upright="1">
                        <a:noAutofit/>
                      </wps:bodyPr>
                    </wps:wsp>
                    <wps:wsp>
                      <wps:cNvPr id="5" name="Прямая соединительная линия 316"/>
                      <wps:cNvCnPr>
                        <a:cxnSpLocks noChangeShapeType="1"/>
                      </wps:cNvCnPr>
                      <wps:spPr bwMode="auto">
                        <a:xfrm>
                          <a:off x="16089" y="3442"/>
                          <a:ext cx="0" cy="63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02D4E" id="Group 41" o:spid="_x0000_s1033" style="position:absolute;margin-left:718.6pt;margin-top:125.85pt;width:24.6pt;height:319.1pt;z-index:251665408"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">
              <v:shape id="Text Box 18" o:spid="_x0000_s103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" strokecolor="white">
                <v:textbox style="layout-flow:vertical" inset="0,,0">
                  <w:txbxContent>
                    <w:p w14:paraId="1D8E097F" w14:textId="77777777" w:rsidR="00B33E50" w:rsidRDefault="00B33E50" w:rsidP="008040B7">
                      <w:pPr>
                        <w:jc w:val="center"/>
                      </w:pPr>
                      <w:r>
                        <w:rPr>
                          <w:b/>
                          <w:color w:val="7F7F7F"/>
                        </w:rPr>
                        <w:t>ООО «Компания «Стальэнерго»</w:t>
                      </w:r>
                    </w:p>
                  </w:txbxContent>
                </v:textbox>
              </v:shape>
              <v:line id="Прямая соединительная линия 316" o:spid="_x0000_s103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695B" w14:textId="02C6FF35" w:rsidR="00B33E50" w:rsidRPr="00550C87" w:rsidRDefault="00B33E50" w:rsidP="00550C87">
    <w:pPr>
      <w:pStyle w:val="ac"/>
    </w:pPr>
    <w:r>
      <mc:AlternateContent>
        <mc:Choice Requires="wpg">
          <w:drawing>
            <wp:anchor distT="0" distB="0" distL="114300" distR="114300" simplePos="0" relativeHeight="251646976" behindDoc="0" locked="0" layoutInCell="1" allowOverlap="1" wp14:anchorId="6A26EA71" wp14:editId="672147A9">
              <wp:simplePos x="0" y="0"/>
              <wp:positionH relativeFrom="leftMargin">
                <wp:posOffset>209550</wp:posOffset>
              </wp:positionH>
              <wp:positionV relativeFrom="paragraph">
                <wp:posOffset>344805</wp:posOffset>
              </wp:positionV>
              <wp:extent cx="472440" cy="6120765"/>
              <wp:effectExtent l="0" t="0" r="3810" b="0"/>
              <wp:wrapNone/>
              <wp:docPr id="9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9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76A53587" w14:textId="77777777" w:rsidR="00B33E50" w:rsidRDefault="00B33E50" w:rsidP="000359FE">
                            <w:r w:rsidRPr="00AA346B">
                              <w:rPr>
                                <w:color w:val="7F7F7F"/>
                                <w:sz w:val="24"/>
                                <w:szCs w:val="24"/>
                              </w:rPr>
                              <w:t>Номер докум.</w:t>
                            </w:r>
                          </w:p>
                        </w:txbxContent>
                      </wps:txbx>
                      <wps:bodyPr rot="0" vert="vert" wrap="square" lIns="0" tIns="0" rIns="0" bIns="0" anchor="t" anchorCtr="0" upright="1">
                        <a:noAutofit/>
                      </wps:bodyPr>
                    </wps:wsp>
                    <wps:wsp>
                      <wps:cNvPr id="93" name="Text Box 6"/>
                      <wps:cNvSpPr txBox="1">
                        <a:spLocks noChangeArrowheads="1"/>
                      </wps:cNvSpPr>
                      <wps:spPr bwMode="auto">
                        <a:xfrm>
                          <a:off x="566" y="1709"/>
                          <a:ext cx="372" cy="142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74DDA3" w14:textId="77777777" w:rsidR="00B33E50" w:rsidRDefault="00B33E50" w:rsidP="000359FE">
                            <w:r w:rsidRPr="00AA346B">
                              <w:rPr>
                                <w:color w:val="7F7F7F"/>
                                <w:sz w:val="24"/>
                                <w:szCs w:val="24"/>
                              </w:rPr>
                              <w:t>Файл:</w:t>
                            </w:r>
                          </w:p>
                        </w:txbxContent>
                      </wps:txbx>
                      <wps:bodyPr rot="0" vert="vert" wrap="square" lIns="0" tIns="0" rIns="0" bIns="0" anchor="t" anchorCtr="0" upright="1">
                        <a:noAutofit/>
                      </wps:bodyPr>
                    </wps:wsp>
                    <wps:wsp>
                      <wps:cNvPr id="94" name="Text Box 7"/>
                      <wps:cNvSpPr txBox="1">
                        <a:spLocks noChangeArrowheads="1"/>
                      </wps:cNvSpPr>
                      <wps:spPr bwMode="auto">
                        <a:xfrm>
                          <a:off x="938" y="3362"/>
                          <a:ext cx="372" cy="36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EEF334" w14:textId="77777777" w:rsidR="00B33E50" w:rsidRPr="007B033E" w:rsidRDefault="00B33E50" w:rsidP="002F50F2">
                            <w:pPr>
                              <w:spacing w:line="300" w:lineRule="auto"/>
                              <w:rPr>
                                <w:sz w:val="24"/>
                                <w:szCs w:val="28"/>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p w14:paraId="46F4D088" w14:textId="77777777" w:rsidR="00B33E50" w:rsidRPr="00A00EC6" w:rsidRDefault="00B33E50" w:rsidP="000359FE">
                            <w:pPr>
                              <w:ind w:firstLine="113"/>
                              <w:rPr>
                                <w:color w:val="FF0000"/>
                              </w:rPr>
                            </w:pPr>
                          </w:p>
                        </w:txbxContent>
                      </wps:txbx>
                      <wps:bodyPr rot="0" vert="vert" wrap="square" lIns="0" tIns="0" rIns="0" bIns="0" anchor="t" anchorCtr="0" upright="1">
                        <a:noAutofit/>
                      </wps:bodyPr>
                    </wps:wsp>
                    <wps:wsp>
                      <wps:cNvPr id="95" name="Text Box 8"/>
                      <wps:cNvSpPr txBox="1">
                        <a:spLocks noChangeArrowheads="1"/>
                      </wps:cNvSpPr>
                      <wps:spPr bwMode="auto">
                        <a:xfrm>
                          <a:off x="566" y="3475"/>
                          <a:ext cx="372" cy="3309"/>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D7A265" w14:textId="0AF7E16B" w:rsidR="00B33E50" w:rsidRPr="00C37DC9" w:rsidRDefault="00B33E50" w:rsidP="000359FE">
                            <w:pPr>
                              <w:ind w:firstLine="113"/>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r w:rsidRPr="00857B22">
                              <w:rPr>
                                <w:noProof w:val="0"/>
                                <w:color w:val="7F7F7F"/>
                                <w:sz w:val="24"/>
                                <w:szCs w:val="24"/>
                              </w:rPr>
                              <w:t xml:space="preserve"> </w:t>
                            </w:r>
                            <w:r w:rsidRPr="00857B22">
                              <w:rPr>
                                <w:noProof w:val="0"/>
                                <w:color w:val="7F7F7F"/>
                                <w:sz w:val="24"/>
                                <w:szCs w:val="24"/>
                              </w:rPr>
                              <w:fldChar w:fldCharType="begin"/>
                            </w:r>
                            <w:r w:rsidRPr="00C37DC9">
                              <w:rPr>
                                <w:noProof w:val="0"/>
                                <w:color w:val="7F7F7F"/>
                                <w:sz w:val="24"/>
                                <w:szCs w:val="24"/>
                              </w:rPr>
                              <w:instrText xml:space="preserve"> </w:instrText>
                            </w:r>
                            <w:r w:rsidRPr="00857B22">
                              <w:rPr>
                                <w:noProof w:val="0"/>
                                <w:color w:val="7F7F7F"/>
                                <w:sz w:val="24"/>
                                <w:szCs w:val="24"/>
                                <w:lang w:val="en-US"/>
                              </w:rPr>
                              <w:instrText>INFO</w:instrText>
                            </w:r>
                            <w:r w:rsidRPr="00C37DC9">
                              <w:rPr>
                                <w:noProof w:val="0"/>
                                <w:color w:val="7F7F7F"/>
                                <w:sz w:val="24"/>
                                <w:szCs w:val="24"/>
                              </w:rPr>
                              <w:instrText xml:space="preserve">  </w:instrText>
                            </w:r>
                            <w:r w:rsidRPr="00857B22">
                              <w:rPr>
                                <w:noProof w:val="0"/>
                                <w:color w:val="7F7F7F"/>
                                <w:sz w:val="24"/>
                                <w:szCs w:val="24"/>
                                <w:lang w:val="en-US"/>
                              </w:rPr>
                              <w:instrText>FileName</w:instrText>
                            </w:r>
                            <w:r w:rsidRPr="00C37DC9">
                              <w:rPr>
                                <w:noProof w:val="0"/>
                                <w:color w:val="7F7F7F"/>
                                <w:sz w:val="24"/>
                                <w:szCs w:val="24"/>
                              </w:rPr>
                              <w:instrText xml:space="preserve">  \* </w:instrText>
                            </w:r>
                            <w:r w:rsidRPr="00857B22">
                              <w:rPr>
                                <w:noProof w:val="0"/>
                                <w:color w:val="7F7F7F"/>
                                <w:sz w:val="24"/>
                                <w:szCs w:val="24"/>
                                <w:lang w:val="en-US"/>
                              </w:rPr>
                              <w:instrText>MERGEFORMAT</w:instrText>
                            </w:r>
                            <w:r w:rsidRPr="00C37DC9">
                              <w:rPr>
                                <w:noProof w:val="0"/>
                                <w:color w:val="7F7F7F"/>
                                <w:sz w:val="24"/>
                                <w:szCs w:val="24"/>
                              </w:rPr>
                              <w:instrText xml:space="preserve"> </w:instrText>
                            </w:r>
                            <w:r w:rsidRPr="00857B22">
                              <w:rPr>
                                <w:noProof w:val="0"/>
                                <w:color w:val="7F7F7F"/>
                                <w:sz w:val="24"/>
                                <w:szCs w:val="24"/>
                              </w:rPr>
                              <w:fldChar w:fldCharType="separate"/>
                            </w:r>
                            <w:r w:rsidRPr="001432BC">
                              <w:rPr>
                                <w:noProof w:val="0"/>
                                <w:color w:val="7F7F7F"/>
                                <w:sz w:val="24"/>
                                <w:szCs w:val="24"/>
                              </w:rPr>
                              <w:t>_</w:t>
                            </w:r>
                            <w:r>
                              <w:rPr>
                                <w:noProof w:val="0"/>
                                <w:color w:val="7F7F7F"/>
                                <w:sz w:val="24"/>
                                <w:szCs w:val="24"/>
                                <w:lang w:val="en-US"/>
                              </w:rPr>
                              <w:t>SDS</w:t>
                            </w:r>
                            <w:r w:rsidRPr="001432BC">
                              <w:rPr>
                                <w:noProof w:val="0"/>
                                <w:color w:val="7F7F7F"/>
                                <w:sz w:val="24"/>
                                <w:szCs w:val="24"/>
                              </w:rPr>
                              <w:t xml:space="preserve"> ОКПС-Е-К_Д </w:t>
                            </w:r>
                            <w:r>
                              <w:rPr>
                                <w:noProof w:val="0"/>
                                <w:color w:val="7F7F7F"/>
                                <w:sz w:val="24"/>
                                <w:szCs w:val="24"/>
                                <w:lang w:val="en-US"/>
                              </w:rPr>
                              <w:t>v</w:t>
                            </w:r>
                            <w:r w:rsidRPr="007C05A0">
                              <w:rPr>
                                <w:noProof w:val="0"/>
                                <w:color w:val="7F7F7F"/>
                                <w:sz w:val="24"/>
                                <w:szCs w:val="24"/>
                              </w:rPr>
                              <w:t>2</w:t>
                            </w:r>
                            <w:r w:rsidRPr="001432BC">
                              <w:rPr>
                                <w:noProof w:val="0"/>
                                <w:color w:val="7F7F7F"/>
                                <w:sz w:val="24"/>
                                <w:szCs w:val="24"/>
                              </w:rPr>
                              <w:t>_Кругликов</w:t>
                            </w:r>
                            <w:r w:rsidRPr="00857B22">
                              <w:rPr>
                                <w:noProof w:val="0"/>
                                <w:color w:val="7F7F7F"/>
                                <w:sz w:val="24"/>
                                <w:szCs w:val="24"/>
                              </w:rPr>
                              <w:fldChar w:fldCharType="end"/>
                            </w:r>
                          </w:p>
                        </w:txbxContent>
                      </wps:txbx>
                      <wps:bodyPr rot="0" vert="vert" wrap="square" lIns="0" tIns="0" rIns="0" bIns="0" anchor="t" anchorCtr="0" upright="1">
                        <a:noAutofit/>
                      </wps:bodyPr>
                    </wps:wsp>
                    <wps:wsp>
                      <wps:cNvPr id="96" name="Text Box 9"/>
                      <wps:cNvSpPr txBox="1">
                        <a:spLocks noChangeArrowheads="1"/>
                      </wps:cNvSpPr>
                      <wps:spPr bwMode="auto">
                        <a:xfrm>
                          <a:off x="566" y="9106"/>
                          <a:ext cx="372" cy="1606"/>
                        </a:xfrm>
                        <a:prstGeom prst="rect">
                          <a:avLst/>
                        </a:prstGeom>
                        <a:solidFill>
                          <a:srgbClr val="FFFFFF"/>
                        </a:solidFill>
                        <a:ln w="9525">
                          <a:solidFill>
                            <a:srgbClr val="FFFFFF"/>
                          </a:solidFill>
                          <a:miter lim="800000"/>
                          <a:headEnd/>
                          <a:tailEnd/>
                        </a:ln>
                      </wps:spPr>
                      <wps:txbx>
                        <w:txbxContent>
                          <w:p w14:paraId="4E6098DA" w14:textId="77777777" w:rsidR="00B33E50" w:rsidRDefault="00B33E50" w:rsidP="000359FE">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47</w:t>
                            </w:r>
                            <w:r w:rsidRPr="00AA346B">
                              <w:rPr>
                                <w:color w:val="7F7F7F"/>
                                <w:sz w:val="24"/>
                                <w:szCs w:val="24"/>
                              </w:rPr>
                              <w:fldChar w:fldCharType="end"/>
                            </w:r>
                            <w:r w:rsidRPr="00AA346B">
                              <w:rPr>
                                <w:color w:val="7F7F7F"/>
                                <w:sz w:val="24"/>
                                <w:szCs w:val="24"/>
                              </w:rPr>
                              <w:t xml:space="preserve"> из </w:t>
                            </w:r>
                            <w:fldSimple w:instr=" NUMPAGES   \* MERGEFORMAT ">
                              <w:ins w:id="75" w:author="SadButTrue" w:date="2020-08-28T17:09:00Z">
                                <w:r w:rsidRPr="006B5E41">
                                  <w:rPr>
                                    <w:rFonts w:eastAsia="MS Mincho"/>
                                    <w:color w:val="7F7F7F"/>
                                    <w:sz w:val="24"/>
                                    <w:szCs w:val="24"/>
                                    <w:rPrChange w:id="76" w:author="SadButTrue" w:date="2020-08-28T17:09:00Z">
                                      <w:rPr/>
                                    </w:rPrChange>
                                  </w:rPr>
                                  <w:t>215</w:t>
                                </w:r>
                              </w:ins>
                              <w:del w:id="77" w:author="SadButTrue" w:date="2020-08-20T12:27:00Z">
                                <w:r w:rsidDel="00356F05">
                                  <w:rPr>
                                    <w:rFonts w:eastAsia="MS Mincho"/>
                                    <w:color w:val="7F7F7F"/>
                                    <w:sz w:val="24"/>
                                    <w:szCs w:val="24"/>
                                  </w:rPr>
                                  <w:delText>213</w:delText>
                                </w:r>
                              </w:del>
                            </w:fldSimple>
                          </w:p>
                        </w:txbxContent>
                      </wps:txbx>
                      <wps:bodyPr rot="0" vert="vert" wrap="square" lIns="0" tIns="0" rIns="0" bIns="0" anchor="t" anchorCtr="0" upright="1">
                        <a:noAutofit/>
                      </wps:bodyPr>
                    </wps:wsp>
                    <wps:wsp>
                      <wps:cNvPr id="97" name="Text Box 10"/>
                      <wps:cNvSpPr txBox="1">
                        <a:spLocks noChangeArrowheads="1"/>
                      </wps:cNvSpPr>
                      <wps:spPr bwMode="auto">
                        <a:xfrm>
                          <a:off x="938" y="9348"/>
                          <a:ext cx="372" cy="1317"/>
                        </a:xfrm>
                        <a:prstGeom prst="rect">
                          <a:avLst/>
                        </a:prstGeom>
                        <a:solidFill>
                          <a:srgbClr val="FFFFFF"/>
                        </a:solidFill>
                        <a:ln w="9525">
                          <a:solidFill>
                            <a:srgbClr val="FFFFFF"/>
                          </a:solidFill>
                          <a:miter lim="800000"/>
                          <a:headEnd/>
                          <a:tailEnd/>
                        </a:ln>
                      </wps:spPr>
                      <wps:txbx>
                        <w:txbxContent>
                          <w:p w14:paraId="01E5AB99" w14:textId="77777777" w:rsidR="00B33E50" w:rsidRDefault="00B33E50" w:rsidP="000359FE">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6EA71" id="Group 4" o:spid="_x0000_s1036" style="position:absolute;margin-left:16.5pt;margin-top:27.15pt;width:37.2pt;height:481.95pt;z-index:251646976;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">
              <v:shapetype id="_x0000_t202" coordsize="21600,21600" o:spt="202" path="m,l,21600r21600,l21600,xe">
                <v:stroke joinstyle="miter"/>
                <v:path gradientshapeok="t" o:connecttype="rect"/>
              </v:shapetype>
              <v:shape id="Text Box 5" o:spid="_x0000_s103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" strokecolor="white">
                <v:textbox style="layout-flow:vertical" inset="0,0,0,0">
                  <w:txbxContent>
                    <w:p w14:paraId="76A53587" w14:textId="77777777" w:rsidR="00B33E50" w:rsidRDefault="00B33E50" w:rsidP="000359FE">
                      <w:r w:rsidRPr="00AA346B">
                        <w:rPr>
                          <w:color w:val="7F7F7F"/>
                          <w:sz w:val="24"/>
                          <w:szCs w:val="24"/>
                        </w:rPr>
                        <w:t>Номер докум.</w:t>
                      </w:r>
                    </w:p>
                  </w:txbxContent>
                </v:textbox>
              </v:shape>
              <v:shape id="Text Box 6" o:spid="_x0000_s1038" type="#_x0000_t202" style="position:absolute;left:566;top:1709;width:372;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" strokecolor="white">
                <v:textbox style="layout-flow:vertical" inset="0,0,0,0">
                  <w:txbxContent>
                    <w:p w14:paraId="0E74DDA3" w14:textId="77777777" w:rsidR="00B33E50" w:rsidRDefault="00B33E50" w:rsidP="000359FE">
                      <w:r w:rsidRPr="00AA346B">
                        <w:rPr>
                          <w:color w:val="7F7F7F"/>
                          <w:sz w:val="24"/>
                          <w:szCs w:val="24"/>
                        </w:rPr>
                        <w:t>Файл:</w:t>
                      </w:r>
                    </w:p>
                  </w:txbxContent>
                </v:textbox>
              </v:shape>
              <v:shape id="Text Box 7" o:spid="_x0000_s1039" type="#_x0000_t202" style="position:absolute;left:938;top:3362;width:372;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" strokecolor="white">
                <v:textbox style="layout-flow:vertical" inset="0,0,0,0">
                  <w:txbxContent>
                    <w:p w14:paraId="01EEF334" w14:textId="77777777" w:rsidR="00B33E50" w:rsidRPr="007B033E" w:rsidRDefault="00B33E50" w:rsidP="002F50F2">
                      <w:pPr>
                        <w:spacing w:line="300" w:lineRule="auto"/>
                        <w:rPr>
                          <w:sz w:val="24"/>
                          <w:szCs w:val="28"/>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p w14:paraId="46F4D088" w14:textId="77777777" w:rsidR="00B33E50" w:rsidRPr="00A00EC6" w:rsidRDefault="00B33E50" w:rsidP="000359FE">
                      <w:pPr>
                        <w:ind w:firstLine="113"/>
                        <w:rPr>
                          <w:color w:val="FF0000"/>
                        </w:rPr>
                      </w:pPr>
                    </w:p>
                  </w:txbxContent>
                </v:textbox>
              </v:shape>
              <v:shape id="Text Box 8" o:spid="_x0000_s1040" type="#_x0000_t202" style="position:absolute;left:566;top:3475;width:372;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" strokecolor="white">
                <v:textbox style="layout-flow:vertical" inset="0,0,0,0">
                  <w:txbxContent>
                    <w:p w14:paraId="07D7A265" w14:textId="0AF7E16B" w:rsidR="00B33E50" w:rsidRPr="00C37DC9" w:rsidRDefault="00B33E50" w:rsidP="000359FE">
                      <w:pPr>
                        <w:ind w:firstLine="113"/>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r w:rsidRPr="00857B22">
                        <w:rPr>
                          <w:noProof w:val="0"/>
                          <w:color w:val="7F7F7F"/>
                          <w:sz w:val="24"/>
                          <w:szCs w:val="24"/>
                        </w:rPr>
                        <w:t xml:space="preserve"> </w:t>
                      </w:r>
                      <w:r w:rsidRPr="00857B22">
                        <w:rPr>
                          <w:noProof w:val="0"/>
                          <w:color w:val="7F7F7F"/>
                          <w:sz w:val="24"/>
                          <w:szCs w:val="24"/>
                        </w:rPr>
                        <w:fldChar w:fldCharType="begin"/>
                      </w:r>
                      <w:r w:rsidRPr="00C37DC9">
                        <w:rPr>
                          <w:noProof w:val="0"/>
                          <w:color w:val="7F7F7F"/>
                          <w:sz w:val="24"/>
                          <w:szCs w:val="24"/>
                        </w:rPr>
                        <w:instrText xml:space="preserve"> </w:instrText>
                      </w:r>
                      <w:r w:rsidRPr="00857B22">
                        <w:rPr>
                          <w:noProof w:val="0"/>
                          <w:color w:val="7F7F7F"/>
                          <w:sz w:val="24"/>
                          <w:szCs w:val="24"/>
                          <w:lang w:val="en-US"/>
                        </w:rPr>
                        <w:instrText>INFO</w:instrText>
                      </w:r>
                      <w:r w:rsidRPr="00C37DC9">
                        <w:rPr>
                          <w:noProof w:val="0"/>
                          <w:color w:val="7F7F7F"/>
                          <w:sz w:val="24"/>
                          <w:szCs w:val="24"/>
                        </w:rPr>
                        <w:instrText xml:space="preserve">  </w:instrText>
                      </w:r>
                      <w:r w:rsidRPr="00857B22">
                        <w:rPr>
                          <w:noProof w:val="0"/>
                          <w:color w:val="7F7F7F"/>
                          <w:sz w:val="24"/>
                          <w:szCs w:val="24"/>
                          <w:lang w:val="en-US"/>
                        </w:rPr>
                        <w:instrText>FileName</w:instrText>
                      </w:r>
                      <w:r w:rsidRPr="00C37DC9">
                        <w:rPr>
                          <w:noProof w:val="0"/>
                          <w:color w:val="7F7F7F"/>
                          <w:sz w:val="24"/>
                          <w:szCs w:val="24"/>
                        </w:rPr>
                        <w:instrText xml:space="preserve">  \* </w:instrText>
                      </w:r>
                      <w:r w:rsidRPr="00857B22">
                        <w:rPr>
                          <w:noProof w:val="0"/>
                          <w:color w:val="7F7F7F"/>
                          <w:sz w:val="24"/>
                          <w:szCs w:val="24"/>
                          <w:lang w:val="en-US"/>
                        </w:rPr>
                        <w:instrText>MERGEFORMAT</w:instrText>
                      </w:r>
                      <w:r w:rsidRPr="00C37DC9">
                        <w:rPr>
                          <w:noProof w:val="0"/>
                          <w:color w:val="7F7F7F"/>
                          <w:sz w:val="24"/>
                          <w:szCs w:val="24"/>
                        </w:rPr>
                        <w:instrText xml:space="preserve"> </w:instrText>
                      </w:r>
                      <w:r w:rsidRPr="00857B22">
                        <w:rPr>
                          <w:noProof w:val="0"/>
                          <w:color w:val="7F7F7F"/>
                          <w:sz w:val="24"/>
                          <w:szCs w:val="24"/>
                        </w:rPr>
                        <w:fldChar w:fldCharType="separate"/>
                      </w:r>
                      <w:r w:rsidRPr="001432BC">
                        <w:rPr>
                          <w:noProof w:val="0"/>
                          <w:color w:val="7F7F7F"/>
                          <w:sz w:val="24"/>
                          <w:szCs w:val="24"/>
                        </w:rPr>
                        <w:t>_</w:t>
                      </w:r>
                      <w:r>
                        <w:rPr>
                          <w:noProof w:val="0"/>
                          <w:color w:val="7F7F7F"/>
                          <w:sz w:val="24"/>
                          <w:szCs w:val="24"/>
                          <w:lang w:val="en-US"/>
                        </w:rPr>
                        <w:t>SDS</w:t>
                      </w:r>
                      <w:r w:rsidRPr="001432BC">
                        <w:rPr>
                          <w:noProof w:val="0"/>
                          <w:color w:val="7F7F7F"/>
                          <w:sz w:val="24"/>
                          <w:szCs w:val="24"/>
                        </w:rPr>
                        <w:t xml:space="preserve"> ОКПС-Е-К_Д </w:t>
                      </w:r>
                      <w:r>
                        <w:rPr>
                          <w:noProof w:val="0"/>
                          <w:color w:val="7F7F7F"/>
                          <w:sz w:val="24"/>
                          <w:szCs w:val="24"/>
                          <w:lang w:val="en-US"/>
                        </w:rPr>
                        <w:t>v</w:t>
                      </w:r>
                      <w:r w:rsidRPr="007C05A0">
                        <w:rPr>
                          <w:noProof w:val="0"/>
                          <w:color w:val="7F7F7F"/>
                          <w:sz w:val="24"/>
                          <w:szCs w:val="24"/>
                        </w:rPr>
                        <w:t>2</w:t>
                      </w:r>
                      <w:r w:rsidRPr="001432BC">
                        <w:rPr>
                          <w:noProof w:val="0"/>
                          <w:color w:val="7F7F7F"/>
                          <w:sz w:val="24"/>
                          <w:szCs w:val="24"/>
                        </w:rPr>
                        <w:t>_Кругликов</w:t>
                      </w:r>
                      <w:r w:rsidRPr="00857B22">
                        <w:rPr>
                          <w:noProof w:val="0"/>
                          <w:color w:val="7F7F7F"/>
                          <w:sz w:val="24"/>
                          <w:szCs w:val="24"/>
                        </w:rPr>
                        <w:fldChar w:fldCharType="end"/>
                      </w:r>
                    </w:p>
                  </w:txbxContent>
                </v:textbox>
              </v:shape>
              <v:shape id="Text Box 9" o:spid="_x0000_s1041" type="#_x0000_t202" style="position:absolute;left:566;top:9106;width:372;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" strokecolor="white">
                <v:textbox style="layout-flow:vertical" inset="0,0,0,0">
                  <w:txbxContent>
                    <w:p w14:paraId="4E6098DA" w14:textId="77777777" w:rsidR="00B33E50" w:rsidRDefault="00B33E50" w:rsidP="000359FE">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47</w:t>
                      </w:r>
                      <w:r w:rsidRPr="00AA346B">
                        <w:rPr>
                          <w:color w:val="7F7F7F"/>
                          <w:sz w:val="24"/>
                          <w:szCs w:val="24"/>
                        </w:rPr>
                        <w:fldChar w:fldCharType="end"/>
                      </w:r>
                      <w:r w:rsidRPr="00AA346B">
                        <w:rPr>
                          <w:color w:val="7F7F7F"/>
                          <w:sz w:val="24"/>
                          <w:szCs w:val="24"/>
                        </w:rPr>
                        <w:t xml:space="preserve"> из </w:t>
                      </w:r>
                      <w:fldSimple w:instr=" NUMPAGES   \* MERGEFORMAT ">
                        <w:ins w:id="78" w:author="SadButTrue" w:date="2020-08-28T17:09:00Z">
                          <w:r w:rsidRPr="006B5E41">
                            <w:rPr>
                              <w:rFonts w:eastAsia="MS Mincho"/>
                              <w:color w:val="7F7F7F"/>
                              <w:sz w:val="24"/>
                              <w:szCs w:val="24"/>
                              <w:rPrChange w:id="79" w:author="SadButTrue" w:date="2020-08-28T17:09:00Z">
                                <w:rPr/>
                              </w:rPrChange>
                            </w:rPr>
                            <w:t>215</w:t>
                          </w:r>
                        </w:ins>
                        <w:del w:id="80" w:author="SadButTrue" w:date="2020-08-20T12:27:00Z">
                          <w:r w:rsidDel="00356F05">
                            <w:rPr>
                              <w:rFonts w:eastAsia="MS Mincho"/>
                              <w:color w:val="7F7F7F"/>
                              <w:sz w:val="24"/>
                              <w:szCs w:val="24"/>
                            </w:rPr>
                            <w:delText>213</w:delText>
                          </w:r>
                        </w:del>
                      </w:fldSimple>
                    </w:p>
                  </w:txbxContent>
                </v:textbox>
              </v:shape>
              <v:shape id="Text Box 10" o:spid="_x0000_s1042" type="#_x0000_t202" style="position:absolute;left:938;top:9348;width:372;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" strokecolor="white">
                <v:textbox style="layout-flow:vertical" inset="0,0,0,0">
                  <w:txbxContent>
                    <w:p w14:paraId="01E5AB99" w14:textId="77777777" w:rsidR="00B33E50" w:rsidRDefault="00B33E50" w:rsidP="000359FE">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37760" behindDoc="0" locked="0" layoutInCell="1" allowOverlap="1" wp14:anchorId="71FCDA79" wp14:editId="1E5D3852">
              <wp:simplePos x="0" y="0"/>
              <wp:positionH relativeFrom="column">
                <wp:posOffset>9223375</wp:posOffset>
              </wp:positionH>
              <wp:positionV relativeFrom="paragraph">
                <wp:posOffset>1375410</wp:posOffset>
              </wp:positionV>
              <wp:extent cx="312420" cy="4052570"/>
              <wp:effectExtent l="0" t="0" r="0" b="5080"/>
              <wp:wrapNone/>
              <wp:docPr id="9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99"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5F7673C8" w14:textId="77777777" w:rsidR="00B33E50" w:rsidRDefault="00B33E50" w:rsidP="000359FE">
                            <w:pPr>
                              <w:jc w:val="center"/>
                            </w:pPr>
                            <w:r>
                              <w:rPr>
                                <w:b/>
                                <w:color w:val="7F7F7F"/>
                              </w:rPr>
                              <w:t>ООО «Компания «Стальэнерго»</w:t>
                            </w:r>
                          </w:p>
                        </w:txbxContent>
                      </wps:txbx>
                      <wps:bodyPr rot="0" vert="vert" wrap="square" lIns="0" tIns="45720" rIns="0" bIns="45720" anchor="t" anchorCtr="0" upright="1">
                        <a:noAutofit/>
                      </wps:bodyPr>
                    </wps:wsp>
                    <wps:wsp>
                      <wps:cNvPr id="100"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FCDA79" id="Group 15" o:spid="_x0000_s1043" style="position:absolute;margin-left:726.25pt;margin-top:108.3pt;width:24.6pt;height:319.1pt;z-index:251637760"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">
              <v:shape id="Text Box 18" o:spid="_x0000_s104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" strokecolor="white">
                <v:textbox style="layout-flow:vertical" inset="0,,0">
                  <w:txbxContent>
                    <w:p w14:paraId="5F7673C8" w14:textId="77777777" w:rsidR="00B33E50" w:rsidRDefault="00B33E50" w:rsidP="000359FE">
                      <w:pPr>
                        <w:jc w:val="center"/>
                      </w:pPr>
                      <w:r>
                        <w:rPr>
                          <w:b/>
                          <w:color w:val="7F7F7F"/>
                        </w:rPr>
                        <w:t>ООО «Компания «Стальэнерго»</w:t>
                      </w:r>
                    </w:p>
                  </w:txbxContent>
                </v:textbox>
              </v:shape>
              <v:line id="Прямая соединительная линия 316" o:spid="_x0000_s104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262E3BCC" w14:textId="77777777" w:rsidTr="00DD0066">
      <w:trPr>
        <w:trHeight w:val="433"/>
        <w:jc w:val="center"/>
      </w:trPr>
      <w:tc>
        <w:tcPr>
          <w:tcW w:w="6547" w:type="dxa"/>
          <w:shd w:val="clear" w:color="auto" w:fill="auto"/>
        </w:tcPr>
        <w:p w14:paraId="407A12C1" w14:textId="77777777" w:rsidR="00B33E50" w:rsidRPr="00746155" w:rsidRDefault="00B33E50" w:rsidP="008040B7">
          <w:pPr>
            <w:pStyle w:val="ac"/>
            <w:jc w:val="center"/>
            <w:rPr>
              <w:color w:val="7F7F7F"/>
            </w:rPr>
          </w:pPr>
          <w:r>
            <w:rPr>
              <w:b/>
              <w:color w:val="7F7F7F"/>
            </w:rPr>
            <w:t>ООО «Компания «Стальэнерго»</w:t>
          </w:r>
        </w:p>
      </w:tc>
    </w:tr>
  </w:tbl>
  <w:p w14:paraId="56B8D81A" w14:textId="77777777" w:rsidR="00B33E50" w:rsidRPr="002F5DEF" w:rsidRDefault="00B33E50" w:rsidP="00ED24E8">
    <w:pPr>
      <w:pStyle w:val="ac"/>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7A4E1748" w14:textId="77777777" w:rsidTr="00290986">
      <w:trPr>
        <w:trHeight w:val="433"/>
        <w:jc w:val="center"/>
      </w:trPr>
      <w:tc>
        <w:tcPr>
          <w:tcW w:w="6547" w:type="dxa"/>
          <w:shd w:val="clear" w:color="auto" w:fill="auto"/>
        </w:tcPr>
        <w:p w14:paraId="485EDCEC" w14:textId="77777777" w:rsidR="00B33E50" w:rsidRPr="00746155" w:rsidRDefault="00B33E50" w:rsidP="00290986">
          <w:pPr>
            <w:pStyle w:val="ac"/>
            <w:jc w:val="center"/>
            <w:rPr>
              <w:color w:val="7F7F7F"/>
            </w:rPr>
          </w:pPr>
          <w:r>
            <w:rPr>
              <w:b/>
              <w:color w:val="7F7F7F"/>
            </w:rPr>
            <w:t>ООО «Компания «Стальэнерго»</w:t>
          </w:r>
        </w:p>
      </w:tc>
    </w:tr>
  </w:tbl>
  <w:p w14:paraId="20E02549" w14:textId="77777777" w:rsidR="00B33E50" w:rsidRPr="00550C87" w:rsidRDefault="00B33E50" w:rsidP="00550C87">
    <w:pPr>
      <w:pStyle w:val="a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F7A01" w14:textId="2BF23FFC" w:rsidR="00B33E50" w:rsidRPr="00550C87" w:rsidRDefault="00B33E50" w:rsidP="00550C87">
    <w:pPr>
      <w:pStyle w:val="ac"/>
    </w:pPr>
    <w:r>
      <mc:AlternateContent>
        <mc:Choice Requires="wpg">
          <w:drawing>
            <wp:anchor distT="0" distB="0" distL="114300" distR="114300" simplePos="0" relativeHeight="251685888" behindDoc="0" locked="0" layoutInCell="1" allowOverlap="1" wp14:anchorId="0C56439B" wp14:editId="519067FD">
              <wp:simplePos x="0" y="0"/>
              <wp:positionH relativeFrom="leftMargin">
                <wp:posOffset>266700</wp:posOffset>
              </wp:positionH>
              <wp:positionV relativeFrom="paragraph">
                <wp:posOffset>347980</wp:posOffset>
              </wp:positionV>
              <wp:extent cx="472440" cy="6120765"/>
              <wp:effectExtent l="0" t="0" r="3810" b="0"/>
              <wp:wrapNone/>
              <wp:docPr id="10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6120765"/>
                        <a:chOff x="566" y="1709"/>
                        <a:chExt cx="744" cy="9003"/>
                      </a:xfrm>
                    </wpg:grpSpPr>
                    <wps:wsp>
                      <wps:cNvPr id="102" name="Text Box 5"/>
                      <wps:cNvSpPr txBox="1">
                        <a:spLocks noChangeArrowheads="1"/>
                      </wps:cNvSpPr>
                      <wps:spPr bwMode="auto">
                        <a:xfrm>
                          <a:off x="938" y="1709"/>
                          <a:ext cx="372" cy="1474"/>
                        </a:xfrm>
                        <a:prstGeom prst="rect">
                          <a:avLst/>
                        </a:prstGeom>
                        <a:solidFill>
                          <a:srgbClr val="FFFFFF"/>
                        </a:solidFill>
                        <a:ln w="9525">
                          <a:solidFill>
                            <a:srgbClr val="FFFFFF"/>
                          </a:solidFill>
                          <a:miter lim="800000"/>
                          <a:headEnd/>
                          <a:tailEnd/>
                        </a:ln>
                      </wps:spPr>
                      <wps:txbx>
                        <w:txbxContent>
                          <w:p w14:paraId="0AEC35DA" w14:textId="77777777" w:rsidR="00B33E50" w:rsidRDefault="00B33E50" w:rsidP="005E0335">
                            <w:r w:rsidRPr="00AA346B">
                              <w:rPr>
                                <w:color w:val="7F7F7F"/>
                                <w:sz w:val="24"/>
                                <w:szCs w:val="24"/>
                              </w:rPr>
                              <w:t>Номер докум.</w:t>
                            </w:r>
                          </w:p>
                        </w:txbxContent>
                      </wps:txbx>
                      <wps:bodyPr rot="0" vert="vert" wrap="square" lIns="0" tIns="0" rIns="0" bIns="0" anchor="t" anchorCtr="0" upright="1">
                        <a:noAutofit/>
                      </wps:bodyPr>
                    </wps:wsp>
                    <wps:wsp>
                      <wps:cNvPr id="103" name="Text Box 6"/>
                      <wps:cNvSpPr txBox="1">
                        <a:spLocks noChangeArrowheads="1"/>
                      </wps:cNvSpPr>
                      <wps:spPr bwMode="auto">
                        <a:xfrm>
                          <a:off x="566" y="1709"/>
                          <a:ext cx="372" cy="183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A4EA37" w14:textId="77777777" w:rsidR="00B33E50" w:rsidRDefault="00B33E50" w:rsidP="005E0335">
                            <w:r w:rsidRPr="00AA346B">
                              <w:rPr>
                                <w:color w:val="7F7F7F"/>
                                <w:sz w:val="24"/>
                                <w:szCs w:val="24"/>
                              </w:rPr>
                              <w:t>Файл:</w:t>
                            </w:r>
                          </w:p>
                        </w:txbxContent>
                      </wps:txbx>
                      <wps:bodyPr rot="0" vert="vert" wrap="square" lIns="0" tIns="0" rIns="0" bIns="0" anchor="t" anchorCtr="0" upright="1">
                        <a:noAutofit/>
                      </wps:bodyPr>
                    </wps:wsp>
                    <wps:wsp>
                      <wps:cNvPr id="104" name="Text Box 7"/>
                      <wps:cNvSpPr txBox="1">
                        <a:spLocks noChangeArrowheads="1"/>
                      </wps:cNvSpPr>
                      <wps:spPr bwMode="auto">
                        <a:xfrm>
                          <a:off x="938"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01C486" w14:textId="77777777" w:rsidR="00B33E50" w:rsidRPr="00996A2D" w:rsidRDefault="00B33E50" w:rsidP="005E0335">
                            <w:pPr>
                              <w:ind w:firstLine="113"/>
                              <w:rPr>
                                <w:color w:val="FF0000"/>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txbxContent>
                      </wps:txbx>
                      <wps:bodyPr rot="0" vert="vert" wrap="square" lIns="0" tIns="0" rIns="0" bIns="0" anchor="t" anchorCtr="0" upright="1">
                        <a:noAutofit/>
                      </wps:bodyPr>
                    </wps:wsp>
                    <wps:wsp>
                      <wps:cNvPr id="105" name="Text Box 8"/>
                      <wps:cNvSpPr txBox="1">
                        <a:spLocks noChangeArrowheads="1"/>
                      </wps:cNvSpPr>
                      <wps:spPr bwMode="auto">
                        <a:xfrm>
                          <a:off x="566" y="3475"/>
                          <a:ext cx="372" cy="441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053FB" w14:textId="35B3570E" w:rsidR="00B33E50" w:rsidRPr="00C37DC9" w:rsidRDefault="00B33E50" w:rsidP="00C37DC9">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p w14:paraId="34E2B447" w14:textId="77777777" w:rsidR="00B33E50" w:rsidRPr="00C37DC9" w:rsidRDefault="00B33E50" w:rsidP="005E0335">
                            <w:pPr>
                              <w:ind w:firstLine="113"/>
                              <w:rPr>
                                <w:color w:val="FF0000"/>
                              </w:rPr>
                            </w:pPr>
                          </w:p>
                        </w:txbxContent>
                      </wps:txbx>
                      <wps:bodyPr rot="0" vert="vert" wrap="square" lIns="0" tIns="0" rIns="0" bIns="0" anchor="t" anchorCtr="0" upright="1">
                        <a:noAutofit/>
                      </wps:bodyPr>
                    </wps:wsp>
                    <wps:wsp>
                      <wps:cNvPr id="106" name="Text Box 9"/>
                      <wps:cNvSpPr txBox="1">
                        <a:spLocks noChangeArrowheads="1"/>
                      </wps:cNvSpPr>
                      <wps:spPr bwMode="auto">
                        <a:xfrm>
                          <a:off x="566" y="7887"/>
                          <a:ext cx="372" cy="2825"/>
                        </a:xfrm>
                        <a:prstGeom prst="rect">
                          <a:avLst/>
                        </a:prstGeom>
                        <a:solidFill>
                          <a:srgbClr val="FFFFFF"/>
                        </a:solidFill>
                        <a:ln w="9525">
                          <a:solidFill>
                            <a:srgbClr val="FFFFFF"/>
                          </a:solidFill>
                          <a:miter lim="800000"/>
                          <a:headEnd/>
                          <a:tailEnd/>
                        </a:ln>
                      </wps:spPr>
                      <wps:txbx>
                        <w:txbxContent>
                          <w:p w14:paraId="1E97E71D" w14:textId="77777777" w:rsidR="00B33E50" w:rsidRDefault="00B33E50" w:rsidP="005E0335">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56</w:t>
                            </w:r>
                            <w:r w:rsidRPr="00AA346B">
                              <w:rPr>
                                <w:color w:val="7F7F7F"/>
                                <w:sz w:val="24"/>
                                <w:szCs w:val="24"/>
                              </w:rPr>
                              <w:fldChar w:fldCharType="end"/>
                            </w:r>
                            <w:r w:rsidRPr="00AA346B">
                              <w:rPr>
                                <w:color w:val="7F7F7F"/>
                                <w:sz w:val="24"/>
                                <w:szCs w:val="24"/>
                              </w:rPr>
                              <w:t xml:space="preserve"> из </w:t>
                            </w:r>
                            <w:fldSimple w:instr=" NUMPAGES   \* MERGEFORMAT ">
                              <w:ins w:id="87" w:author="SadButTrue" w:date="2020-08-28T17:09:00Z">
                                <w:r w:rsidRPr="006B5E41">
                                  <w:rPr>
                                    <w:rFonts w:eastAsia="MS Mincho"/>
                                    <w:color w:val="7F7F7F"/>
                                    <w:sz w:val="24"/>
                                    <w:szCs w:val="24"/>
                                    <w:rPrChange w:id="88" w:author="SadButTrue" w:date="2020-08-28T17:09:00Z">
                                      <w:rPr/>
                                    </w:rPrChange>
                                  </w:rPr>
                                  <w:t>215</w:t>
                                </w:r>
                              </w:ins>
                              <w:del w:id="89" w:author="SadButTrue" w:date="2020-08-20T12:27:00Z">
                                <w:r w:rsidDel="00356F05">
                                  <w:rPr>
                                    <w:rFonts w:eastAsia="MS Mincho"/>
                                    <w:color w:val="7F7F7F"/>
                                    <w:sz w:val="24"/>
                                    <w:szCs w:val="24"/>
                                  </w:rPr>
                                  <w:delText>213</w:delText>
                                </w:r>
                              </w:del>
                            </w:fldSimple>
                          </w:p>
                        </w:txbxContent>
                      </wps:txbx>
                      <wps:bodyPr rot="0" vert="vert" wrap="square" lIns="0" tIns="0" rIns="0" bIns="0" anchor="t" anchorCtr="0" upright="1">
                        <a:noAutofit/>
                      </wps:bodyPr>
                    </wps:wsp>
                    <wps:wsp>
                      <wps:cNvPr id="107" name="Text Box 10"/>
                      <wps:cNvSpPr txBox="1">
                        <a:spLocks noChangeArrowheads="1"/>
                      </wps:cNvSpPr>
                      <wps:spPr bwMode="auto">
                        <a:xfrm>
                          <a:off x="938" y="7887"/>
                          <a:ext cx="372" cy="2778"/>
                        </a:xfrm>
                        <a:prstGeom prst="rect">
                          <a:avLst/>
                        </a:prstGeom>
                        <a:solidFill>
                          <a:srgbClr val="FFFFFF"/>
                        </a:solidFill>
                        <a:ln w="9525">
                          <a:solidFill>
                            <a:srgbClr val="FFFFFF"/>
                          </a:solidFill>
                          <a:miter lim="800000"/>
                          <a:headEnd/>
                          <a:tailEnd/>
                        </a:ln>
                      </wps:spPr>
                      <wps:txbx>
                        <w:txbxContent>
                          <w:p w14:paraId="7F4B57ED" w14:textId="77777777" w:rsidR="00B33E50" w:rsidRDefault="00B33E50" w:rsidP="005E0335">
                            <w:pPr>
                              <w:jc w:val="right"/>
                            </w:pPr>
                            <w:r w:rsidRPr="00AA346B">
                              <w:rPr>
                                <w:color w:val="7F7F7F"/>
                                <w:sz w:val="24"/>
                                <w:szCs w:val="24"/>
                              </w:rPr>
                              <w:t>Версия 1</w:t>
                            </w:r>
                          </w:p>
                        </w:txbxContent>
                      </wps:txbx>
                      <wps:bodyPr rot="0" vert="vert"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6439B" id="_x0000_s1046" style="position:absolute;margin-left:21pt;margin-top:27.4pt;width:37.2pt;height:481.95pt;z-index:251685888;mso-position-horizontal-relative:left-margin-area" coordorigin="566,1709" coordsize="744,9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">
              <v:shapetype id="_x0000_t202" coordsize="21600,21600" o:spt="202" path="m,l,21600r21600,l21600,xe">
                <v:stroke joinstyle="miter"/>
                <v:path gradientshapeok="t" o:connecttype="rect"/>
              </v:shapetype>
              <v:shape id="Text Box 5" o:spid="_x0000_s1047" type="#_x0000_t202" style="position:absolute;left:938;top:1709;width:37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" strokecolor="white">
                <v:textbox style="layout-flow:vertical" inset="0,0,0,0">
                  <w:txbxContent>
                    <w:p w14:paraId="0AEC35DA" w14:textId="77777777" w:rsidR="00B33E50" w:rsidRDefault="00B33E50" w:rsidP="005E0335">
                      <w:r w:rsidRPr="00AA346B">
                        <w:rPr>
                          <w:color w:val="7F7F7F"/>
                          <w:sz w:val="24"/>
                          <w:szCs w:val="24"/>
                        </w:rPr>
                        <w:t>Номер докум.</w:t>
                      </w:r>
                    </w:p>
                  </w:txbxContent>
                </v:textbox>
              </v:shape>
              <v:shape id="Text Box 6" o:spid="_x0000_s1048" type="#_x0000_t202" style="position:absolute;left:566;top:1709;width:3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" strokecolor="white">
                <v:textbox style="layout-flow:vertical" inset="0,0,0,0">
                  <w:txbxContent>
                    <w:p w14:paraId="39A4EA37" w14:textId="77777777" w:rsidR="00B33E50" w:rsidRDefault="00B33E50" w:rsidP="005E0335">
                      <w:r w:rsidRPr="00AA346B">
                        <w:rPr>
                          <w:color w:val="7F7F7F"/>
                          <w:sz w:val="24"/>
                          <w:szCs w:val="24"/>
                        </w:rPr>
                        <w:t>Файл:</w:t>
                      </w:r>
                    </w:p>
                  </w:txbxContent>
                </v:textbox>
              </v:shape>
              <v:shape id="Text Box 7" o:spid="_x0000_s1049" type="#_x0000_t202" style="position:absolute;left:938;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" strokecolor="white">
                <v:textbox style="layout-flow:vertical" inset="0,0,0,0">
                  <w:txbxContent>
                    <w:p w14:paraId="2C01C486" w14:textId="77777777" w:rsidR="00B33E50" w:rsidRPr="00996A2D" w:rsidRDefault="00B33E50" w:rsidP="005E0335">
                      <w:pPr>
                        <w:ind w:firstLine="113"/>
                        <w:rPr>
                          <w:color w:val="FF0000"/>
                        </w:rPr>
                      </w:pPr>
                      <w:r w:rsidRPr="007B033E">
                        <w:rPr>
                          <w:rFonts w:eastAsia="MS Mincho"/>
                          <w:sz w:val="24"/>
                          <w:szCs w:val="28"/>
                        </w:rPr>
                        <w:t>ЕИУС.</w:t>
                      </w:r>
                      <w:r w:rsidRPr="007B033E">
                        <w:rPr>
                          <w:rFonts w:eastAsia="MS Mincho"/>
                          <w:color w:val="FF0000"/>
                          <w:sz w:val="24"/>
                          <w:szCs w:val="28"/>
                        </w:rPr>
                        <w:t>465275.006.100</w:t>
                      </w:r>
                      <w:r w:rsidRPr="007B033E">
                        <w:rPr>
                          <w:rFonts w:eastAsia="Batang"/>
                          <w:noProof w:val="0"/>
                          <w:sz w:val="24"/>
                          <w:szCs w:val="28"/>
                          <w:lang w:eastAsia="en-US"/>
                        </w:rPr>
                        <w:t xml:space="preserve">-01 </w:t>
                      </w:r>
                      <w:r w:rsidRPr="007B033E">
                        <w:rPr>
                          <w:rFonts w:eastAsia="Batang"/>
                          <w:noProof w:val="0"/>
                          <w:color w:val="FF0000"/>
                          <w:sz w:val="24"/>
                          <w:szCs w:val="28"/>
                          <w:lang w:eastAsia="en-US"/>
                        </w:rPr>
                        <w:t>98</w:t>
                      </w:r>
                      <w:r w:rsidRPr="007B033E">
                        <w:rPr>
                          <w:rFonts w:eastAsia="Batang"/>
                          <w:noProof w:val="0"/>
                          <w:sz w:val="24"/>
                          <w:szCs w:val="28"/>
                          <w:lang w:eastAsia="en-US"/>
                        </w:rPr>
                        <w:t xml:space="preserve"> 01</w:t>
                      </w:r>
                    </w:p>
                  </w:txbxContent>
                </v:textbox>
              </v:shape>
              <v:shape id="Text Box 8" o:spid="_x0000_s1050" type="#_x0000_t202" style="position:absolute;left:566;top:3475;width:372;height:4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" strokecolor="white">
                <v:textbox style="layout-flow:vertical" inset="0,0,0,0">
                  <w:txbxContent>
                    <w:p w14:paraId="6E4053FB" w14:textId="35B3570E" w:rsidR="00B33E50" w:rsidRPr="00C37DC9" w:rsidRDefault="00B33E50" w:rsidP="00C37DC9">
                      <w:pPr>
                        <w:ind w:firstLine="113"/>
                        <w:rPr>
                          <w:color w:val="FF0000"/>
                        </w:rPr>
                      </w:pPr>
                      <w:r w:rsidRPr="005254CD">
                        <w:rPr>
                          <w:noProof w:val="0"/>
                          <w:color w:val="FF0000"/>
                          <w:sz w:val="24"/>
                          <w:szCs w:val="24"/>
                        </w:rPr>
                        <w:fldChar w:fldCharType="begin"/>
                      </w:r>
                      <w:r w:rsidRPr="007B033E">
                        <w:rPr>
                          <w:noProof w:val="0"/>
                          <w:color w:val="FF0000"/>
                          <w:sz w:val="24"/>
                          <w:szCs w:val="24"/>
                        </w:rPr>
                        <w:instrText xml:space="preserve"> </w:instrText>
                      </w:r>
                      <w:r w:rsidRPr="005254CD">
                        <w:rPr>
                          <w:noProof w:val="0"/>
                          <w:color w:val="FF0000"/>
                          <w:sz w:val="24"/>
                          <w:szCs w:val="24"/>
                          <w:lang w:val="en-US"/>
                        </w:rPr>
                        <w:instrText>INFO</w:instrText>
                      </w:r>
                      <w:r w:rsidRPr="007B033E">
                        <w:rPr>
                          <w:noProof w:val="0"/>
                          <w:color w:val="FF0000"/>
                          <w:sz w:val="24"/>
                          <w:szCs w:val="24"/>
                        </w:rPr>
                        <w:instrText xml:space="preserve">  </w:instrText>
                      </w:r>
                      <w:r w:rsidRPr="005254CD">
                        <w:rPr>
                          <w:noProof w:val="0"/>
                          <w:color w:val="FF0000"/>
                          <w:sz w:val="24"/>
                          <w:szCs w:val="24"/>
                          <w:lang w:val="en-US"/>
                        </w:rPr>
                        <w:instrText>FileName</w:instrText>
                      </w:r>
                      <w:r w:rsidRPr="007B033E">
                        <w:rPr>
                          <w:noProof w:val="0"/>
                          <w:color w:val="FF0000"/>
                          <w:sz w:val="24"/>
                          <w:szCs w:val="24"/>
                        </w:rPr>
                        <w:instrText xml:space="preserve">  \* </w:instrText>
                      </w:r>
                      <w:r w:rsidRPr="005254CD">
                        <w:rPr>
                          <w:noProof w:val="0"/>
                          <w:color w:val="FF0000"/>
                          <w:sz w:val="24"/>
                          <w:szCs w:val="24"/>
                          <w:lang w:val="en-US"/>
                        </w:rPr>
                        <w:instrText>MERGEFORMAT</w:instrText>
                      </w:r>
                      <w:r w:rsidRPr="007B033E">
                        <w:rPr>
                          <w:noProof w:val="0"/>
                          <w:color w:val="FF0000"/>
                          <w:sz w:val="24"/>
                          <w:szCs w:val="24"/>
                        </w:rPr>
                        <w:instrText xml:space="preserve"> </w:instrText>
                      </w:r>
                      <w:r w:rsidRPr="005254CD">
                        <w:rPr>
                          <w:noProof w:val="0"/>
                          <w:color w:val="FF0000"/>
                          <w:sz w:val="24"/>
                          <w:szCs w:val="24"/>
                        </w:rPr>
                        <w:fldChar w:fldCharType="separate"/>
                      </w:r>
                      <w:r w:rsidRPr="001432BC">
                        <w:rPr>
                          <w:noProof w:val="0"/>
                          <w:color w:val="FF0000"/>
                          <w:sz w:val="24"/>
                          <w:szCs w:val="24"/>
                          <w:lang w:val="uk-UA"/>
                        </w:rPr>
                        <w:t>_</w:t>
                      </w:r>
                      <w:r w:rsidRPr="001432BC">
                        <w:rPr>
                          <w:noProof w:val="0"/>
                          <w:color w:val="FF0000"/>
                          <w:sz w:val="24"/>
                          <w:szCs w:val="24"/>
                        </w:rPr>
                        <w:t xml:space="preserve">SDS ОКПС-Е-К_Д </w:t>
                      </w:r>
                      <w:r>
                        <w:rPr>
                          <w:noProof w:val="0"/>
                          <w:color w:val="FF0000"/>
                          <w:sz w:val="24"/>
                          <w:szCs w:val="24"/>
                          <w:lang w:val="en-US"/>
                        </w:rPr>
                        <w:t>v</w:t>
                      </w:r>
                      <w:r w:rsidRPr="007C05A0">
                        <w:rPr>
                          <w:noProof w:val="0"/>
                          <w:color w:val="FF0000"/>
                          <w:sz w:val="24"/>
                          <w:szCs w:val="24"/>
                        </w:rPr>
                        <w:t>2</w:t>
                      </w:r>
                      <w:r w:rsidRPr="001432BC">
                        <w:rPr>
                          <w:noProof w:val="0"/>
                          <w:color w:val="FF0000"/>
                          <w:sz w:val="24"/>
                          <w:szCs w:val="24"/>
                        </w:rPr>
                        <w:t>_Кругликов</w:t>
                      </w:r>
                      <w:r w:rsidRPr="005254CD">
                        <w:rPr>
                          <w:noProof w:val="0"/>
                          <w:color w:val="FF0000"/>
                          <w:sz w:val="24"/>
                          <w:szCs w:val="24"/>
                        </w:rPr>
                        <w:fldChar w:fldCharType="end"/>
                      </w:r>
                      <w:r w:rsidRPr="007B033E">
                        <w:rPr>
                          <w:noProof w:val="0"/>
                          <w:color w:val="7F7F7F"/>
                          <w:sz w:val="24"/>
                          <w:szCs w:val="24"/>
                        </w:rPr>
                        <w:t>.</w:t>
                      </w:r>
                      <w:r>
                        <w:rPr>
                          <w:noProof w:val="0"/>
                          <w:color w:val="7F7F7F"/>
                          <w:sz w:val="24"/>
                          <w:szCs w:val="24"/>
                          <w:lang w:val="en-US"/>
                        </w:rPr>
                        <w:t>pdf</w:t>
                      </w:r>
                    </w:p>
                    <w:p w14:paraId="34E2B447" w14:textId="77777777" w:rsidR="00B33E50" w:rsidRPr="00C37DC9" w:rsidRDefault="00B33E50" w:rsidP="005E0335">
                      <w:pPr>
                        <w:ind w:firstLine="113"/>
                        <w:rPr>
                          <w:color w:val="FF0000"/>
                        </w:rPr>
                      </w:pPr>
                    </w:p>
                  </w:txbxContent>
                </v:textbox>
              </v:shape>
              <v:shape id="Text Box 9" o:spid="_x0000_s1051" type="#_x0000_t202" style="position:absolute;left:566;top:7887;width:37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" strokecolor="white">
                <v:textbox style="layout-flow:vertical" inset="0,0,0,0">
                  <w:txbxContent>
                    <w:p w14:paraId="1E97E71D" w14:textId="77777777" w:rsidR="00B33E50" w:rsidRDefault="00B33E50" w:rsidP="005E0335">
                      <w:pPr>
                        <w:jc w:val="right"/>
                      </w:pPr>
                      <w:r w:rsidRPr="00AA346B">
                        <w:rPr>
                          <w:color w:val="7F7F7F"/>
                          <w:sz w:val="24"/>
                          <w:szCs w:val="24"/>
                        </w:rPr>
                        <w:t>Стр.</w:t>
                      </w:r>
                      <w:r w:rsidRPr="00AA346B">
                        <w:rPr>
                          <w:color w:val="7F7F7F"/>
                          <w:sz w:val="24"/>
                          <w:szCs w:val="24"/>
                        </w:rPr>
                        <w:fldChar w:fldCharType="begin"/>
                      </w:r>
                      <w:r w:rsidRPr="00AA346B">
                        <w:rPr>
                          <w:color w:val="7F7F7F"/>
                          <w:sz w:val="24"/>
                          <w:szCs w:val="24"/>
                        </w:rPr>
                        <w:instrText>PAGE   \* MERGEFORMAT</w:instrText>
                      </w:r>
                      <w:r w:rsidRPr="00AA346B">
                        <w:rPr>
                          <w:color w:val="7F7F7F"/>
                          <w:sz w:val="24"/>
                          <w:szCs w:val="24"/>
                        </w:rPr>
                        <w:fldChar w:fldCharType="separate"/>
                      </w:r>
                      <w:r>
                        <w:rPr>
                          <w:color w:val="7F7F7F"/>
                          <w:sz w:val="24"/>
                          <w:szCs w:val="24"/>
                        </w:rPr>
                        <w:t>56</w:t>
                      </w:r>
                      <w:r w:rsidRPr="00AA346B">
                        <w:rPr>
                          <w:color w:val="7F7F7F"/>
                          <w:sz w:val="24"/>
                          <w:szCs w:val="24"/>
                        </w:rPr>
                        <w:fldChar w:fldCharType="end"/>
                      </w:r>
                      <w:r w:rsidRPr="00AA346B">
                        <w:rPr>
                          <w:color w:val="7F7F7F"/>
                          <w:sz w:val="24"/>
                          <w:szCs w:val="24"/>
                        </w:rPr>
                        <w:t xml:space="preserve"> из </w:t>
                      </w:r>
                      <w:fldSimple w:instr=" NUMPAGES   \* MERGEFORMAT ">
                        <w:ins w:id="90" w:author="SadButTrue" w:date="2020-08-28T17:09:00Z">
                          <w:r w:rsidRPr="006B5E41">
                            <w:rPr>
                              <w:rFonts w:eastAsia="MS Mincho"/>
                              <w:color w:val="7F7F7F"/>
                              <w:sz w:val="24"/>
                              <w:szCs w:val="24"/>
                              <w:rPrChange w:id="91" w:author="SadButTrue" w:date="2020-08-28T17:09:00Z">
                                <w:rPr/>
                              </w:rPrChange>
                            </w:rPr>
                            <w:t>215</w:t>
                          </w:r>
                        </w:ins>
                        <w:del w:id="92" w:author="SadButTrue" w:date="2020-08-20T12:27:00Z">
                          <w:r w:rsidDel="00356F05">
                            <w:rPr>
                              <w:rFonts w:eastAsia="MS Mincho"/>
                              <w:color w:val="7F7F7F"/>
                              <w:sz w:val="24"/>
                              <w:szCs w:val="24"/>
                            </w:rPr>
                            <w:delText>213</w:delText>
                          </w:r>
                        </w:del>
                      </w:fldSimple>
                    </w:p>
                  </w:txbxContent>
                </v:textbox>
              </v:shape>
              <v:shape id="Text Box 10" o:spid="_x0000_s1052" type="#_x0000_t202" style="position:absolute;left:938;top:7887;width:37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" strokecolor="white">
                <v:textbox style="layout-flow:vertical" inset="0,0,0,0">
                  <w:txbxContent>
                    <w:p w14:paraId="7F4B57ED" w14:textId="77777777" w:rsidR="00B33E50" w:rsidRDefault="00B33E50" w:rsidP="005E0335">
                      <w:pPr>
                        <w:jc w:val="right"/>
                      </w:pPr>
                      <w:r w:rsidRPr="00AA346B">
                        <w:rPr>
                          <w:color w:val="7F7F7F"/>
                          <w:sz w:val="24"/>
                          <w:szCs w:val="24"/>
                        </w:rPr>
                        <w:t>Версия 1</w:t>
                      </w:r>
                    </w:p>
                  </w:txbxContent>
                </v:textbox>
              </v:shape>
              <w10:wrap anchorx="margin"/>
            </v:group>
          </w:pict>
        </mc:Fallback>
      </mc:AlternateContent>
    </w:r>
    <w:r>
      <mc:AlternateContent>
        <mc:Choice Requires="wpg">
          <w:drawing>
            <wp:anchor distT="0" distB="0" distL="114300" distR="114300" simplePos="0" relativeHeight="251680768" behindDoc="0" locked="0" layoutInCell="1" allowOverlap="1" wp14:anchorId="646C374C" wp14:editId="0210A05F">
              <wp:simplePos x="0" y="0"/>
              <wp:positionH relativeFrom="column">
                <wp:posOffset>9225915</wp:posOffset>
              </wp:positionH>
              <wp:positionV relativeFrom="paragraph">
                <wp:posOffset>1381125</wp:posOffset>
              </wp:positionV>
              <wp:extent cx="312420" cy="4052570"/>
              <wp:effectExtent l="0" t="0" r="0" b="5080"/>
              <wp:wrapNone/>
              <wp:docPr id="10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052570"/>
                        <a:chOff x="16089" y="3442"/>
                        <a:chExt cx="492" cy="6382"/>
                      </a:xfrm>
                    </wpg:grpSpPr>
                    <wps:wsp>
                      <wps:cNvPr id="109" name="Text Box 18"/>
                      <wps:cNvSpPr txBox="1">
                        <a:spLocks noChangeArrowheads="1"/>
                      </wps:cNvSpPr>
                      <wps:spPr bwMode="auto">
                        <a:xfrm>
                          <a:off x="16089" y="4481"/>
                          <a:ext cx="492" cy="4920"/>
                        </a:xfrm>
                        <a:prstGeom prst="rect">
                          <a:avLst/>
                        </a:prstGeom>
                        <a:solidFill>
                          <a:srgbClr val="FFFFFF"/>
                        </a:solidFill>
                        <a:ln w="9525">
                          <a:solidFill>
                            <a:srgbClr val="FFFFFF"/>
                          </a:solidFill>
                          <a:miter lim="800000"/>
                          <a:headEnd/>
                          <a:tailEnd/>
                        </a:ln>
                      </wps:spPr>
                      <wps:txbx>
                        <w:txbxContent>
                          <w:p w14:paraId="2922E530" w14:textId="77777777" w:rsidR="00B33E50" w:rsidRDefault="00B33E50" w:rsidP="00112CBD">
                            <w:pPr>
                              <w:jc w:val="center"/>
                            </w:pPr>
                            <w:r>
                              <w:rPr>
                                <w:b/>
                                <w:color w:val="7F7F7F"/>
                              </w:rPr>
                              <w:t>ООО «Компания «Стальэнерго»</w:t>
                            </w:r>
                          </w:p>
                        </w:txbxContent>
                      </wps:txbx>
                      <wps:bodyPr rot="0" vert="vert" wrap="square" lIns="0" tIns="45720" rIns="0" bIns="45720" anchor="t" anchorCtr="0" upright="1">
                        <a:noAutofit/>
                      </wps:bodyPr>
                    </wps:wsp>
                    <wps:wsp>
                      <wps:cNvPr id="110" name="Прямая соединительная линия 316"/>
                      <wps:cNvCnPr/>
                      <wps:spPr bwMode="auto">
                        <a:xfrm>
                          <a:off x="16089" y="3442"/>
                          <a:ext cx="0" cy="63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6C374C" id="_x0000_s1053" style="position:absolute;margin-left:726.45pt;margin-top:108.75pt;width:24.6pt;height:319.1pt;z-index:251680768" coordorigin="16089,3442" coordsize="492,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">
              <v:shape id="Text Box 18" o:spid="_x0000_s1054" type="#_x0000_t202" style="position:absolute;left:16089;top:4481;width:492;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" strokecolor="white">
                <v:textbox style="layout-flow:vertical" inset="0,,0">
                  <w:txbxContent>
                    <w:p w14:paraId="2922E530" w14:textId="77777777" w:rsidR="00B33E50" w:rsidRDefault="00B33E50" w:rsidP="00112CBD">
                      <w:pPr>
                        <w:jc w:val="center"/>
                      </w:pPr>
                      <w:r>
                        <w:rPr>
                          <w:b/>
                          <w:color w:val="7F7F7F"/>
                        </w:rPr>
                        <w:t>ООО «Компания «Стальэнерго»</w:t>
                      </w:r>
                    </w:p>
                  </w:txbxContent>
                </v:textbox>
              </v:shape>
              <v:line id="Прямая соединительная линия 316" o:spid="_x0000_s1055" style="position:absolute;visibility:visible;mso-wrap-style:square" from="16089,3442" to="16089,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B33E50" w:rsidRPr="002046C7" w14:paraId="5D48EA2D" w14:textId="77777777" w:rsidTr="009A452B">
      <w:trPr>
        <w:trHeight w:val="433"/>
        <w:jc w:val="center"/>
      </w:trPr>
      <w:tc>
        <w:tcPr>
          <w:tcW w:w="6547" w:type="dxa"/>
          <w:shd w:val="clear" w:color="auto" w:fill="auto"/>
        </w:tcPr>
        <w:p w14:paraId="39FDEBB9" w14:textId="77777777" w:rsidR="00B33E50" w:rsidRPr="00746155" w:rsidRDefault="00B33E50" w:rsidP="009A452B">
          <w:pPr>
            <w:pStyle w:val="ac"/>
            <w:jc w:val="center"/>
            <w:rPr>
              <w:color w:val="7F7F7F"/>
            </w:rPr>
          </w:pPr>
          <w:r>
            <w:rPr>
              <w:b/>
              <w:color w:val="7F7F7F"/>
            </w:rPr>
            <w:t>ООО «Компания «Стальэнерго»</w:t>
          </w:r>
        </w:p>
      </w:tc>
    </w:tr>
  </w:tbl>
  <w:p w14:paraId="514CB59C" w14:textId="77777777" w:rsidR="00B33E50" w:rsidRPr="00550C87" w:rsidRDefault="00B33E50" w:rsidP="00550C87">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29A8"/>
    <w:multiLevelType w:val="hybridMultilevel"/>
    <w:tmpl w:val="2BE67564"/>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 w15:restartNumberingAfterBreak="0">
    <w:nsid w:val="04D32F27"/>
    <w:multiLevelType w:val="hybridMultilevel"/>
    <w:tmpl w:val="4204E196"/>
    <w:lvl w:ilvl="0" w:tplc="21400E8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4E16B87"/>
    <w:multiLevelType w:val="multilevel"/>
    <w:tmpl w:val="27B0E584"/>
    <w:lvl w:ilvl="0">
      <w:start w:val="1"/>
      <w:numFmt w:val="decimal"/>
      <w:pStyle w:val="4"/>
      <w:lvlText w:val="%1"/>
      <w:lvlJc w:val="left"/>
      <w:pPr>
        <w:ind w:left="1080" w:hanging="360"/>
      </w:pPr>
      <w:rPr>
        <w:rFonts w:hint="default"/>
        <w:b/>
        <w:sz w:val="28"/>
        <w:lang w:val="ru-RU"/>
      </w:rPr>
    </w:lvl>
    <w:lvl w:ilvl="1">
      <w:start w:val="1"/>
      <w:numFmt w:val="decimal"/>
      <w:isLgl/>
      <w:lvlText w:val="%1.%2"/>
      <w:lvlJc w:val="left"/>
      <w:pPr>
        <w:tabs>
          <w:tab w:val="num" w:pos="1418"/>
        </w:tabs>
        <w:ind w:left="0" w:firstLine="710"/>
      </w:pPr>
      <w:rPr>
        <w:rFonts w:hint="default"/>
        <w:strike w:val="0"/>
        <w:sz w:val="28"/>
        <w:szCs w:val="28"/>
      </w:rPr>
    </w:lvl>
    <w:lvl w:ilvl="2">
      <w:start w:val="1"/>
      <w:numFmt w:val="decimal"/>
      <w:isLgl/>
      <w:lvlText w:val="%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
      <w:isLgl/>
      <w:lvlText w:val="%1.%2.%3.%4"/>
      <w:lvlJc w:val="left"/>
      <w:pPr>
        <w:tabs>
          <w:tab w:val="num" w:pos="3120"/>
        </w:tabs>
        <w:ind w:left="1277" w:firstLine="709"/>
      </w:pPr>
      <w:rPr>
        <w:b w:val="0"/>
        <w:bCs w:val="0"/>
        <w:i w:val="0"/>
        <w:iCs w:val="0"/>
        <w:caps w:val="0"/>
        <w:smallCaps w:val="0"/>
        <w:strike w:val="0"/>
        <w:dstrike w:val="0"/>
        <w:noProof w:val="0"/>
        <w:vanish w:val="0"/>
        <w:color w:val="000000"/>
        <w:spacing w:val="0"/>
        <w:kern w:val="0"/>
        <w:position w:val="0"/>
        <w:u w:val="none"/>
        <w:effect w:val="none"/>
        <w:vertAlign w:val="baseline"/>
        <w:em w:val="none"/>
        <w:lang w:val="ru-RU"/>
        <w:specVanish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4EE5960"/>
    <w:multiLevelType w:val="hybridMultilevel"/>
    <w:tmpl w:val="C6E01ABE"/>
    <w:lvl w:ilvl="0" w:tplc="7EF63E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300910"/>
    <w:multiLevelType w:val="multilevel"/>
    <w:tmpl w:val="DFE4D652"/>
    <w:lvl w:ilvl="0">
      <w:start w:val="1"/>
      <w:numFmt w:val="decimal"/>
      <w:pStyle w:val="1"/>
      <w:lvlText w:val="%1"/>
      <w:lvlJc w:val="left"/>
      <w:pPr>
        <w:ind w:left="1080" w:hanging="360"/>
      </w:pPr>
      <w:rPr>
        <w:rFonts w:hint="default"/>
        <w:b/>
        <w:sz w:val="28"/>
        <w:lang w:val="ru-RU"/>
      </w:rPr>
    </w:lvl>
    <w:lvl w:ilvl="1">
      <w:start w:val="1"/>
      <w:numFmt w:val="decimal"/>
      <w:pStyle w:val="2"/>
      <w:isLgl/>
      <w:lvlText w:val="%1.%2"/>
      <w:lvlJc w:val="left"/>
      <w:pPr>
        <w:tabs>
          <w:tab w:val="num" w:pos="1418"/>
        </w:tabs>
        <w:ind w:left="0" w:firstLine="71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isLgl/>
      <w:lvlText w:val="%1.%2.%3"/>
      <w:lvlJc w:val="left"/>
      <w:pPr>
        <w:tabs>
          <w:tab w:val="num" w:pos="1418"/>
        </w:tabs>
        <w:ind w:left="284"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0"/>
      <w:isLgl/>
      <w:lvlText w:val="%1.%2.%3.%4"/>
      <w:lvlJc w:val="left"/>
      <w:pPr>
        <w:tabs>
          <w:tab w:val="num" w:pos="2269"/>
        </w:tabs>
        <w:ind w:left="426" w:firstLine="709"/>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5"/>
      <w:isLgl/>
      <w:lvlText w:val="%1.%2.%3.%4.%5"/>
      <w:lvlJc w:val="left"/>
      <w:pPr>
        <w:ind w:left="1648" w:hanging="1080"/>
      </w:pPr>
      <w:rPr>
        <w:rFonts w:ascii="Times New Roman" w:hAnsi="Times New Roman" w:cs="Times New Roman"/>
        <w:b/>
        <w:bCs/>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isLgl/>
      <w:lvlText w:val="%1.%2.%3.%4.%5.%6"/>
      <w:lvlJc w:val="left"/>
      <w:pPr>
        <w:ind w:left="2575" w:hanging="1440"/>
      </w:pPr>
      <w:rPr>
        <w:rFonts w:ascii="Times New Roman" w:hAnsi="Times New Roman" w:cs="Times New Roman"/>
        <w:b/>
        <w:bCs/>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isLgl/>
      <w:lvlText w:val="%1.%2.%3.%4.%5.%6.%7"/>
      <w:lvlJc w:val="left"/>
      <w:pPr>
        <w:ind w:left="9521" w:hanging="144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75866EF"/>
    <w:multiLevelType w:val="hybridMultilevel"/>
    <w:tmpl w:val="9D08BCAA"/>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 w15:restartNumberingAfterBreak="0">
    <w:nsid w:val="07DB1A8E"/>
    <w:multiLevelType w:val="hybridMultilevel"/>
    <w:tmpl w:val="B952F99C"/>
    <w:lvl w:ilvl="0" w:tplc="8A2EA7FA">
      <w:start w:val="1"/>
      <w:numFmt w:val="bullet"/>
      <w:lvlText w:val="‒"/>
      <w:lvlJc w:val="left"/>
      <w:pPr>
        <w:ind w:left="928" w:hanging="360"/>
      </w:pPr>
      <w:rPr>
        <w:rFonts w:ascii="Times New Roman" w:hAnsi="Times New Roman" w:cs="Times New Roman" w:hint="default"/>
        <w:lang w:val="ru-RU"/>
      </w:rPr>
    </w:lvl>
    <w:lvl w:ilvl="1" w:tplc="6CC2CD8E">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87B0270"/>
    <w:multiLevelType w:val="hybridMultilevel"/>
    <w:tmpl w:val="8654E01C"/>
    <w:lvl w:ilvl="0" w:tplc="BE7AE71C">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8FB28DD"/>
    <w:multiLevelType w:val="hybridMultilevel"/>
    <w:tmpl w:val="032AD602"/>
    <w:lvl w:ilvl="0" w:tplc="E224161E">
      <w:start w:val="1"/>
      <w:numFmt w:val="bullet"/>
      <w:lvlText w:val="-"/>
      <w:lvlJc w:val="left"/>
      <w:pPr>
        <w:ind w:left="1854" w:hanging="360"/>
      </w:pPr>
      <w:rPr>
        <w:rFonts w:ascii="Courier New" w:hAnsi="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0972193E"/>
    <w:multiLevelType w:val="hybridMultilevel"/>
    <w:tmpl w:val="C916FF3E"/>
    <w:lvl w:ilvl="0" w:tplc="7EF63E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0B1F5B72"/>
    <w:multiLevelType w:val="multilevel"/>
    <w:tmpl w:val="717E782C"/>
    <w:styleLink w:val="14005063"/>
    <w:lvl w:ilvl="0">
      <w:start w:val="1"/>
      <w:numFmt w:val="decimal"/>
      <w:lvlText w:val="%1."/>
      <w:lvlJc w:val="left"/>
      <w:pPr>
        <w:ind w:left="720" w:hanging="360"/>
      </w:pPr>
      <w:rPr>
        <w:rFonts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0C4C733F"/>
    <w:multiLevelType w:val="hybridMultilevel"/>
    <w:tmpl w:val="2F4E4E5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2" w15:restartNumberingAfterBreak="0">
    <w:nsid w:val="0CAF3E92"/>
    <w:multiLevelType w:val="hybridMultilevel"/>
    <w:tmpl w:val="3574EE12"/>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3" w15:restartNumberingAfterBreak="0">
    <w:nsid w:val="0D1C0EC2"/>
    <w:multiLevelType w:val="multilevel"/>
    <w:tmpl w:val="0726B9A2"/>
    <w:styleLink w:val="41"/>
    <w:lvl w:ilvl="0">
      <w:start w:val="1"/>
      <w:numFmt w:val="decimal"/>
      <w:lvlText w:val="%1.1.1"/>
      <w:lvlJc w:val="left"/>
      <w:pPr>
        <w:ind w:left="107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790" w:hanging="360"/>
      </w:pPr>
      <w:rPr>
        <w:rFonts w:hint="default"/>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14" w15:restartNumberingAfterBreak="0">
    <w:nsid w:val="0E50338F"/>
    <w:multiLevelType w:val="hybridMultilevel"/>
    <w:tmpl w:val="67E63BCA"/>
    <w:lvl w:ilvl="0" w:tplc="65D8AAAC">
      <w:start w:val="15"/>
      <w:numFmt w:val="russianLower"/>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0F804A52"/>
    <w:multiLevelType w:val="hybridMultilevel"/>
    <w:tmpl w:val="64CC5A70"/>
    <w:lvl w:ilvl="0" w:tplc="D924BB9C">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20911AB"/>
    <w:multiLevelType w:val="multilevel"/>
    <w:tmpl w:val="FB52085C"/>
    <w:lvl w:ilvl="0">
      <w:start w:val="1"/>
      <w:numFmt w:val="russianLower"/>
      <w:lvlText w:val="%1)"/>
      <w:lvlJc w:val="left"/>
      <w:pPr>
        <w:ind w:left="363" w:firstLine="487"/>
      </w:pPr>
      <w:rPr>
        <w:rFonts w:ascii="Times New Roman" w:hAnsi="Times New Roman" w:cs="Times New Roman" w:hint="default"/>
        <w:sz w:val="28"/>
        <w:szCs w:val="28"/>
      </w:rPr>
    </w:lvl>
    <w:lvl w:ilvl="1">
      <w:start w:val="1"/>
      <w:numFmt w:val="bullet"/>
      <w:lvlText w:val=""/>
      <w:lvlJc w:val="left"/>
      <w:pPr>
        <w:ind w:left="1080" w:hanging="230"/>
      </w:pPr>
      <w:rPr>
        <w:rFonts w:ascii="Symbol" w:hAnsi="Symbol" w:hint="default"/>
      </w:rPr>
    </w:lvl>
    <w:lvl w:ilvl="2">
      <w:start w:val="1"/>
      <w:numFmt w:val="lowerLetter"/>
      <w:lvlText w:val="%3)"/>
      <w:lvlJc w:val="left"/>
      <w:pPr>
        <w:ind w:left="1440" w:hanging="590"/>
      </w:pPr>
      <w:rPr>
        <w:rFonts w:hint="default"/>
      </w:rPr>
    </w:lvl>
    <w:lvl w:ilvl="3">
      <w:start w:val="1"/>
      <w:numFmt w:val="lowerLetter"/>
      <w:lvlText w:val="%4)"/>
      <w:lvlJc w:val="left"/>
      <w:pPr>
        <w:ind w:left="1800" w:hanging="950"/>
      </w:pPr>
      <w:rPr>
        <w:rFonts w:hint="default"/>
      </w:rPr>
    </w:lvl>
    <w:lvl w:ilvl="4">
      <w:start w:val="1"/>
      <w:numFmt w:val="lowerLetter"/>
      <w:lvlText w:val="%5)"/>
      <w:lvlJc w:val="left"/>
      <w:pPr>
        <w:ind w:left="2160" w:hanging="1310"/>
      </w:pPr>
      <w:rPr>
        <w:rFonts w:hint="default"/>
      </w:rPr>
    </w:lvl>
    <w:lvl w:ilvl="5">
      <w:start w:val="1"/>
      <w:numFmt w:val="lowerLetter"/>
      <w:lvlText w:val="%6)"/>
      <w:lvlJc w:val="left"/>
      <w:pPr>
        <w:ind w:left="2520" w:hanging="1670"/>
      </w:pPr>
      <w:rPr>
        <w:rFonts w:hint="default"/>
      </w:rPr>
    </w:lvl>
    <w:lvl w:ilvl="6">
      <w:start w:val="1"/>
      <w:numFmt w:val="lowerLetter"/>
      <w:lvlText w:val="%7)"/>
      <w:lvlJc w:val="left"/>
      <w:pPr>
        <w:ind w:left="2880" w:hanging="2030"/>
      </w:pPr>
      <w:rPr>
        <w:rFonts w:hint="default"/>
      </w:rPr>
    </w:lvl>
    <w:lvl w:ilvl="7">
      <w:start w:val="1"/>
      <w:numFmt w:val="lowerLetter"/>
      <w:lvlText w:val="%8)"/>
      <w:lvlJc w:val="left"/>
      <w:pPr>
        <w:ind w:left="3240" w:hanging="2390"/>
      </w:pPr>
      <w:rPr>
        <w:rFonts w:hint="default"/>
      </w:rPr>
    </w:lvl>
    <w:lvl w:ilvl="8">
      <w:start w:val="1"/>
      <w:numFmt w:val="lowerLetter"/>
      <w:lvlText w:val="%9)"/>
      <w:lvlJc w:val="left"/>
      <w:pPr>
        <w:ind w:left="3600" w:hanging="2750"/>
      </w:pPr>
      <w:rPr>
        <w:rFonts w:hint="default"/>
      </w:rPr>
    </w:lvl>
  </w:abstractNum>
  <w:abstractNum w:abstractNumId="17" w15:restartNumberingAfterBreak="0">
    <w:nsid w:val="13217A72"/>
    <w:multiLevelType w:val="hybridMultilevel"/>
    <w:tmpl w:val="1D6C31B0"/>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8" w15:restartNumberingAfterBreak="0">
    <w:nsid w:val="13AC5010"/>
    <w:multiLevelType w:val="hybridMultilevel"/>
    <w:tmpl w:val="67E8BDC4"/>
    <w:lvl w:ilvl="0" w:tplc="04190011">
      <w:start w:val="1"/>
      <w:numFmt w:val="decimal"/>
      <w:lvlText w:val="%1)"/>
      <w:lvlJc w:val="left"/>
      <w:pPr>
        <w:ind w:left="1429" w:hanging="360"/>
      </w:pPr>
      <w:rPr>
        <w:rFonts w:hint="default"/>
        <w:color w:val="auto"/>
        <w:sz w:val="28"/>
        <w:szCs w:val="28"/>
        <w:lang w:val="ru-RU"/>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9" w15:restartNumberingAfterBreak="0">
    <w:nsid w:val="16CB1446"/>
    <w:multiLevelType w:val="hybridMultilevel"/>
    <w:tmpl w:val="DD606092"/>
    <w:lvl w:ilvl="0" w:tplc="13AE5938">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173340A6"/>
    <w:multiLevelType w:val="hybridMultilevel"/>
    <w:tmpl w:val="A1E45462"/>
    <w:lvl w:ilvl="0" w:tplc="8B90ADEA">
      <w:start w:val="1"/>
      <w:numFmt w:val="russianLower"/>
      <w:lvlText w:val="%1)"/>
      <w:lvlJc w:val="left"/>
      <w:pPr>
        <w:ind w:left="1069" w:hanging="360"/>
      </w:pPr>
      <w:rPr>
        <w:rFonts w:hint="default"/>
        <w:b w:val="0"/>
        <w:bCs w:val="0"/>
        <w:i w:val="0"/>
        <w:iCs w:val="0"/>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190339DC"/>
    <w:multiLevelType w:val="hybridMultilevel"/>
    <w:tmpl w:val="EF94AF8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1A6A0DD2"/>
    <w:multiLevelType w:val="multilevel"/>
    <w:tmpl w:val="A702AAB4"/>
    <w:lvl w:ilvl="0">
      <w:start w:val="1"/>
      <w:numFmt w:val="decimal"/>
      <w:lvlText w:val="%1)"/>
      <w:lvlJc w:val="left"/>
      <w:pPr>
        <w:ind w:left="709" w:hanging="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A76631F"/>
    <w:multiLevelType w:val="hybridMultilevel"/>
    <w:tmpl w:val="F096482E"/>
    <w:lvl w:ilvl="0" w:tplc="44CC92DA">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25A27537"/>
    <w:multiLevelType w:val="hybridMultilevel"/>
    <w:tmpl w:val="74FA06A0"/>
    <w:lvl w:ilvl="0" w:tplc="6076171C">
      <w:start w:val="1"/>
      <w:numFmt w:val="bullet"/>
      <w:pStyle w:val="20"/>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7220C57"/>
    <w:multiLevelType w:val="hybridMultilevel"/>
    <w:tmpl w:val="29F86B0A"/>
    <w:lvl w:ilvl="0" w:tplc="923EDE7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CF035F9"/>
    <w:multiLevelType w:val="hybridMultilevel"/>
    <w:tmpl w:val="CC6E0F6E"/>
    <w:lvl w:ilvl="0" w:tplc="E224161E">
      <w:start w:val="1"/>
      <w:numFmt w:val="bullet"/>
      <w:lvlText w:val="-"/>
      <w:lvlJc w:val="left"/>
      <w:pPr>
        <w:ind w:left="2135" w:hanging="360"/>
      </w:pPr>
      <w:rPr>
        <w:rFonts w:ascii="Courier New" w:hAnsi="Courier New" w:hint="default"/>
      </w:rPr>
    </w:lvl>
    <w:lvl w:ilvl="1" w:tplc="04190003" w:tentative="1">
      <w:start w:val="1"/>
      <w:numFmt w:val="bullet"/>
      <w:lvlText w:val="o"/>
      <w:lvlJc w:val="left"/>
      <w:pPr>
        <w:ind w:left="2855" w:hanging="360"/>
      </w:pPr>
      <w:rPr>
        <w:rFonts w:ascii="Courier New" w:hAnsi="Courier New" w:cs="Courier New" w:hint="default"/>
      </w:rPr>
    </w:lvl>
    <w:lvl w:ilvl="2" w:tplc="04190005" w:tentative="1">
      <w:start w:val="1"/>
      <w:numFmt w:val="bullet"/>
      <w:lvlText w:val=""/>
      <w:lvlJc w:val="left"/>
      <w:pPr>
        <w:ind w:left="3575" w:hanging="360"/>
      </w:pPr>
      <w:rPr>
        <w:rFonts w:ascii="Wingdings" w:hAnsi="Wingdings" w:hint="default"/>
      </w:rPr>
    </w:lvl>
    <w:lvl w:ilvl="3" w:tplc="04190001" w:tentative="1">
      <w:start w:val="1"/>
      <w:numFmt w:val="bullet"/>
      <w:lvlText w:val=""/>
      <w:lvlJc w:val="left"/>
      <w:pPr>
        <w:ind w:left="4295" w:hanging="360"/>
      </w:pPr>
      <w:rPr>
        <w:rFonts w:ascii="Symbol" w:hAnsi="Symbol" w:hint="default"/>
      </w:rPr>
    </w:lvl>
    <w:lvl w:ilvl="4" w:tplc="04190003" w:tentative="1">
      <w:start w:val="1"/>
      <w:numFmt w:val="bullet"/>
      <w:lvlText w:val="o"/>
      <w:lvlJc w:val="left"/>
      <w:pPr>
        <w:ind w:left="5015" w:hanging="360"/>
      </w:pPr>
      <w:rPr>
        <w:rFonts w:ascii="Courier New" w:hAnsi="Courier New" w:cs="Courier New" w:hint="default"/>
      </w:rPr>
    </w:lvl>
    <w:lvl w:ilvl="5" w:tplc="04190005" w:tentative="1">
      <w:start w:val="1"/>
      <w:numFmt w:val="bullet"/>
      <w:lvlText w:val=""/>
      <w:lvlJc w:val="left"/>
      <w:pPr>
        <w:ind w:left="5735" w:hanging="360"/>
      </w:pPr>
      <w:rPr>
        <w:rFonts w:ascii="Wingdings" w:hAnsi="Wingdings" w:hint="default"/>
      </w:rPr>
    </w:lvl>
    <w:lvl w:ilvl="6" w:tplc="04190001" w:tentative="1">
      <w:start w:val="1"/>
      <w:numFmt w:val="bullet"/>
      <w:lvlText w:val=""/>
      <w:lvlJc w:val="left"/>
      <w:pPr>
        <w:ind w:left="6455" w:hanging="360"/>
      </w:pPr>
      <w:rPr>
        <w:rFonts w:ascii="Symbol" w:hAnsi="Symbol" w:hint="default"/>
      </w:rPr>
    </w:lvl>
    <w:lvl w:ilvl="7" w:tplc="04190003" w:tentative="1">
      <w:start w:val="1"/>
      <w:numFmt w:val="bullet"/>
      <w:lvlText w:val="o"/>
      <w:lvlJc w:val="left"/>
      <w:pPr>
        <w:ind w:left="7175" w:hanging="360"/>
      </w:pPr>
      <w:rPr>
        <w:rFonts w:ascii="Courier New" w:hAnsi="Courier New" w:cs="Courier New" w:hint="default"/>
      </w:rPr>
    </w:lvl>
    <w:lvl w:ilvl="8" w:tplc="04190005" w:tentative="1">
      <w:start w:val="1"/>
      <w:numFmt w:val="bullet"/>
      <w:lvlText w:val=""/>
      <w:lvlJc w:val="left"/>
      <w:pPr>
        <w:ind w:left="7895" w:hanging="360"/>
      </w:pPr>
      <w:rPr>
        <w:rFonts w:ascii="Wingdings" w:hAnsi="Wingdings" w:hint="default"/>
      </w:rPr>
    </w:lvl>
  </w:abstractNum>
  <w:abstractNum w:abstractNumId="27" w15:restartNumberingAfterBreak="0">
    <w:nsid w:val="33323351"/>
    <w:multiLevelType w:val="hybridMultilevel"/>
    <w:tmpl w:val="1F8470EA"/>
    <w:lvl w:ilvl="0" w:tplc="642C7F12">
      <w:start w:val="1"/>
      <w:numFmt w:val="bullet"/>
      <w:pStyle w:val="10"/>
      <w:lvlText w:val="–"/>
      <w:lvlJc w:val="left"/>
      <w:pPr>
        <w:ind w:left="4047" w:hanging="360"/>
      </w:pPr>
      <w:rPr>
        <w:rFonts w:ascii="Times New Roman" w:eastAsia="Times New Roman" w:hAnsi="Times New Roman" w:hint="default"/>
      </w:rPr>
    </w:lvl>
    <w:lvl w:ilvl="1" w:tplc="04190003" w:tentative="1">
      <w:start w:val="1"/>
      <w:numFmt w:val="bullet"/>
      <w:lvlText w:val="o"/>
      <w:lvlJc w:val="left"/>
      <w:pPr>
        <w:ind w:left="4767" w:hanging="360"/>
      </w:pPr>
      <w:rPr>
        <w:rFonts w:ascii="Courier New" w:hAnsi="Courier New" w:hint="default"/>
      </w:rPr>
    </w:lvl>
    <w:lvl w:ilvl="2" w:tplc="04190005" w:tentative="1">
      <w:start w:val="1"/>
      <w:numFmt w:val="bullet"/>
      <w:lvlText w:val=""/>
      <w:lvlJc w:val="left"/>
      <w:pPr>
        <w:ind w:left="5487" w:hanging="360"/>
      </w:pPr>
      <w:rPr>
        <w:rFonts w:ascii="Wingdings" w:hAnsi="Wingdings" w:hint="default"/>
      </w:rPr>
    </w:lvl>
    <w:lvl w:ilvl="3" w:tplc="04190001" w:tentative="1">
      <w:start w:val="1"/>
      <w:numFmt w:val="bullet"/>
      <w:lvlText w:val=""/>
      <w:lvlJc w:val="left"/>
      <w:pPr>
        <w:ind w:left="6207" w:hanging="360"/>
      </w:pPr>
      <w:rPr>
        <w:rFonts w:ascii="Symbol" w:hAnsi="Symbol" w:hint="default"/>
      </w:rPr>
    </w:lvl>
    <w:lvl w:ilvl="4" w:tplc="04190003" w:tentative="1">
      <w:start w:val="1"/>
      <w:numFmt w:val="bullet"/>
      <w:lvlText w:val="o"/>
      <w:lvlJc w:val="left"/>
      <w:pPr>
        <w:ind w:left="6927" w:hanging="360"/>
      </w:pPr>
      <w:rPr>
        <w:rFonts w:ascii="Courier New" w:hAnsi="Courier New" w:hint="default"/>
      </w:rPr>
    </w:lvl>
    <w:lvl w:ilvl="5" w:tplc="04190005" w:tentative="1">
      <w:start w:val="1"/>
      <w:numFmt w:val="bullet"/>
      <w:lvlText w:val=""/>
      <w:lvlJc w:val="left"/>
      <w:pPr>
        <w:ind w:left="7647" w:hanging="360"/>
      </w:pPr>
      <w:rPr>
        <w:rFonts w:ascii="Wingdings" w:hAnsi="Wingdings" w:hint="default"/>
      </w:rPr>
    </w:lvl>
    <w:lvl w:ilvl="6" w:tplc="04190001" w:tentative="1">
      <w:start w:val="1"/>
      <w:numFmt w:val="bullet"/>
      <w:lvlText w:val=""/>
      <w:lvlJc w:val="left"/>
      <w:pPr>
        <w:ind w:left="8367" w:hanging="360"/>
      </w:pPr>
      <w:rPr>
        <w:rFonts w:ascii="Symbol" w:hAnsi="Symbol" w:hint="default"/>
      </w:rPr>
    </w:lvl>
    <w:lvl w:ilvl="7" w:tplc="04190003" w:tentative="1">
      <w:start w:val="1"/>
      <w:numFmt w:val="bullet"/>
      <w:lvlText w:val="o"/>
      <w:lvlJc w:val="left"/>
      <w:pPr>
        <w:ind w:left="9087" w:hanging="360"/>
      </w:pPr>
      <w:rPr>
        <w:rFonts w:ascii="Courier New" w:hAnsi="Courier New" w:hint="default"/>
      </w:rPr>
    </w:lvl>
    <w:lvl w:ilvl="8" w:tplc="04190005" w:tentative="1">
      <w:start w:val="1"/>
      <w:numFmt w:val="bullet"/>
      <w:lvlText w:val=""/>
      <w:lvlJc w:val="left"/>
      <w:pPr>
        <w:ind w:left="9807" w:hanging="360"/>
      </w:pPr>
      <w:rPr>
        <w:rFonts w:ascii="Wingdings" w:hAnsi="Wingdings" w:hint="default"/>
      </w:rPr>
    </w:lvl>
  </w:abstractNum>
  <w:abstractNum w:abstractNumId="28" w15:restartNumberingAfterBreak="0">
    <w:nsid w:val="34927ACA"/>
    <w:multiLevelType w:val="hybridMultilevel"/>
    <w:tmpl w:val="D1F078BE"/>
    <w:lvl w:ilvl="0" w:tplc="0282A098">
      <w:start w:val="9"/>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361A4A63"/>
    <w:multiLevelType w:val="hybridMultilevel"/>
    <w:tmpl w:val="E2242682"/>
    <w:lvl w:ilvl="0" w:tplc="6FA0CCDA">
      <w:start w:val="15"/>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392A39C3"/>
    <w:multiLevelType w:val="hybridMultilevel"/>
    <w:tmpl w:val="714AB85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39455D47"/>
    <w:multiLevelType w:val="hybridMultilevel"/>
    <w:tmpl w:val="54C8D02C"/>
    <w:lvl w:ilvl="0" w:tplc="08168A6A">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9F5196E"/>
    <w:multiLevelType w:val="hybridMultilevel"/>
    <w:tmpl w:val="A83440C6"/>
    <w:lvl w:ilvl="0" w:tplc="7EF63EF4">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3" w15:restartNumberingAfterBreak="0">
    <w:nsid w:val="3C026B88"/>
    <w:multiLevelType w:val="hybridMultilevel"/>
    <w:tmpl w:val="308E3074"/>
    <w:lvl w:ilvl="0" w:tplc="EB90A35C">
      <w:start w:val="15"/>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3C4E2F29"/>
    <w:multiLevelType w:val="hybridMultilevel"/>
    <w:tmpl w:val="030AE230"/>
    <w:lvl w:ilvl="0" w:tplc="856601DA">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1575E77"/>
    <w:multiLevelType w:val="hybridMultilevel"/>
    <w:tmpl w:val="9518400E"/>
    <w:lvl w:ilvl="0" w:tplc="2B38794C">
      <w:start w:val="1"/>
      <w:numFmt w:val="russianLower"/>
      <w:lvlText w:val="%1)"/>
      <w:lvlJc w:val="left"/>
      <w:pPr>
        <w:ind w:left="1429" w:hanging="360"/>
      </w:pPr>
      <w:rPr>
        <w:rFonts w:hint="default"/>
        <w:color w:val="auto"/>
        <w:sz w:val="28"/>
        <w:szCs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41761752"/>
    <w:multiLevelType w:val="hybridMultilevel"/>
    <w:tmpl w:val="0BA6500A"/>
    <w:lvl w:ilvl="0" w:tplc="E224161E">
      <w:start w:val="1"/>
      <w:numFmt w:val="bullet"/>
      <w:pStyle w:val="a"/>
      <w:lvlText w:val="-"/>
      <w:lvlJc w:val="left"/>
      <w:pPr>
        <w:ind w:left="1211" w:hanging="360"/>
      </w:pPr>
      <w:rPr>
        <w:rFonts w:ascii="Courier New" w:hAnsi="Courier New"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418F54B0"/>
    <w:multiLevelType w:val="hybridMultilevel"/>
    <w:tmpl w:val="995E3A1C"/>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38" w15:restartNumberingAfterBreak="0">
    <w:nsid w:val="42237C23"/>
    <w:multiLevelType w:val="hybridMultilevel"/>
    <w:tmpl w:val="63C4BAA4"/>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39" w15:restartNumberingAfterBreak="0">
    <w:nsid w:val="42824513"/>
    <w:multiLevelType w:val="multilevel"/>
    <w:tmpl w:val="9BA20E90"/>
    <w:lvl w:ilvl="0">
      <w:start w:val="1"/>
      <w:numFmt w:val="decimal"/>
      <w:lvlText w:val="%1"/>
      <w:lvlJc w:val="left"/>
      <w:pPr>
        <w:ind w:left="1410" w:hanging="1410"/>
      </w:pPr>
      <w:rPr>
        <w:rFonts w:hint="default"/>
      </w:rPr>
    </w:lvl>
    <w:lvl w:ilvl="1">
      <w:start w:val="1"/>
      <w:numFmt w:val="decimal"/>
      <w:pStyle w:val="11"/>
      <w:lvlText w:val="%1.%2"/>
      <w:lvlJc w:val="left"/>
      <w:pPr>
        <w:ind w:left="2403" w:hanging="141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396" w:hanging="1410"/>
      </w:pPr>
      <w:rPr>
        <w:rFonts w:hint="default"/>
      </w:rPr>
    </w:lvl>
    <w:lvl w:ilvl="3">
      <w:start w:val="1"/>
      <w:numFmt w:val="decimal"/>
      <w:lvlText w:val="%1.%2.%3.%4"/>
      <w:lvlJc w:val="left"/>
      <w:pPr>
        <w:ind w:left="4389" w:hanging="1410"/>
      </w:pPr>
      <w:rPr>
        <w:rFonts w:hint="default"/>
      </w:rPr>
    </w:lvl>
    <w:lvl w:ilvl="4">
      <w:start w:val="1"/>
      <w:numFmt w:val="decimal"/>
      <w:lvlText w:val="%1.%2.%3.%4.%5"/>
      <w:lvlJc w:val="left"/>
      <w:pPr>
        <w:ind w:left="5382" w:hanging="141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0" w15:restartNumberingAfterBreak="0">
    <w:nsid w:val="43060AA2"/>
    <w:multiLevelType w:val="hybridMultilevel"/>
    <w:tmpl w:val="6AA24AEA"/>
    <w:lvl w:ilvl="0" w:tplc="5F769ACE">
      <w:start w:val="1"/>
      <w:numFmt w:val="russianLower"/>
      <w:pStyle w:val="a0"/>
      <w:lvlText w:val="%1)"/>
      <w:lvlJc w:val="left"/>
      <w:pPr>
        <w:ind w:left="720" w:hanging="360"/>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lang w:val="ru-RU"/>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463473EE"/>
    <w:multiLevelType w:val="hybridMultilevel"/>
    <w:tmpl w:val="8076BA24"/>
    <w:lvl w:ilvl="0" w:tplc="E488ECB6">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8C44CFF"/>
    <w:multiLevelType w:val="hybridMultilevel"/>
    <w:tmpl w:val="4A922116"/>
    <w:lvl w:ilvl="0" w:tplc="D4F09236">
      <w:start w:val="5"/>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48F94E1F"/>
    <w:multiLevelType w:val="hybridMultilevel"/>
    <w:tmpl w:val="7AF68EF6"/>
    <w:lvl w:ilvl="0" w:tplc="AFA01F06">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92B4C4E"/>
    <w:multiLevelType w:val="hybridMultilevel"/>
    <w:tmpl w:val="1D3E45B0"/>
    <w:lvl w:ilvl="0" w:tplc="29F27832">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4A2B1717"/>
    <w:multiLevelType w:val="hybridMultilevel"/>
    <w:tmpl w:val="02EEBFE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46" w15:restartNumberingAfterBreak="0">
    <w:nsid w:val="4B460828"/>
    <w:multiLevelType w:val="multilevel"/>
    <w:tmpl w:val="8D208620"/>
    <w:lvl w:ilvl="0">
      <w:start w:val="2"/>
      <w:numFmt w:val="russianLower"/>
      <w:lvlText w:val="%1)"/>
      <w:lvlJc w:val="left"/>
      <w:pPr>
        <w:ind w:left="363" w:firstLine="487"/>
      </w:pPr>
      <w:rPr>
        <w:rFonts w:ascii="Times New Roman" w:hAnsi="Times New Roman" w:cs="Times New Roman" w:hint="default"/>
        <w:sz w:val="28"/>
        <w:szCs w:val="28"/>
      </w:rPr>
    </w:lvl>
    <w:lvl w:ilvl="1">
      <w:start w:val="1"/>
      <w:numFmt w:val="decimal"/>
      <w:lvlText w:val="%2)"/>
      <w:lvlJc w:val="left"/>
      <w:pPr>
        <w:ind w:left="1080" w:hanging="230"/>
      </w:pPr>
      <w:rPr>
        <w:rFonts w:hint="default"/>
      </w:rPr>
    </w:lvl>
    <w:lvl w:ilvl="2">
      <w:start w:val="1"/>
      <w:numFmt w:val="lowerLetter"/>
      <w:lvlText w:val="%3)"/>
      <w:lvlJc w:val="left"/>
      <w:pPr>
        <w:ind w:left="1440" w:hanging="590"/>
      </w:pPr>
      <w:rPr>
        <w:rFonts w:hint="default"/>
      </w:rPr>
    </w:lvl>
    <w:lvl w:ilvl="3">
      <w:start w:val="1"/>
      <w:numFmt w:val="lowerLetter"/>
      <w:lvlText w:val="%4)"/>
      <w:lvlJc w:val="left"/>
      <w:pPr>
        <w:ind w:left="1800" w:hanging="950"/>
      </w:pPr>
      <w:rPr>
        <w:rFonts w:hint="default"/>
      </w:rPr>
    </w:lvl>
    <w:lvl w:ilvl="4">
      <w:start w:val="1"/>
      <w:numFmt w:val="lowerLetter"/>
      <w:lvlText w:val="%5)"/>
      <w:lvlJc w:val="left"/>
      <w:pPr>
        <w:ind w:left="2160" w:hanging="1310"/>
      </w:pPr>
      <w:rPr>
        <w:rFonts w:hint="default"/>
      </w:rPr>
    </w:lvl>
    <w:lvl w:ilvl="5">
      <w:start w:val="1"/>
      <w:numFmt w:val="lowerLetter"/>
      <w:lvlText w:val="%6)"/>
      <w:lvlJc w:val="left"/>
      <w:pPr>
        <w:ind w:left="2520" w:hanging="1670"/>
      </w:pPr>
      <w:rPr>
        <w:rFonts w:hint="default"/>
      </w:rPr>
    </w:lvl>
    <w:lvl w:ilvl="6">
      <w:start w:val="1"/>
      <w:numFmt w:val="lowerLetter"/>
      <w:lvlText w:val="%7)"/>
      <w:lvlJc w:val="left"/>
      <w:pPr>
        <w:ind w:left="2880" w:hanging="2030"/>
      </w:pPr>
      <w:rPr>
        <w:rFonts w:hint="default"/>
      </w:rPr>
    </w:lvl>
    <w:lvl w:ilvl="7">
      <w:start w:val="1"/>
      <w:numFmt w:val="lowerLetter"/>
      <w:lvlText w:val="%8)"/>
      <w:lvlJc w:val="left"/>
      <w:pPr>
        <w:ind w:left="3240" w:hanging="2390"/>
      </w:pPr>
      <w:rPr>
        <w:rFonts w:hint="default"/>
      </w:rPr>
    </w:lvl>
    <w:lvl w:ilvl="8">
      <w:start w:val="1"/>
      <w:numFmt w:val="lowerLetter"/>
      <w:lvlText w:val="%9)"/>
      <w:lvlJc w:val="left"/>
      <w:pPr>
        <w:ind w:left="3600" w:hanging="2750"/>
      </w:pPr>
      <w:rPr>
        <w:rFonts w:hint="default"/>
      </w:rPr>
    </w:lvl>
  </w:abstractNum>
  <w:abstractNum w:abstractNumId="47" w15:restartNumberingAfterBreak="0">
    <w:nsid w:val="4BA66D46"/>
    <w:multiLevelType w:val="hybridMultilevel"/>
    <w:tmpl w:val="E0C8E98A"/>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4DB61030"/>
    <w:multiLevelType w:val="hybridMultilevel"/>
    <w:tmpl w:val="6AEC78CA"/>
    <w:lvl w:ilvl="0" w:tplc="8E00035E">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EE01CBD"/>
    <w:multiLevelType w:val="multilevel"/>
    <w:tmpl w:val="A702AAB4"/>
    <w:lvl w:ilvl="0">
      <w:start w:val="1"/>
      <w:numFmt w:val="decimal"/>
      <w:lvlText w:val="%1)"/>
      <w:lvlJc w:val="left"/>
      <w:pPr>
        <w:ind w:left="709" w:hanging="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4F757433"/>
    <w:multiLevelType w:val="hybridMultilevel"/>
    <w:tmpl w:val="298681FC"/>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064535D"/>
    <w:multiLevelType w:val="hybridMultilevel"/>
    <w:tmpl w:val="9BF0B6F6"/>
    <w:lvl w:ilvl="0" w:tplc="A1D0305C">
      <w:start w:val="9"/>
      <w:numFmt w:val="russianLower"/>
      <w:lvlText w:val="%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239166A"/>
    <w:multiLevelType w:val="hybridMultilevel"/>
    <w:tmpl w:val="36A25CE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5296196A"/>
    <w:multiLevelType w:val="hybridMultilevel"/>
    <w:tmpl w:val="672679C8"/>
    <w:lvl w:ilvl="0" w:tplc="1090D876">
      <w:start w:val="15"/>
      <w:numFmt w:val="russianLower"/>
      <w:lvlText w:val="%1)"/>
      <w:lvlJc w:val="left"/>
      <w:pPr>
        <w:ind w:left="1069" w:hanging="360"/>
      </w:pPr>
      <w:rPr>
        <w:rFonts w:hint="default"/>
        <w:b w:val="0"/>
        <w:bCs w:val="0"/>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3E947C6"/>
    <w:multiLevelType w:val="hybridMultilevel"/>
    <w:tmpl w:val="1DF0DADE"/>
    <w:lvl w:ilvl="0" w:tplc="7EF63EF4">
      <w:start w:val="1"/>
      <w:numFmt w:val="bullet"/>
      <w:lvlText w:val=""/>
      <w:lvlJc w:val="left"/>
      <w:pPr>
        <w:ind w:left="4755" w:hanging="360"/>
      </w:pPr>
      <w:rPr>
        <w:rFonts w:ascii="Symbol" w:hAnsi="Symbol" w:hint="default"/>
      </w:rPr>
    </w:lvl>
    <w:lvl w:ilvl="1" w:tplc="00000003" w:tentative="1">
      <w:start w:val="1"/>
      <w:numFmt w:val="bullet"/>
      <w:lvlText w:val="o"/>
      <w:lvlJc w:val="left"/>
      <w:pPr>
        <w:ind w:left="2149" w:hanging="360"/>
      </w:pPr>
      <w:rPr>
        <w:rFonts w:ascii="Courier New" w:hAnsi="Courier New" w:cs="Courier New" w:hint="default"/>
      </w:rPr>
    </w:lvl>
    <w:lvl w:ilvl="2" w:tplc="00000005" w:tentative="1">
      <w:start w:val="1"/>
      <w:numFmt w:val="bullet"/>
      <w:lvlText w:val=""/>
      <w:lvlJc w:val="left"/>
      <w:pPr>
        <w:ind w:left="2869" w:hanging="360"/>
      </w:pPr>
      <w:rPr>
        <w:rFonts w:ascii="Wingdings" w:hAnsi="Wingdings" w:hint="default"/>
      </w:rPr>
    </w:lvl>
    <w:lvl w:ilvl="3" w:tplc="00000001" w:tentative="1">
      <w:start w:val="1"/>
      <w:numFmt w:val="bullet"/>
      <w:lvlText w:val=""/>
      <w:lvlJc w:val="left"/>
      <w:pPr>
        <w:ind w:left="3589" w:hanging="360"/>
      </w:pPr>
      <w:rPr>
        <w:rFonts w:ascii="Symbol" w:hAnsi="Symbol" w:hint="default"/>
      </w:rPr>
    </w:lvl>
    <w:lvl w:ilvl="4" w:tplc="00000003">
      <w:start w:val="1"/>
      <w:numFmt w:val="bullet"/>
      <w:lvlText w:val="o"/>
      <w:lvlJc w:val="left"/>
      <w:pPr>
        <w:ind w:left="4309" w:hanging="360"/>
      </w:pPr>
      <w:rPr>
        <w:rFonts w:ascii="Courier New" w:hAnsi="Courier New" w:cs="Courier New" w:hint="default"/>
      </w:rPr>
    </w:lvl>
    <w:lvl w:ilvl="5" w:tplc="00000005">
      <w:start w:val="1"/>
      <w:numFmt w:val="bullet"/>
      <w:lvlText w:val=""/>
      <w:lvlJc w:val="left"/>
      <w:pPr>
        <w:ind w:left="5029" w:hanging="360"/>
      </w:pPr>
      <w:rPr>
        <w:rFonts w:ascii="Wingdings" w:hAnsi="Wingdings" w:hint="default"/>
      </w:rPr>
    </w:lvl>
    <w:lvl w:ilvl="6" w:tplc="00000001" w:tentative="1">
      <w:start w:val="1"/>
      <w:numFmt w:val="bullet"/>
      <w:lvlText w:val=""/>
      <w:lvlJc w:val="left"/>
      <w:pPr>
        <w:ind w:left="5749" w:hanging="360"/>
      </w:pPr>
      <w:rPr>
        <w:rFonts w:ascii="Symbol" w:hAnsi="Symbol" w:hint="default"/>
      </w:rPr>
    </w:lvl>
    <w:lvl w:ilvl="7" w:tplc="00000003" w:tentative="1">
      <w:start w:val="1"/>
      <w:numFmt w:val="bullet"/>
      <w:lvlText w:val="o"/>
      <w:lvlJc w:val="left"/>
      <w:pPr>
        <w:ind w:left="6469" w:hanging="360"/>
      </w:pPr>
      <w:rPr>
        <w:rFonts w:ascii="Courier New" w:hAnsi="Courier New" w:cs="Courier New" w:hint="default"/>
      </w:rPr>
    </w:lvl>
    <w:lvl w:ilvl="8" w:tplc="00000005" w:tentative="1">
      <w:start w:val="1"/>
      <w:numFmt w:val="bullet"/>
      <w:lvlText w:val=""/>
      <w:lvlJc w:val="left"/>
      <w:pPr>
        <w:ind w:left="7189" w:hanging="360"/>
      </w:pPr>
      <w:rPr>
        <w:rFonts w:ascii="Wingdings" w:hAnsi="Wingdings" w:hint="default"/>
      </w:rPr>
    </w:lvl>
  </w:abstractNum>
  <w:abstractNum w:abstractNumId="55" w15:restartNumberingAfterBreak="0">
    <w:nsid w:val="5705150C"/>
    <w:multiLevelType w:val="hybridMultilevel"/>
    <w:tmpl w:val="47ACECBC"/>
    <w:lvl w:ilvl="0" w:tplc="2472AF62">
      <w:start w:val="12"/>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5726046A"/>
    <w:multiLevelType w:val="multilevel"/>
    <w:tmpl w:val="284E8F9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515"/>
        </w:tabs>
        <w:ind w:left="1515" w:hanging="432"/>
      </w:pPr>
      <w:rPr>
        <w:rFonts w:ascii="Times New Roman" w:eastAsia="Times New Roman" w:hAnsi="Times New Roman" w:cs="Times New Roman"/>
        <w:b/>
        <w:i w:val="0"/>
        <w:caps w:val="0"/>
        <w:smallCaps w:val="0"/>
        <w:strike w:val="0"/>
        <w:dstrike w:val="0"/>
        <w:vanish w:val="0"/>
        <w:color w:val="auto"/>
        <w:spacing w:val="0"/>
        <w:w w:val="100"/>
        <w:kern w:val="0"/>
        <w:position w:val="0"/>
        <w:sz w:val="24"/>
        <w:szCs w:val="24"/>
        <w:u w:val="none"/>
        <w:effect w:val="none"/>
        <w:vertAlign w:val="baseline"/>
      </w:rPr>
    </w:lvl>
    <w:lvl w:ilvl="2">
      <w:start w:val="1"/>
      <w:numFmt w:val="decimal"/>
      <w:pStyle w:val="style111"/>
      <w:lvlText w:val="%1.%2.%3"/>
      <w:lvlJc w:val="left"/>
      <w:pPr>
        <w:tabs>
          <w:tab w:val="num" w:pos="1746"/>
        </w:tabs>
        <w:ind w:left="1530" w:hanging="504"/>
      </w:pPr>
      <w:rPr>
        <w:rFonts w:ascii="Times New Roman" w:eastAsia="Times New Roman" w:hAnsi="Times New Roman" w:cs="Times New Roman"/>
        <w:b/>
        <w:i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1520"/>
        </w:tabs>
        <w:ind w:left="1448" w:hanging="648"/>
      </w:pPr>
      <w:rPr>
        <w:rFonts w:hint="default"/>
        <w:b/>
        <w:i w:val="0"/>
        <w:caps w:val="0"/>
        <w:smallCaps w:val="0"/>
        <w:strike w:val="0"/>
        <w:dstrike w:val="0"/>
        <w:vanish w:val="0"/>
        <w:color w:val="auto"/>
        <w:spacing w:val="0"/>
        <w:kern w:val="0"/>
        <w:position w:val="0"/>
        <w:u w:val="none"/>
        <w:vertAlign w:val="base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7" w15:restartNumberingAfterBreak="0">
    <w:nsid w:val="59282D57"/>
    <w:multiLevelType w:val="hybridMultilevel"/>
    <w:tmpl w:val="8E582E48"/>
    <w:lvl w:ilvl="0" w:tplc="04190011">
      <w:start w:val="1"/>
      <w:numFmt w:val="decimal"/>
      <w:lvlText w:val="%1)"/>
      <w:lvlJc w:val="left"/>
      <w:pPr>
        <w:ind w:left="1429" w:hanging="360"/>
      </w:pPr>
      <w:rPr>
        <w:rFonts w:hint="default"/>
        <w:color w:val="auto"/>
        <w:sz w:val="28"/>
        <w:szCs w:val="28"/>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8" w15:restartNumberingAfterBreak="0">
    <w:nsid w:val="595969E3"/>
    <w:multiLevelType w:val="hybridMultilevel"/>
    <w:tmpl w:val="EDA6C162"/>
    <w:lvl w:ilvl="0" w:tplc="5E6009C2">
      <w:start w:val="10"/>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9" w15:restartNumberingAfterBreak="0">
    <w:nsid w:val="59C80974"/>
    <w:multiLevelType w:val="hybridMultilevel"/>
    <w:tmpl w:val="C648604E"/>
    <w:lvl w:ilvl="0" w:tplc="178A5DD8">
      <w:start w:val="9"/>
      <w:numFmt w:val="russianLower"/>
      <w:lvlText w:val="%1)"/>
      <w:lvlJc w:val="left"/>
      <w:pPr>
        <w:ind w:left="1069" w:hanging="360"/>
      </w:pPr>
      <w:rPr>
        <w:rFonts w:hint="default"/>
        <w:b w:val="0"/>
        <w:bCs w:val="0"/>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59DD4F90"/>
    <w:multiLevelType w:val="hybridMultilevel"/>
    <w:tmpl w:val="D3E6CBEC"/>
    <w:lvl w:ilvl="0" w:tplc="00000011">
      <w:start w:val="1"/>
      <w:numFmt w:val="decimal"/>
      <w:lvlText w:val="%1)"/>
      <w:lvlJc w:val="left"/>
      <w:pPr>
        <w:ind w:left="928" w:hanging="360"/>
      </w:pPr>
      <w:rPr>
        <w:rFonts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1" w15:restartNumberingAfterBreak="0">
    <w:nsid w:val="5C7D768C"/>
    <w:multiLevelType w:val="hybridMultilevel"/>
    <w:tmpl w:val="6CAA0E9A"/>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2" w15:restartNumberingAfterBreak="0">
    <w:nsid w:val="5CCE1207"/>
    <w:multiLevelType w:val="hybridMultilevel"/>
    <w:tmpl w:val="9AEA71A8"/>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3" w15:restartNumberingAfterBreak="0">
    <w:nsid w:val="5DBF3B93"/>
    <w:multiLevelType w:val="hybridMultilevel"/>
    <w:tmpl w:val="57CA47EE"/>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4" w15:restartNumberingAfterBreak="0">
    <w:nsid w:val="5E756DEF"/>
    <w:multiLevelType w:val="hybridMultilevel"/>
    <w:tmpl w:val="1092FA0C"/>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5" w15:restartNumberingAfterBreak="0">
    <w:nsid w:val="5EFA6FA1"/>
    <w:multiLevelType w:val="hybridMultilevel"/>
    <w:tmpl w:val="9EB895B0"/>
    <w:lvl w:ilvl="0" w:tplc="207A4454">
      <w:start w:val="2"/>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6110785F"/>
    <w:multiLevelType w:val="hybridMultilevel"/>
    <w:tmpl w:val="711A5438"/>
    <w:lvl w:ilvl="0" w:tplc="5AE22B0A">
      <w:start w:val="1"/>
      <w:numFmt w:val="bullet"/>
      <w:pStyle w:val="a1"/>
      <w:lvlText w:val=""/>
      <w:lvlJc w:val="left"/>
      <w:pPr>
        <w:ind w:left="1212"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3">
      <w:start w:val="1"/>
      <w:numFmt w:val="bullet"/>
      <w:lvlText w:val="o"/>
      <w:lvlJc w:val="left"/>
      <w:pPr>
        <w:ind w:left="3873" w:hanging="360"/>
      </w:pPr>
      <w:rPr>
        <w:rFonts w:ascii="Courier New" w:hAnsi="Courier New" w:cs="Courier New"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7" w15:restartNumberingAfterBreak="0">
    <w:nsid w:val="61B5364C"/>
    <w:multiLevelType w:val="hybridMultilevel"/>
    <w:tmpl w:val="728AA2D0"/>
    <w:lvl w:ilvl="0" w:tplc="29C24B5E">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62425AF5"/>
    <w:multiLevelType w:val="hybridMultilevel"/>
    <w:tmpl w:val="A630119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69" w15:restartNumberingAfterBreak="0">
    <w:nsid w:val="62692A5F"/>
    <w:multiLevelType w:val="hybridMultilevel"/>
    <w:tmpl w:val="683434B8"/>
    <w:lvl w:ilvl="0" w:tplc="C12E9A40">
      <w:start w:val="1"/>
      <w:numFmt w:val="bullet"/>
      <w:pStyle w:val="ListBulletStd"/>
      <w:lvlText w:val=""/>
      <w:lvlJc w:val="left"/>
      <w:pPr>
        <w:tabs>
          <w:tab w:val="num" w:pos="1077"/>
        </w:tabs>
        <w:ind w:left="1077" w:hanging="360"/>
      </w:pPr>
      <w:rPr>
        <w:rFonts w:ascii="Symbol" w:hAnsi="Symbol" w:hint="default"/>
      </w:rPr>
    </w:lvl>
    <w:lvl w:ilvl="1" w:tplc="04190003">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70" w15:restartNumberingAfterBreak="0">
    <w:nsid w:val="64056A45"/>
    <w:multiLevelType w:val="multilevel"/>
    <w:tmpl w:val="0840C418"/>
    <w:styleLink w:val="42"/>
    <w:lvl w:ilvl="0">
      <w:start w:val="1"/>
      <w:numFmt w:val="decimal"/>
      <w:lvlText w:val="%1"/>
      <w:lvlJc w:val="left"/>
      <w:pPr>
        <w:ind w:left="360" w:hanging="360"/>
      </w:pPr>
      <w:rPr>
        <w:rFonts w:ascii="Times New Roman" w:hAnsi="Times New Roman" w:hint="default"/>
        <w:color w:val="auto"/>
        <w:sz w:val="28"/>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1.1.1.%4"/>
      <w:lvlJc w:val="left"/>
      <w:pPr>
        <w:ind w:left="1440" w:hanging="360"/>
      </w:pPr>
      <w:rPr>
        <w:rFonts w:ascii="Times New Roman" w:hAnsi="Times New Roman" w:hint="default"/>
        <w:b w:val="0"/>
        <w:i w:val="0"/>
        <w:caps w:val="0"/>
        <w:strike w:val="0"/>
        <w:dstrike w:val="0"/>
        <w:vanish w:val="0"/>
        <w:color w:val="000000"/>
        <w:spacing w:val="0"/>
        <w:w w:val="100"/>
        <w:kern w:val="0"/>
        <w:position w:val="0"/>
        <w:sz w:val="28"/>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6419694E"/>
    <w:multiLevelType w:val="hybridMultilevel"/>
    <w:tmpl w:val="22C8CBF2"/>
    <w:lvl w:ilvl="0" w:tplc="AF8C4516">
      <w:start w:val="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2" w15:restartNumberingAfterBreak="0">
    <w:nsid w:val="64CB1663"/>
    <w:multiLevelType w:val="hybridMultilevel"/>
    <w:tmpl w:val="242AE9DC"/>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3" w15:restartNumberingAfterBreak="0">
    <w:nsid w:val="65F40F63"/>
    <w:multiLevelType w:val="hybridMultilevel"/>
    <w:tmpl w:val="1AA8EB24"/>
    <w:lvl w:ilvl="0" w:tplc="55D2CB5A">
      <w:start w:val="13"/>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66017FD6"/>
    <w:multiLevelType w:val="multilevel"/>
    <w:tmpl w:val="0960F14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pStyle w:val="21"/>
      <w:lvlText w:val="%1.%2.%3"/>
      <w:lvlJc w:val="left"/>
      <w:pPr>
        <w:ind w:left="1639" w:hanging="504"/>
      </w:pPr>
      <w:rPr>
        <w:rFonts w:hint="default"/>
        <w:b w:val="0"/>
      </w:rPr>
    </w:lvl>
    <w:lvl w:ilvl="3">
      <w:start w:val="1"/>
      <w:numFmt w:val="decimal"/>
      <w:pStyle w:val="43"/>
      <w:lvlText w:val="%1.%2.%3.%4"/>
      <w:lvlJc w:val="left"/>
      <w:pPr>
        <w:ind w:left="172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232" w:hanging="792"/>
      </w:pPr>
      <w:rPr>
        <w:b/>
        <w:bCs w:val="0"/>
        <w:i w:val="0"/>
        <w:iCs w:val="0"/>
        <w:caps w:val="0"/>
        <w:smallCaps w:val="0"/>
        <w:strike w:val="0"/>
        <w:dstrike w:val="0"/>
        <w:noProof w:val="0"/>
        <w:vanish w:val="0"/>
        <w:color w:val="000000"/>
        <w:spacing w:val="0"/>
        <w:kern w:val="0"/>
        <w:position w:val="0"/>
        <w:u w:val="none"/>
        <w:effect w:val="none"/>
        <w:vertAlign w:val="baseline"/>
        <w:em w:val="none"/>
        <w:lang w:val="uk-UA"/>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6629029E"/>
    <w:multiLevelType w:val="hybridMultilevel"/>
    <w:tmpl w:val="3286BF7C"/>
    <w:lvl w:ilvl="0" w:tplc="6D9C66DA">
      <w:start w:val="1"/>
      <w:numFmt w:val="bullet"/>
      <w:pStyle w:val="a2"/>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66674843"/>
    <w:multiLevelType w:val="hybridMultilevel"/>
    <w:tmpl w:val="D40C5E72"/>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7" w15:restartNumberingAfterBreak="0">
    <w:nsid w:val="666B5A20"/>
    <w:multiLevelType w:val="hybridMultilevel"/>
    <w:tmpl w:val="9A985CC2"/>
    <w:lvl w:ilvl="0" w:tplc="E2CA1D6A">
      <w:start w:val="11"/>
      <w:numFmt w:val="russianLower"/>
      <w:lvlText w:val="%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68F37FF9"/>
    <w:multiLevelType w:val="hybridMultilevel"/>
    <w:tmpl w:val="B8E6EAA8"/>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79" w15:restartNumberingAfterBreak="0">
    <w:nsid w:val="69507E08"/>
    <w:multiLevelType w:val="hybridMultilevel"/>
    <w:tmpl w:val="BD4CBA7A"/>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80" w15:restartNumberingAfterBreak="0">
    <w:nsid w:val="69B87532"/>
    <w:multiLevelType w:val="hybridMultilevel"/>
    <w:tmpl w:val="7AF68EF6"/>
    <w:lvl w:ilvl="0" w:tplc="AFA01F06">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69B919EF"/>
    <w:multiLevelType w:val="hybridMultilevel"/>
    <w:tmpl w:val="3370AF8A"/>
    <w:lvl w:ilvl="0" w:tplc="08B0C97A">
      <w:start w:val="9"/>
      <w:numFmt w:val="russianLower"/>
      <w:lvlText w:val="%1)"/>
      <w:lvlJc w:val="left"/>
      <w:pPr>
        <w:ind w:left="928" w:hanging="360"/>
      </w:pPr>
      <w:rPr>
        <w:rFonts w:hint="default"/>
        <w:color w:val="auto"/>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2" w15:restartNumberingAfterBreak="0">
    <w:nsid w:val="6A7B3D5B"/>
    <w:multiLevelType w:val="hybridMultilevel"/>
    <w:tmpl w:val="FB9A0B76"/>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83" w15:restartNumberingAfterBreak="0">
    <w:nsid w:val="6D215FE9"/>
    <w:multiLevelType w:val="hybridMultilevel"/>
    <w:tmpl w:val="66F05D42"/>
    <w:lvl w:ilvl="0" w:tplc="7EF63E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6E3F3AE1"/>
    <w:multiLevelType w:val="hybridMultilevel"/>
    <w:tmpl w:val="F586A9C2"/>
    <w:lvl w:ilvl="0" w:tplc="E132F400">
      <w:start w:val="1"/>
      <w:numFmt w:val="decimal"/>
      <w:pStyle w:val="22"/>
      <w:lvlText w:val="%1)"/>
      <w:lvlJc w:val="left"/>
      <w:pPr>
        <w:ind w:left="1778" w:hanging="360"/>
      </w:pPr>
      <w:rPr>
        <w:b w:val="0"/>
        <w:bCs/>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5" w15:restartNumberingAfterBreak="0">
    <w:nsid w:val="6F557234"/>
    <w:multiLevelType w:val="hybridMultilevel"/>
    <w:tmpl w:val="E8B287F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6" w15:restartNumberingAfterBreak="0">
    <w:nsid w:val="704E34B4"/>
    <w:multiLevelType w:val="hybridMultilevel"/>
    <w:tmpl w:val="1136A940"/>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7" w15:restartNumberingAfterBreak="0">
    <w:nsid w:val="717B4976"/>
    <w:multiLevelType w:val="multilevel"/>
    <w:tmpl w:val="F33C0A30"/>
    <w:lvl w:ilvl="0">
      <w:start w:val="1"/>
      <w:numFmt w:val="russianLower"/>
      <w:lvlText w:val="%1)"/>
      <w:lvlJc w:val="left"/>
      <w:pPr>
        <w:ind w:left="363" w:firstLine="487"/>
      </w:pPr>
      <w:rPr>
        <w:rFonts w:ascii="Times New Roman" w:hAnsi="Times New Roman" w:cs="Times New Roman" w:hint="default"/>
        <w:sz w:val="28"/>
        <w:szCs w:val="28"/>
      </w:rPr>
    </w:lvl>
    <w:lvl w:ilvl="1">
      <w:start w:val="1"/>
      <w:numFmt w:val="decimal"/>
      <w:lvlText w:val="%2)"/>
      <w:lvlJc w:val="left"/>
      <w:pPr>
        <w:ind w:left="1080" w:hanging="230"/>
      </w:pPr>
      <w:rPr>
        <w:rFonts w:hint="default"/>
      </w:rPr>
    </w:lvl>
    <w:lvl w:ilvl="2">
      <w:start w:val="1"/>
      <w:numFmt w:val="lowerLetter"/>
      <w:lvlText w:val="%3)"/>
      <w:lvlJc w:val="left"/>
      <w:pPr>
        <w:ind w:left="1440" w:hanging="590"/>
      </w:pPr>
      <w:rPr>
        <w:rFonts w:hint="default"/>
      </w:rPr>
    </w:lvl>
    <w:lvl w:ilvl="3">
      <w:start w:val="1"/>
      <w:numFmt w:val="lowerLetter"/>
      <w:lvlText w:val="%4)"/>
      <w:lvlJc w:val="left"/>
      <w:pPr>
        <w:ind w:left="1800" w:hanging="950"/>
      </w:pPr>
      <w:rPr>
        <w:rFonts w:hint="default"/>
      </w:rPr>
    </w:lvl>
    <w:lvl w:ilvl="4">
      <w:start w:val="1"/>
      <w:numFmt w:val="lowerLetter"/>
      <w:lvlText w:val="%5)"/>
      <w:lvlJc w:val="left"/>
      <w:pPr>
        <w:ind w:left="2160" w:hanging="1310"/>
      </w:pPr>
      <w:rPr>
        <w:rFonts w:hint="default"/>
      </w:rPr>
    </w:lvl>
    <w:lvl w:ilvl="5">
      <w:start w:val="1"/>
      <w:numFmt w:val="lowerLetter"/>
      <w:lvlText w:val="%6)"/>
      <w:lvlJc w:val="left"/>
      <w:pPr>
        <w:ind w:left="2520" w:hanging="1670"/>
      </w:pPr>
      <w:rPr>
        <w:rFonts w:hint="default"/>
      </w:rPr>
    </w:lvl>
    <w:lvl w:ilvl="6">
      <w:start w:val="1"/>
      <w:numFmt w:val="lowerLetter"/>
      <w:lvlText w:val="%7)"/>
      <w:lvlJc w:val="left"/>
      <w:pPr>
        <w:ind w:left="2880" w:hanging="2030"/>
      </w:pPr>
      <w:rPr>
        <w:rFonts w:hint="default"/>
      </w:rPr>
    </w:lvl>
    <w:lvl w:ilvl="7">
      <w:start w:val="1"/>
      <w:numFmt w:val="lowerLetter"/>
      <w:lvlText w:val="%8)"/>
      <w:lvlJc w:val="left"/>
      <w:pPr>
        <w:ind w:left="3240" w:hanging="2390"/>
      </w:pPr>
      <w:rPr>
        <w:rFonts w:hint="default"/>
      </w:rPr>
    </w:lvl>
    <w:lvl w:ilvl="8">
      <w:start w:val="1"/>
      <w:numFmt w:val="lowerLetter"/>
      <w:lvlText w:val="%9)"/>
      <w:lvlJc w:val="left"/>
      <w:pPr>
        <w:ind w:left="3600" w:hanging="2750"/>
      </w:pPr>
      <w:rPr>
        <w:rFonts w:hint="default"/>
      </w:rPr>
    </w:lvl>
  </w:abstractNum>
  <w:abstractNum w:abstractNumId="88" w15:restartNumberingAfterBreak="0">
    <w:nsid w:val="722E19C0"/>
    <w:multiLevelType w:val="hybridMultilevel"/>
    <w:tmpl w:val="44DAB24E"/>
    <w:lvl w:ilvl="0" w:tplc="2B38794C">
      <w:start w:val="1"/>
      <w:numFmt w:val="russianLower"/>
      <w:lvlText w:val="%1)"/>
      <w:lvlJc w:val="left"/>
      <w:pPr>
        <w:ind w:left="1429" w:hanging="360"/>
      </w:pPr>
      <w:rPr>
        <w:rFonts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9" w15:restartNumberingAfterBreak="0">
    <w:nsid w:val="72311F69"/>
    <w:multiLevelType w:val="hybridMultilevel"/>
    <w:tmpl w:val="04E8B0E0"/>
    <w:lvl w:ilvl="0" w:tplc="F7808124">
      <w:start w:val="1"/>
      <w:numFmt w:val="russianLower"/>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90" w15:restartNumberingAfterBreak="0">
    <w:nsid w:val="778335E5"/>
    <w:multiLevelType w:val="hybridMultilevel"/>
    <w:tmpl w:val="D1F2B1B0"/>
    <w:lvl w:ilvl="0" w:tplc="04190011">
      <w:start w:val="1"/>
      <w:numFmt w:val="decimal"/>
      <w:lvlText w:val="%1)"/>
      <w:lvlJc w:val="left"/>
      <w:pPr>
        <w:ind w:left="1429" w:hanging="360"/>
      </w:pPr>
      <w:rPr>
        <w:rFonts w:hint="default"/>
        <w:color w:val="auto"/>
        <w:sz w:val="28"/>
        <w:szCs w:val="28"/>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91" w15:restartNumberingAfterBreak="0">
    <w:nsid w:val="7AB41559"/>
    <w:multiLevelType w:val="hybridMultilevel"/>
    <w:tmpl w:val="714AB854"/>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2" w15:restartNumberingAfterBreak="0">
    <w:nsid w:val="7B925B63"/>
    <w:multiLevelType w:val="hybridMultilevel"/>
    <w:tmpl w:val="3A425048"/>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3" w15:restartNumberingAfterBreak="0">
    <w:nsid w:val="7BAE066D"/>
    <w:multiLevelType w:val="hybridMultilevel"/>
    <w:tmpl w:val="64CC5A70"/>
    <w:lvl w:ilvl="0" w:tplc="D924BB9C">
      <w:start w:val="1"/>
      <w:numFmt w:val="russianLower"/>
      <w:lvlText w:val="%1)"/>
      <w:lvlJc w:val="left"/>
      <w:pPr>
        <w:ind w:left="928"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7E763FF0"/>
    <w:multiLevelType w:val="hybridMultilevel"/>
    <w:tmpl w:val="3AE2446C"/>
    <w:lvl w:ilvl="0" w:tplc="2B38794C">
      <w:start w:val="1"/>
      <w:numFmt w:val="russianLower"/>
      <w:lvlText w:val="%1)"/>
      <w:lvlJc w:val="left"/>
      <w:pPr>
        <w:ind w:left="928" w:hanging="360"/>
      </w:pPr>
      <w:rPr>
        <w:rFonts w:hint="default"/>
        <w:color w:val="auto"/>
        <w:sz w:val="28"/>
        <w:szCs w:val="28"/>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13"/>
  </w:num>
  <w:num w:numId="3">
    <w:abstractNumId w:val="70"/>
  </w:num>
  <w:num w:numId="4">
    <w:abstractNumId w:val="36"/>
  </w:num>
  <w:num w:numId="5">
    <w:abstractNumId w:val="2"/>
  </w:num>
  <w:num w:numId="6">
    <w:abstractNumId w:val="56"/>
  </w:num>
  <w:num w:numId="7">
    <w:abstractNumId w:val="4"/>
  </w:num>
  <w:num w:numId="8">
    <w:abstractNumId w:val="74"/>
  </w:num>
  <w:num w:numId="9">
    <w:abstractNumId w:val="74"/>
    <w:lvlOverride w:ilvl="0">
      <w:lvl w:ilvl="0">
        <w:start w:val="1"/>
        <w:numFmt w:val="decimal"/>
        <w:lvlText w:val="%1."/>
        <w:lvlJc w:val="left"/>
        <w:pPr>
          <w:ind w:left="360" w:hanging="360"/>
        </w:pPr>
        <w:rPr>
          <w:rFonts w:hint="default"/>
        </w:rPr>
      </w:lvl>
    </w:lvlOverride>
    <w:lvlOverride w:ilvl="1">
      <w:lvl w:ilvl="1">
        <w:start w:val="1"/>
        <w:numFmt w:val="none"/>
        <w:lvlText w:val=""/>
        <w:lvlJc w:val="left"/>
        <w:pPr>
          <w:ind w:left="792" w:hanging="432"/>
        </w:pPr>
        <w:rPr>
          <w:rFonts w:hint="default"/>
        </w:rPr>
      </w:lvl>
    </w:lvlOverride>
    <w:lvlOverride w:ilvl="2">
      <w:lvl w:ilvl="2">
        <w:start w:val="1"/>
        <w:numFmt w:val="decimal"/>
        <w:pStyle w:val="21"/>
        <w:lvlText w:val="%1.%2.%3"/>
        <w:lvlJc w:val="left"/>
        <w:pPr>
          <w:ind w:left="2348" w:hanging="504"/>
        </w:pPr>
        <w:rPr>
          <w:rFonts w:hint="default"/>
          <w:b w:val="0"/>
        </w:rPr>
      </w:lvl>
    </w:lvlOverride>
    <w:lvlOverride w:ilvl="3">
      <w:lvl w:ilvl="3">
        <w:start w:val="1"/>
        <w:numFmt w:val="decimal"/>
        <w:pStyle w:val="43"/>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54"/>
  </w:num>
  <w:num w:numId="11">
    <w:abstractNumId w:val="69"/>
  </w:num>
  <w:num w:numId="12">
    <w:abstractNumId w:val="24"/>
  </w:num>
  <w:num w:numId="13">
    <w:abstractNumId w:val="39"/>
  </w:num>
  <w:num w:numId="14">
    <w:abstractNumId w:val="66"/>
  </w:num>
  <w:num w:numId="15">
    <w:abstractNumId w:val="27"/>
  </w:num>
  <w:num w:numId="16">
    <w:abstractNumId w:val="46"/>
  </w:num>
  <w:num w:numId="17">
    <w:abstractNumId w:val="75"/>
  </w:num>
  <w:num w:numId="18">
    <w:abstractNumId w:val="87"/>
  </w:num>
  <w:num w:numId="19">
    <w:abstractNumId w:val="61"/>
  </w:num>
  <w:num w:numId="20">
    <w:abstractNumId w:val="85"/>
  </w:num>
  <w:num w:numId="21">
    <w:abstractNumId w:val="35"/>
  </w:num>
  <w:num w:numId="22">
    <w:abstractNumId w:val="92"/>
  </w:num>
  <w:num w:numId="23">
    <w:abstractNumId w:val="21"/>
  </w:num>
  <w:num w:numId="24">
    <w:abstractNumId w:val="62"/>
  </w:num>
  <w:num w:numId="25">
    <w:abstractNumId w:val="47"/>
  </w:num>
  <w:num w:numId="26">
    <w:abstractNumId w:val="72"/>
  </w:num>
  <w:num w:numId="27">
    <w:abstractNumId w:val="88"/>
  </w:num>
  <w:num w:numId="28">
    <w:abstractNumId w:val="94"/>
  </w:num>
  <w:num w:numId="29">
    <w:abstractNumId w:val="52"/>
  </w:num>
  <w:num w:numId="30">
    <w:abstractNumId w:val="86"/>
  </w:num>
  <w:num w:numId="31">
    <w:abstractNumId w:val="30"/>
  </w:num>
  <w:num w:numId="32">
    <w:abstractNumId w:val="50"/>
  </w:num>
  <w:num w:numId="33">
    <w:abstractNumId w:val="63"/>
  </w:num>
  <w:num w:numId="34">
    <w:abstractNumId w:val="12"/>
  </w:num>
  <w:num w:numId="35">
    <w:abstractNumId w:val="28"/>
  </w:num>
  <w:num w:numId="36">
    <w:abstractNumId w:val="58"/>
  </w:num>
  <w:num w:numId="37">
    <w:abstractNumId w:val="77"/>
  </w:num>
  <w:num w:numId="38">
    <w:abstractNumId w:val="55"/>
  </w:num>
  <w:num w:numId="39">
    <w:abstractNumId w:val="73"/>
  </w:num>
  <w:num w:numId="40">
    <w:abstractNumId w:val="0"/>
  </w:num>
  <w:num w:numId="41">
    <w:abstractNumId w:val="18"/>
  </w:num>
  <w:num w:numId="42">
    <w:abstractNumId w:val="45"/>
  </w:num>
  <w:num w:numId="43">
    <w:abstractNumId w:val="17"/>
  </w:num>
  <w:num w:numId="44">
    <w:abstractNumId w:val="37"/>
  </w:num>
  <w:num w:numId="45">
    <w:abstractNumId w:val="79"/>
  </w:num>
  <w:num w:numId="46">
    <w:abstractNumId w:val="78"/>
  </w:num>
  <w:num w:numId="47">
    <w:abstractNumId w:val="76"/>
  </w:num>
  <w:num w:numId="48">
    <w:abstractNumId w:val="38"/>
  </w:num>
  <w:num w:numId="49">
    <w:abstractNumId w:val="57"/>
  </w:num>
  <w:num w:numId="50">
    <w:abstractNumId w:val="90"/>
  </w:num>
  <w:num w:numId="51">
    <w:abstractNumId w:val="11"/>
  </w:num>
  <w:num w:numId="52">
    <w:abstractNumId w:val="5"/>
  </w:num>
  <w:num w:numId="53">
    <w:abstractNumId w:val="60"/>
  </w:num>
  <w:num w:numId="54">
    <w:abstractNumId w:val="64"/>
  </w:num>
  <w:num w:numId="55">
    <w:abstractNumId w:val="68"/>
  </w:num>
  <w:num w:numId="56">
    <w:abstractNumId w:val="89"/>
  </w:num>
  <w:num w:numId="57">
    <w:abstractNumId w:val="31"/>
  </w:num>
  <w:num w:numId="58">
    <w:abstractNumId w:val="23"/>
  </w:num>
  <w:num w:numId="59">
    <w:abstractNumId w:val="82"/>
  </w:num>
  <w:num w:numId="60">
    <w:abstractNumId w:val="19"/>
  </w:num>
  <w:num w:numId="61">
    <w:abstractNumId w:val="42"/>
  </w:num>
  <w:num w:numId="62">
    <w:abstractNumId w:val="71"/>
  </w:num>
  <w:num w:numId="63">
    <w:abstractNumId w:val="65"/>
  </w:num>
  <w:num w:numId="64">
    <w:abstractNumId w:val="7"/>
  </w:num>
  <w:num w:numId="65">
    <w:abstractNumId w:val="48"/>
  </w:num>
  <w:num w:numId="66">
    <w:abstractNumId w:val="93"/>
  </w:num>
  <w:num w:numId="67">
    <w:abstractNumId w:val="34"/>
  </w:num>
  <w:num w:numId="68">
    <w:abstractNumId w:val="43"/>
  </w:num>
  <w:num w:numId="69">
    <w:abstractNumId w:val="80"/>
  </w:num>
  <w:num w:numId="70">
    <w:abstractNumId w:val="15"/>
  </w:num>
  <w:num w:numId="71">
    <w:abstractNumId w:val="91"/>
  </w:num>
  <w:num w:numId="72">
    <w:abstractNumId w:val="1"/>
  </w:num>
  <w:num w:numId="73">
    <w:abstractNumId w:val="44"/>
  </w:num>
  <w:num w:numId="74">
    <w:abstractNumId w:val="67"/>
  </w:num>
  <w:num w:numId="75">
    <w:abstractNumId w:val="33"/>
  </w:num>
  <w:num w:numId="76">
    <w:abstractNumId w:val="41"/>
  </w:num>
  <w:num w:numId="77">
    <w:abstractNumId w:val="25"/>
  </w:num>
  <w:num w:numId="78">
    <w:abstractNumId w:val="29"/>
  </w:num>
  <w:num w:numId="79">
    <w:abstractNumId w:val="81"/>
  </w:num>
  <w:num w:numId="80">
    <w:abstractNumId w:val="6"/>
  </w:num>
  <w:num w:numId="81">
    <w:abstractNumId w:val="84"/>
  </w:num>
  <w:num w:numId="82">
    <w:abstractNumId w:val="8"/>
  </w:num>
  <w:num w:numId="83">
    <w:abstractNumId w:val="26"/>
  </w:num>
  <w:num w:numId="84">
    <w:abstractNumId w:val="51"/>
  </w:num>
  <w:num w:numId="85">
    <w:abstractNumId w:val="84"/>
    <w:lvlOverride w:ilvl="0">
      <w:startOverride w:val="1"/>
    </w:lvlOverride>
  </w:num>
  <w:num w:numId="86">
    <w:abstractNumId w:val="84"/>
    <w:lvlOverride w:ilvl="0">
      <w:startOverride w:val="1"/>
    </w:lvlOverride>
  </w:num>
  <w:num w:numId="87">
    <w:abstractNumId w:val="84"/>
    <w:lvlOverride w:ilvl="0">
      <w:startOverride w:val="1"/>
    </w:lvlOverride>
  </w:num>
  <w:num w:numId="88">
    <w:abstractNumId w:val="20"/>
    <w:lvlOverride w:ilvl="0">
      <w:startOverride w:val="1"/>
    </w:lvlOverride>
  </w:num>
  <w:num w:numId="89">
    <w:abstractNumId w:val="84"/>
    <w:lvlOverride w:ilvl="0">
      <w:startOverride w:val="1"/>
    </w:lvlOverride>
  </w:num>
  <w:num w:numId="90">
    <w:abstractNumId w:val="84"/>
    <w:lvlOverride w:ilvl="0">
      <w:startOverride w:val="1"/>
    </w:lvlOverride>
  </w:num>
  <w:num w:numId="91">
    <w:abstractNumId w:val="84"/>
    <w:lvlOverride w:ilvl="0">
      <w:startOverride w:val="1"/>
    </w:lvlOverride>
  </w:num>
  <w:num w:numId="92">
    <w:abstractNumId w:val="84"/>
    <w:lvlOverride w:ilvl="0">
      <w:startOverride w:val="1"/>
    </w:lvlOverride>
  </w:num>
  <w:num w:numId="93">
    <w:abstractNumId w:val="84"/>
    <w:lvlOverride w:ilvl="0">
      <w:startOverride w:val="1"/>
    </w:lvlOverride>
  </w:num>
  <w:num w:numId="94">
    <w:abstractNumId w:val="84"/>
    <w:lvlOverride w:ilvl="0">
      <w:startOverride w:val="1"/>
    </w:lvlOverride>
  </w:num>
  <w:num w:numId="95">
    <w:abstractNumId w:val="84"/>
    <w:lvlOverride w:ilvl="0">
      <w:startOverride w:val="1"/>
    </w:lvlOverride>
  </w:num>
  <w:num w:numId="96">
    <w:abstractNumId w:val="14"/>
  </w:num>
  <w:num w:numId="97">
    <w:abstractNumId w:val="84"/>
    <w:lvlOverride w:ilvl="0">
      <w:startOverride w:val="1"/>
    </w:lvlOverride>
  </w:num>
  <w:num w:numId="98">
    <w:abstractNumId w:val="84"/>
    <w:lvlOverride w:ilvl="0">
      <w:startOverride w:val="1"/>
    </w:lvlOverride>
  </w:num>
  <w:num w:numId="99">
    <w:abstractNumId w:val="84"/>
    <w:lvlOverride w:ilvl="0">
      <w:startOverride w:val="1"/>
    </w:lvlOverride>
  </w:num>
  <w:num w:numId="100">
    <w:abstractNumId w:val="84"/>
    <w:lvlOverride w:ilvl="0">
      <w:startOverride w:val="1"/>
    </w:lvlOverride>
  </w:num>
  <w:num w:numId="101">
    <w:abstractNumId w:val="84"/>
    <w:lvlOverride w:ilvl="0">
      <w:startOverride w:val="1"/>
    </w:lvlOverride>
  </w:num>
  <w:num w:numId="102">
    <w:abstractNumId w:val="84"/>
    <w:lvlOverride w:ilvl="0">
      <w:startOverride w:val="1"/>
    </w:lvlOverride>
  </w:num>
  <w:num w:numId="103">
    <w:abstractNumId w:val="84"/>
    <w:lvlOverride w:ilvl="0">
      <w:startOverride w:val="1"/>
    </w:lvlOverride>
  </w:num>
  <w:num w:numId="104">
    <w:abstractNumId w:val="20"/>
    <w:lvlOverride w:ilvl="0">
      <w:startOverride w:val="1"/>
    </w:lvlOverride>
  </w:num>
  <w:num w:numId="105">
    <w:abstractNumId w:val="20"/>
    <w:lvlOverride w:ilvl="0">
      <w:startOverride w:val="1"/>
    </w:lvlOverride>
  </w:num>
  <w:num w:numId="106">
    <w:abstractNumId w:val="84"/>
    <w:lvlOverride w:ilvl="0">
      <w:startOverride w:val="1"/>
    </w:lvlOverride>
  </w:num>
  <w:num w:numId="107">
    <w:abstractNumId w:val="84"/>
    <w:lvlOverride w:ilvl="0">
      <w:startOverride w:val="1"/>
    </w:lvlOverride>
  </w:num>
  <w:num w:numId="108">
    <w:abstractNumId w:val="84"/>
    <w:lvlOverride w:ilvl="0">
      <w:startOverride w:val="1"/>
    </w:lvlOverride>
  </w:num>
  <w:num w:numId="109">
    <w:abstractNumId w:val="84"/>
    <w:lvlOverride w:ilvl="0">
      <w:startOverride w:val="1"/>
    </w:lvlOverride>
  </w:num>
  <w:num w:numId="110">
    <w:abstractNumId w:val="84"/>
    <w:lvlOverride w:ilvl="0">
      <w:startOverride w:val="1"/>
    </w:lvlOverride>
  </w:num>
  <w:num w:numId="111">
    <w:abstractNumId w:val="20"/>
    <w:lvlOverride w:ilvl="0">
      <w:startOverride w:val="1"/>
    </w:lvlOverride>
  </w:num>
  <w:num w:numId="112">
    <w:abstractNumId w:val="20"/>
    <w:lvlOverride w:ilvl="0">
      <w:startOverride w:val="1"/>
    </w:lvlOverride>
  </w:num>
  <w:num w:numId="113">
    <w:abstractNumId w:val="20"/>
    <w:lvlOverride w:ilvl="0">
      <w:startOverride w:val="1"/>
    </w:lvlOverride>
  </w:num>
  <w:num w:numId="114">
    <w:abstractNumId w:val="20"/>
    <w:lvlOverride w:ilvl="0">
      <w:startOverride w:val="1"/>
    </w:lvlOverride>
  </w:num>
  <w:num w:numId="115">
    <w:abstractNumId w:val="20"/>
    <w:lvlOverride w:ilvl="0">
      <w:startOverride w:val="1"/>
    </w:lvlOverride>
  </w:num>
  <w:num w:numId="116">
    <w:abstractNumId w:val="20"/>
    <w:lvlOverride w:ilvl="0">
      <w:startOverride w:val="1"/>
    </w:lvlOverride>
  </w:num>
  <w:num w:numId="117">
    <w:abstractNumId w:val="20"/>
    <w:lvlOverride w:ilvl="0">
      <w:startOverride w:val="1"/>
    </w:lvlOverride>
  </w:num>
  <w:num w:numId="118">
    <w:abstractNumId w:val="84"/>
    <w:lvlOverride w:ilvl="0">
      <w:startOverride w:val="1"/>
    </w:lvlOverride>
  </w:num>
  <w:num w:numId="119">
    <w:abstractNumId w:val="20"/>
    <w:lvlOverride w:ilvl="0">
      <w:startOverride w:val="9"/>
    </w:lvlOverride>
  </w:num>
  <w:num w:numId="120">
    <w:abstractNumId w:val="16"/>
  </w:num>
  <w:num w:numId="121">
    <w:abstractNumId w:val="9"/>
  </w:num>
  <w:num w:numId="122">
    <w:abstractNumId w:val="32"/>
  </w:num>
  <w:num w:numId="123">
    <w:abstractNumId w:val="22"/>
  </w:num>
  <w:num w:numId="124">
    <w:abstractNumId w:val="49"/>
  </w:num>
  <w:num w:numId="125">
    <w:abstractNumId w:val="3"/>
  </w:num>
  <w:num w:numId="126">
    <w:abstractNumId w:val="83"/>
  </w:num>
  <w:num w:numId="127">
    <w:abstractNumId w:val="84"/>
    <w:lvlOverride w:ilvl="0">
      <w:startOverride w:val="1"/>
    </w:lvlOverride>
  </w:num>
  <w:num w:numId="128">
    <w:abstractNumId w:val="59"/>
  </w:num>
  <w:num w:numId="129">
    <w:abstractNumId w:val="53"/>
  </w:num>
  <w:num w:numId="130">
    <w:abstractNumId w:val="40"/>
  </w:num>
  <w:num w:numId="131">
    <w:abstractNumId w:val="40"/>
    <w:lvlOverride w:ilvl="0">
      <w:startOverride w:val="1"/>
    </w:lvlOverride>
  </w:num>
  <w:num w:numId="132">
    <w:abstractNumId w:val="40"/>
    <w:lvlOverride w:ilvl="0">
      <w:startOverride w:val="1"/>
    </w:lvlOverride>
  </w:num>
  <w:num w:numId="133">
    <w:abstractNumId w:val="40"/>
    <w:lvlOverride w:ilvl="0">
      <w:startOverride w:val="1"/>
    </w:lvlOverride>
  </w:num>
  <w:num w:numId="134">
    <w:abstractNumId w:val="40"/>
    <w:lvlOverride w:ilvl="0">
      <w:startOverride w:val="1"/>
    </w:lvlOverride>
  </w:num>
  <w:num w:numId="135">
    <w:abstractNumId w:val="40"/>
    <w:lvlOverride w:ilvl="0">
      <w:startOverride w:val="1"/>
    </w:lvlOverride>
  </w:num>
  <w:num w:numId="136">
    <w:abstractNumId w:val="40"/>
    <w:lvlOverride w:ilvl="0">
      <w:startOverride w:val="1"/>
    </w:lvlOverride>
  </w:num>
  <w:num w:numId="137">
    <w:abstractNumId w:val="20"/>
  </w:num>
  <w:numIdMacAtCleanup w:val="1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Дарья Солодовник">
    <w15:presenceInfo w15:providerId="AD" w15:userId="S-1-5-21-2002503357-3719687854-2361012599-1216"/>
  </w15:person>
  <w15:person w15:author="Дмитрий Панкратов">
    <w15:presenceInfo w15:providerId="AD" w15:userId="S-1-5-21-2002503357-3719687854-2361012599-1298"/>
  </w15:person>
  <w15:person w15:author="Агулов Михаил Александрович">
    <w15:presenceInfo w15:providerId="AD" w15:userId="S-1-5-21-269359322-2057926541-3452924179-1161"/>
  </w15:person>
  <w15:person w15:author="Солодовник">
    <w15:presenceInfo w15:providerId="None" w15:userId="Солодовни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ru-RU" w:vendorID="1" w:dllVersion="512"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clickAndTypeStyle w:val="ac"/>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A6"/>
    <w:rsid w:val="000001CB"/>
    <w:rsid w:val="00000847"/>
    <w:rsid w:val="00000915"/>
    <w:rsid w:val="0000119E"/>
    <w:rsid w:val="00001396"/>
    <w:rsid w:val="00001419"/>
    <w:rsid w:val="000015E5"/>
    <w:rsid w:val="00001990"/>
    <w:rsid w:val="00001CF0"/>
    <w:rsid w:val="0000213E"/>
    <w:rsid w:val="00002212"/>
    <w:rsid w:val="000022C8"/>
    <w:rsid w:val="00002326"/>
    <w:rsid w:val="00002444"/>
    <w:rsid w:val="00002571"/>
    <w:rsid w:val="000029EF"/>
    <w:rsid w:val="00002ADB"/>
    <w:rsid w:val="00003576"/>
    <w:rsid w:val="0000365D"/>
    <w:rsid w:val="000036B9"/>
    <w:rsid w:val="000038C3"/>
    <w:rsid w:val="00003B25"/>
    <w:rsid w:val="00003BEE"/>
    <w:rsid w:val="0000434F"/>
    <w:rsid w:val="000044E9"/>
    <w:rsid w:val="00004FCE"/>
    <w:rsid w:val="000050B8"/>
    <w:rsid w:val="000055F9"/>
    <w:rsid w:val="000058B4"/>
    <w:rsid w:val="0000598E"/>
    <w:rsid w:val="00005A46"/>
    <w:rsid w:val="00005E7C"/>
    <w:rsid w:val="00005FCE"/>
    <w:rsid w:val="00006711"/>
    <w:rsid w:val="00006761"/>
    <w:rsid w:val="0000681E"/>
    <w:rsid w:val="00006FC4"/>
    <w:rsid w:val="0000709A"/>
    <w:rsid w:val="00007106"/>
    <w:rsid w:val="000071C8"/>
    <w:rsid w:val="000072EC"/>
    <w:rsid w:val="0000783B"/>
    <w:rsid w:val="000079B0"/>
    <w:rsid w:val="00007A30"/>
    <w:rsid w:val="00007B92"/>
    <w:rsid w:val="00007C82"/>
    <w:rsid w:val="00007EE3"/>
    <w:rsid w:val="00007F5B"/>
    <w:rsid w:val="0001007A"/>
    <w:rsid w:val="0001008F"/>
    <w:rsid w:val="00010B47"/>
    <w:rsid w:val="00010F57"/>
    <w:rsid w:val="00011517"/>
    <w:rsid w:val="0001154E"/>
    <w:rsid w:val="00011828"/>
    <w:rsid w:val="000118DD"/>
    <w:rsid w:val="00011BC7"/>
    <w:rsid w:val="000121FA"/>
    <w:rsid w:val="0001227F"/>
    <w:rsid w:val="0001247E"/>
    <w:rsid w:val="00012674"/>
    <w:rsid w:val="000126D3"/>
    <w:rsid w:val="00012C55"/>
    <w:rsid w:val="000130F8"/>
    <w:rsid w:val="000132E5"/>
    <w:rsid w:val="000138CE"/>
    <w:rsid w:val="00013ABA"/>
    <w:rsid w:val="00013CCC"/>
    <w:rsid w:val="00013EA7"/>
    <w:rsid w:val="000140EC"/>
    <w:rsid w:val="00014380"/>
    <w:rsid w:val="0001456C"/>
    <w:rsid w:val="0001465C"/>
    <w:rsid w:val="00014764"/>
    <w:rsid w:val="00014FFD"/>
    <w:rsid w:val="00015139"/>
    <w:rsid w:val="00015386"/>
    <w:rsid w:val="00015665"/>
    <w:rsid w:val="00015D3C"/>
    <w:rsid w:val="00015D3F"/>
    <w:rsid w:val="00016118"/>
    <w:rsid w:val="00016127"/>
    <w:rsid w:val="000163AB"/>
    <w:rsid w:val="00016487"/>
    <w:rsid w:val="00016978"/>
    <w:rsid w:val="000169ED"/>
    <w:rsid w:val="00016A6E"/>
    <w:rsid w:val="00016A7C"/>
    <w:rsid w:val="00016C5D"/>
    <w:rsid w:val="00016CCA"/>
    <w:rsid w:val="00017083"/>
    <w:rsid w:val="0001719C"/>
    <w:rsid w:val="000176CB"/>
    <w:rsid w:val="00017C20"/>
    <w:rsid w:val="00020087"/>
    <w:rsid w:val="0002012B"/>
    <w:rsid w:val="0002024E"/>
    <w:rsid w:val="000203D0"/>
    <w:rsid w:val="00020478"/>
    <w:rsid w:val="00020A10"/>
    <w:rsid w:val="00020A6C"/>
    <w:rsid w:val="00020BB0"/>
    <w:rsid w:val="00020D4E"/>
    <w:rsid w:val="00020E30"/>
    <w:rsid w:val="000211E6"/>
    <w:rsid w:val="00021466"/>
    <w:rsid w:val="000214F0"/>
    <w:rsid w:val="0002178D"/>
    <w:rsid w:val="00021BDC"/>
    <w:rsid w:val="00022290"/>
    <w:rsid w:val="00022550"/>
    <w:rsid w:val="0002262F"/>
    <w:rsid w:val="0002271A"/>
    <w:rsid w:val="0002287B"/>
    <w:rsid w:val="00022D34"/>
    <w:rsid w:val="000235E5"/>
    <w:rsid w:val="000236B2"/>
    <w:rsid w:val="0002381E"/>
    <w:rsid w:val="0002396C"/>
    <w:rsid w:val="00023B00"/>
    <w:rsid w:val="00023C67"/>
    <w:rsid w:val="00023CD2"/>
    <w:rsid w:val="00023CDB"/>
    <w:rsid w:val="00023E8A"/>
    <w:rsid w:val="000240BE"/>
    <w:rsid w:val="00024167"/>
    <w:rsid w:val="00024325"/>
    <w:rsid w:val="000243C1"/>
    <w:rsid w:val="000246F0"/>
    <w:rsid w:val="000248C2"/>
    <w:rsid w:val="00024A78"/>
    <w:rsid w:val="00024C2F"/>
    <w:rsid w:val="00024DA0"/>
    <w:rsid w:val="00024E01"/>
    <w:rsid w:val="000250F4"/>
    <w:rsid w:val="0002538C"/>
    <w:rsid w:val="00025517"/>
    <w:rsid w:val="00025CEB"/>
    <w:rsid w:val="00025F5F"/>
    <w:rsid w:val="00026268"/>
    <w:rsid w:val="00026368"/>
    <w:rsid w:val="00026662"/>
    <w:rsid w:val="0002672E"/>
    <w:rsid w:val="000267C2"/>
    <w:rsid w:val="000269CD"/>
    <w:rsid w:val="00026F19"/>
    <w:rsid w:val="0002723A"/>
    <w:rsid w:val="0002751A"/>
    <w:rsid w:val="00027525"/>
    <w:rsid w:val="00027637"/>
    <w:rsid w:val="00027736"/>
    <w:rsid w:val="00027A2E"/>
    <w:rsid w:val="00027D89"/>
    <w:rsid w:val="00027DBA"/>
    <w:rsid w:val="00027F02"/>
    <w:rsid w:val="00030044"/>
    <w:rsid w:val="00030410"/>
    <w:rsid w:val="00030695"/>
    <w:rsid w:val="00030773"/>
    <w:rsid w:val="00030791"/>
    <w:rsid w:val="00030860"/>
    <w:rsid w:val="00030A39"/>
    <w:rsid w:val="00030A3A"/>
    <w:rsid w:val="00030AEF"/>
    <w:rsid w:val="00030BE7"/>
    <w:rsid w:val="00030ED3"/>
    <w:rsid w:val="0003106E"/>
    <w:rsid w:val="000314DB"/>
    <w:rsid w:val="00031985"/>
    <w:rsid w:val="00031D23"/>
    <w:rsid w:val="00032306"/>
    <w:rsid w:val="0003243A"/>
    <w:rsid w:val="0003254D"/>
    <w:rsid w:val="000329B5"/>
    <w:rsid w:val="00032AC3"/>
    <w:rsid w:val="00032BE1"/>
    <w:rsid w:val="00032C1D"/>
    <w:rsid w:val="00032D10"/>
    <w:rsid w:val="00032E08"/>
    <w:rsid w:val="00032EE4"/>
    <w:rsid w:val="000335D2"/>
    <w:rsid w:val="00033600"/>
    <w:rsid w:val="000340EE"/>
    <w:rsid w:val="000342A9"/>
    <w:rsid w:val="00034340"/>
    <w:rsid w:val="00034425"/>
    <w:rsid w:val="000344CB"/>
    <w:rsid w:val="00034569"/>
    <w:rsid w:val="00034814"/>
    <w:rsid w:val="00034C57"/>
    <w:rsid w:val="00034F9E"/>
    <w:rsid w:val="0003533E"/>
    <w:rsid w:val="00035915"/>
    <w:rsid w:val="000359FE"/>
    <w:rsid w:val="00035A18"/>
    <w:rsid w:val="00035D61"/>
    <w:rsid w:val="00035DAC"/>
    <w:rsid w:val="000361DE"/>
    <w:rsid w:val="00036355"/>
    <w:rsid w:val="000363B4"/>
    <w:rsid w:val="00036478"/>
    <w:rsid w:val="000365FD"/>
    <w:rsid w:val="0003681B"/>
    <w:rsid w:val="00036949"/>
    <w:rsid w:val="000369E4"/>
    <w:rsid w:val="00036D01"/>
    <w:rsid w:val="00036D18"/>
    <w:rsid w:val="00037830"/>
    <w:rsid w:val="000378D6"/>
    <w:rsid w:val="0003790D"/>
    <w:rsid w:val="00037AD6"/>
    <w:rsid w:val="00040285"/>
    <w:rsid w:val="000407CB"/>
    <w:rsid w:val="0004128E"/>
    <w:rsid w:val="00041A09"/>
    <w:rsid w:val="00041AC1"/>
    <w:rsid w:val="00041AF4"/>
    <w:rsid w:val="00041F10"/>
    <w:rsid w:val="00042415"/>
    <w:rsid w:val="00042530"/>
    <w:rsid w:val="00042906"/>
    <w:rsid w:val="00042E7A"/>
    <w:rsid w:val="00042EB0"/>
    <w:rsid w:val="00042F9A"/>
    <w:rsid w:val="00043125"/>
    <w:rsid w:val="000431D8"/>
    <w:rsid w:val="00043939"/>
    <w:rsid w:val="00043A9D"/>
    <w:rsid w:val="00043BE6"/>
    <w:rsid w:val="00043EB4"/>
    <w:rsid w:val="00043F34"/>
    <w:rsid w:val="00044217"/>
    <w:rsid w:val="000444D4"/>
    <w:rsid w:val="00044604"/>
    <w:rsid w:val="000447C4"/>
    <w:rsid w:val="00044832"/>
    <w:rsid w:val="00044C97"/>
    <w:rsid w:val="00044DF8"/>
    <w:rsid w:val="00045042"/>
    <w:rsid w:val="000451BE"/>
    <w:rsid w:val="000452A4"/>
    <w:rsid w:val="00045458"/>
    <w:rsid w:val="0004562B"/>
    <w:rsid w:val="000456FC"/>
    <w:rsid w:val="0004585C"/>
    <w:rsid w:val="00045BBF"/>
    <w:rsid w:val="00045BEF"/>
    <w:rsid w:val="00045CEC"/>
    <w:rsid w:val="00046638"/>
    <w:rsid w:val="00046B96"/>
    <w:rsid w:val="00046E79"/>
    <w:rsid w:val="00047334"/>
    <w:rsid w:val="0004762F"/>
    <w:rsid w:val="0004771E"/>
    <w:rsid w:val="00047949"/>
    <w:rsid w:val="00047BA8"/>
    <w:rsid w:val="00047CDE"/>
    <w:rsid w:val="00047F4E"/>
    <w:rsid w:val="0005005C"/>
    <w:rsid w:val="000500F6"/>
    <w:rsid w:val="00050374"/>
    <w:rsid w:val="0005054D"/>
    <w:rsid w:val="00050950"/>
    <w:rsid w:val="00050D13"/>
    <w:rsid w:val="0005128F"/>
    <w:rsid w:val="0005144F"/>
    <w:rsid w:val="000516F6"/>
    <w:rsid w:val="0005193C"/>
    <w:rsid w:val="00052053"/>
    <w:rsid w:val="00052270"/>
    <w:rsid w:val="000525CF"/>
    <w:rsid w:val="000529B7"/>
    <w:rsid w:val="00052AF0"/>
    <w:rsid w:val="00052E62"/>
    <w:rsid w:val="00052FFD"/>
    <w:rsid w:val="000532A8"/>
    <w:rsid w:val="0005332B"/>
    <w:rsid w:val="00053477"/>
    <w:rsid w:val="00053496"/>
    <w:rsid w:val="000534C5"/>
    <w:rsid w:val="000537C2"/>
    <w:rsid w:val="000539BA"/>
    <w:rsid w:val="00053A4E"/>
    <w:rsid w:val="00053AC2"/>
    <w:rsid w:val="00053B10"/>
    <w:rsid w:val="00054062"/>
    <w:rsid w:val="000541B4"/>
    <w:rsid w:val="000541F7"/>
    <w:rsid w:val="000543FC"/>
    <w:rsid w:val="000545D1"/>
    <w:rsid w:val="00054942"/>
    <w:rsid w:val="00054FA3"/>
    <w:rsid w:val="00055375"/>
    <w:rsid w:val="000558A9"/>
    <w:rsid w:val="00055997"/>
    <w:rsid w:val="00055C8D"/>
    <w:rsid w:val="00055D5D"/>
    <w:rsid w:val="0005661B"/>
    <w:rsid w:val="0005683D"/>
    <w:rsid w:val="000569F6"/>
    <w:rsid w:val="00056BB4"/>
    <w:rsid w:val="00056D33"/>
    <w:rsid w:val="00057202"/>
    <w:rsid w:val="0005732E"/>
    <w:rsid w:val="00057725"/>
    <w:rsid w:val="000579E0"/>
    <w:rsid w:val="00057AF5"/>
    <w:rsid w:val="00057F58"/>
    <w:rsid w:val="00060101"/>
    <w:rsid w:val="00060293"/>
    <w:rsid w:val="000603F5"/>
    <w:rsid w:val="00060746"/>
    <w:rsid w:val="0006087E"/>
    <w:rsid w:val="000609DC"/>
    <w:rsid w:val="000610B9"/>
    <w:rsid w:val="000614C8"/>
    <w:rsid w:val="000616D9"/>
    <w:rsid w:val="00061C75"/>
    <w:rsid w:val="00061E1E"/>
    <w:rsid w:val="00061E48"/>
    <w:rsid w:val="00061E74"/>
    <w:rsid w:val="00061F0A"/>
    <w:rsid w:val="000623EE"/>
    <w:rsid w:val="000626CB"/>
    <w:rsid w:val="000627E4"/>
    <w:rsid w:val="00062AAE"/>
    <w:rsid w:val="00062D4A"/>
    <w:rsid w:val="00062E0B"/>
    <w:rsid w:val="00063035"/>
    <w:rsid w:val="00063047"/>
    <w:rsid w:val="00063405"/>
    <w:rsid w:val="00063BBA"/>
    <w:rsid w:val="00063D67"/>
    <w:rsid w:val="00063F38"/>
    <w:rsid w:val="00063F52"/>
    <w:rsid w:val="00064090"/>
    <w:rsid w:val="000644D4"/>
    <w:rsid w:val="00064A52"/>
    <w:rsid w:val="00065153"/>
    <w:rsid w:val="0006515E"/>
    <w:rsid w:val="0006541E"/>
    <w:rsid w:val="00065548"/>
    <w:rsid w:val="0006574A"/>
    <w:rsid w:val="0006587B"/>
    <w:rsid w:val="00065A4F"/>
    <w:rsid w:val="00065EEA"/>
    <w:rsid w:val="0006614B"/>
    <w:rsid w:val="0006634E"/>
    <w:rsid w:val="0006656E"/>
    <w:rsid w:val="000667F9"/>
    <w:rsid w:val="00066862"/>
    <w:rsid w:val="00066A6A"/>
    <w:rsid w:val="00066BB2"/>
    <w:rsid w:val="00066C19"/>
    <w:rsid w:val="00066DF1"/>
    <w:rsid w:val="000672FB"/>
    <w:rsid w:val="00067507"/>
    <w:rsid w:val="00067764"/>
    <w:rsid w:val="00067875"/>
    <w:rsid w:val="00067ABD"/>
    <w:rsid w:val="00067C48"/>
    <w:rsid w:val="00067E74"/>
    <w:rsid w:val="00067EB5"/>
    <w:rsid w:val="0007050E"/>
    <w:rsid w:val="0007064F"/>
    <w:rsid w:val="000706F9"/>
    <w:rsid w:val="00070947"/>
    <w:rsid w:val="0007094B"/>
    <w:rsid w:val="00070A2A"/>
    <w:rsid w:val="00070C71"/>
    <w:rsid w:val="00071381"/>
    <w:rsid w:val="000713E1"/>
    <w:rsid w:val="000714F1"/>
    <w:rsid w:val="000714FA"/>
    <w:rsid w:val="0007156B"/>
    <w:rsid w:val="0007180C"/>
    <w:rsid w:val="00071A91"/>
    <w:rsid w:val="00071E03"/>
    <w:rsid w:val="00071FF2"/>
    <w:rsid w:val="00072024"/>
    <w:rsid w:val="0007209E"/>
    <w:rsid w:val="000722D5"/>
    <w:rsid w:val="00072614"/>
    <w:rsid w:val="00072DEE"/>
    <w:rsid w:val="00073246"/>
    <w:rsid w:val="0007337D"/>
    <w:rsid w:val="000734C4"/>
    <w:rsid w:val="00073907"/>
    <w:rsid w:val="0007396E"/>
    <w:rsid w:val="00073E70"/>
    <w:rsid w:val="00073EB4"/>
    <w:rsid w:val="000740F4"/>
    <w:rsid w:val="000741CA"/>
    <w:rsid w:val="00074286"/>
    <w:rsid w:val="000742BF"/>
    <w:rsid w:val="00074C89"/>
    <w:rsid w:val="00074FCD"/>
    <w:rsid w:val="00075034"/>
    <w:rsid w:val="00075099"/>
    <w:rsid w:val="0007516F"/>
    <w:rsid w:val="00075981"/>
    <w:rsid w:val="00075AD3"/>
    <w:rsid w:val="00075C08"/>
    <w:rsid w:val="00075C1B"/>
    <w:rsid w:val="00075D37"/>
    <w:rsid w:val="00076225"/>
    <w:rsid w:val="00076310"/>
    <w:rsid w:val="00076A72"/>
    <w:rsid w:val="00076EDC"/>
    <w:rsid w:val="000777DE"/>
    <w:rsid w:val="00077B0E"/>
    <w:rsid w:val="00077ED9"/>
    <w:rsid w:val="00080D17"/>
    <w:rsid w:val="00080E97"/>
    <w:rsid w:val="00080F5A"/>
    <w:rsid w:val="0008179A"/>
    <w:rsid w:val="00081E10"/>
    <w:rsid w:val="00081ED5"/>
    <w:rsid w:val="00082034"/>
    <w:rsid w:val="0008211E"/>
    <w:rsid w:val="000821EC"/>
    <w:rsid w:val="00082618"/>
    <w:rsid w:val="000826F7"/>
    <w:rsid w:val="00082750"/>
    <w:rsid w:val="000828FB"/>
    <w:rsid w:val="0008298F"/>
    <w:rsid w:val="00082DD3"/>
    <w:rsid w:val="00083144"/>
    <w:rsid w:val="0008323C"/>
    <w:rsid w:val="000832F8"/>
    <w:rsid w:val="00083557"/>
    <w:rsid w:val="00083B8C"/>
    <w:rsid w:val="00083C80"/>
    <w:rsid w:val="00084053"/>
    <w:rsid w:val="00084121"/>
    <w:rsid w:val="00084157"/>
    <w:rsid w:val="0008429C"/>
    <w:rsid w:val="00084406"/>
    <w:rsid w:val="000852EE"/>
    <w:rsid w:val="00085442"/>
    <w:rsid w:val="00085588"/>
    <w:rsid w:val="000858A8"/>
    <w:rsid w:val="00085E1C"/>
    <w:rsid w:val="000860E0"/>
    <w:rsid w:val="0008619C"/>
    <w:rsid w:val="00086313"/>
    <w:rsid w:val="000866C6"/>
    <w:rsid w:val="00086709"/>
    <w:rsid w:val="00086C95"/>
    <w:rsid w:val="00086F8F"/>
    <w:rsid w:val="00086FCD"/>
    <w:rsid w:val="00086FE9"/>
    <w:rsid w:val="00087489"/>
    <w:rsid w:val="00087530"/>
    <w:rsid w:val="00087660"/>
    <w:rsid w:val="000877F6"/>
    <w:rsid w:val="00087CC4"/>
    <w:rsid w:val="00090168"/>
    <w:rsid w:val="000905DB"/>
    <w:rsid w:val="000906D9"/>
    <w:rsid w:val="0009092F"/>
    <w:rsid w:val="000909B1"/>
    <w:rsid w:val="00090E1D"/>
    <w:rsid w:val="00090F9B"/>
    <w:rsid w:val="000916B4"/>
    <w:rsid w:val="00091848"/>
    <w:rsid w:val="00091E1F"/>
    <w:rsid w:val="0009206E"/>
    <w:rsid w:val="00092087"/>
    <w:rsid w:val="0009210C"/>
    <w:rsid w:val="000923F4"/>
    <w:rsid w:val="00092432"/>
    <w:rsid w:val="00092F6A"/>
    <w:rsid w:val="00093013"/>
    <w:rsid w:val="000932D0"/>
    <w:rsid w:val="000932D4"/>
    <w:rsid w:val="000932E4"/>
    <w:rsid w:val="000934D7"/>
    <w:rsid w:val="00093675"/>
    <w:rsid w:val="00093823"/>
    <w:rsid w:val="0009392B"/>
    <w:rsid w:val="000939E7"/>
    <w:rsid w:val="0009408D"/>
    <w:rsid w:val="00094235"/>
    <w:rsid w:val="000945EC"/>
    <w:rsid w:val="00094710"/>
    <w:rsid w:val="00094818"/>
    <w:rsid w:val="00094A96"/>
    <w:rsid w:val="00094E68"/>
    <w:rsid w:val="000950C7"/>
    <w:rsid w:val="00095116"/>
    <w:rsid w:val="000955ED"/>
    <w:rsid w:val="0009574C"/>
    <w:rsid w:val="000959A1"/>
    <w:rsid w:val="00095CB2"/>
    <w:rsid w:val="00095E72"/>
    <w:rsid w:val="0009601A"/>
    <w:rsid w:val="00096251"/>
    <w:rsid w:val="00096263"/>
    <w:rsid w:val="00096373"/>
    <w:rsid w:val="0009660D"/>
    <w:rsid w:val="00096E3D"/>
    <w:rsid w:val="00096FF8"/>
    <w:rsid w:val="000971A6"/>
    <w:rsid w:val="00097529"/>
    <w:rsid w:val="00097E54"/>
    <w:rsid w:val="000A01D6"/>
    <w:rsid w:val="000A0361"/>
    <w:rsid w:val="000A09BC"/>
    <w:rsid w:val="000A0F43"/>
    <w:rsid w:val="000A1057"/>
    <w:rsid w:val="000A1690"/>
    <w:rsid w:val="000A189D"/>
    <w:rsid w:val="000A1B31"/>
    <w:rsid w:val="000A1BC9"/>
    <w:rsid w:val="000A264B"/>
    <w:rsid w:val="000A265D"/>
    <w:rsid w:val="000A2754"/>
    <w:rsid w:val="000A2880"/>
    <w:rsid w:val="000A2995"/>
    <w:rsid w:val="000A2ACA"/>
    <w:rsid w:val="000A31EA"/>
    <w:rsid w:val="000A34CE"/>
    <w:rsid w:val="000A3864"/>
    <w:rsid w:val="000A3A77"/>
    <w:rsid w:val="000A423A"/>
    <w:rsid w:val="000A43EA"/>
    <w:rsid w:val="000A449A"/>
    <w:rsid w:val="000A4569"/>
    <w:rsid w:val="000A4897"/>
    <w:rsid w:val="000A4C43"/>
    <w:rsid w:val="000A4EF4"/>
    <w:rsid w:val="000A5063"/>
    <w:rsid w:val="000A5451"/>
    <w:rsid w:val="000A5949"/>
    <w:rsid w:val="000A5C12"/>
    <w:rsid w:val="000A5D9B"/>
    <w:rsid w:val="000A5F13"/>
    <w:rsid w:val="000A6A2B"/>
    <w:rsid w:val="000A6C4A"/>
    <w:rsid w:val="000A6FAB"/>
    <w:rsid w:val="000A7241"/>
    <w:rsid w:val="000A7287"/>
    <w:rsid w:val="000A72F2"/>
    <w:rsid w:val="000A742A"/>
    <w:rsid w:val="000A74E1"/>
    <w:rsid w:val="000A77DD"/>
    <w:rsid w:val="000A77F7"/>
    <w:rsid w:val="000A78EF"/>
    <w:rsid w:val="000A7E00"/>
    <w:rsid w:val="000B012B"/>
    <w:rsid w:val="000B0328"/>
    <w:rsid w:val="000B0A49"/>
    <w:rsid w:val="000B0E91"/>
    <w:rsid w:val="000B0F64"/>
    <w:rsid w:val="000B1034"/>
    <w:rsid w:val="000B116E"/>
    <w:rsid w:val="000B139F"/>
    <w:rsid w:val="000B142A"/>
    <w:rsid w:val="000B1555"/>
    <w:rsid w:val="000B15D1"/>
    <w:rsid w:val="000B18B9"/>
    <w:rsid w:val="000B1985"/>
    <w:rsid w:val="000B1FA9"/>
    <w:rsid w:val="000B2035"/>
    <w:rsid w:val="000B2346"/>
    <w:rsid w:val="000B2417"/>
    <w:rsid w:val="000B25DD"/>
    <w:rsid w:val="000B290E"/>
    <w:rsid w:val="000B2D1B"/>
    <w:rsid w:val="000B2FDD"/>
    <w:rsid w:val="000B307D"/>
    <w:rsid w:val="000B3188"/>
    <w:rsid w:val="000B3442"/>
    <w:rsid w:val="000B35C9"/>
    <w:rsid w:val="000B3A71"/>
    <w:rsid w:val="000B3C0D"/>
    <w:rsid w:val="000B3C83"/>
    <w:rsid w:val="000B4137"/>
    <w:rsid w:val="000B4377"/>
    <w:rsid w:val="000B43DF"/>
    <w:rsid w:val="000B473B"/>
    <w:rsid w:val="000B4797"/>
    <w:rsid w:val="000B524F"/>
    <w:rsid w:val="000B58F9"/>
    <w:rsid w:val="000B5938"/>
    <w:rsid w:val="000B59EA"/>
    <w:rsid w:val="000B5A90"/>
    <w:rsid w:val="000B5C8B"/>
    <w:rsid w:val="000B5F1E"/>
    <w:rsid w:val="000B603A"/>
    <w:rsid w:val="000B616E"/>
    <w:rsid w:val="000B66A6"/>
    <w:rsid w:val="000B66DD"/>
    <w:rsid w:val="000B67F4"/>
    <w:rsid w:val="000B6934"/>
    <w:rsid w:val="000B697D"/>
    <w:rsid w:val="000B69FE"/>
    <w:rsid w:val="000B6C18"/>
    <w:rsid w:val="000B6D2F"/>
    <w:rsid w:val="000B6D5E"/>
    <w:rsid w:val="000B70F7"/>
    <w:rsid w:val="000B72A1"/>
    <w:rsid w:val="000B762B"/>
    <w:rsid w:val="000B7716"/>
    <w:rsid w:val="000B7B59"/>
    <w:rsid w:val="000B7E22"/>
    <w:rsid w:val="000C0501"/>
    <w:rsid w:val="000C0A67"/>
    <w:rsid w:val="000C0C66"/>
    <w:rsid w:val="000C10D9"/>
    <w:rsid w:val="000C11A5"/>
    <w:rsid w:val="000C1336"/>
    <w:rsid w:val="000C155E"/>
    <w:rsid w:val="000C1606"/>
    <w:rsid w:val="000C19B0"/>
    <w:rsid w:val="000C1E6A"/>
    <w:rsid w:val="000C1F0F"/>
    <w:rsid w:val="000C20ED"/>
    <w:rsid w:val="000C21AE"/>
    <w:rsid w:val="000C2AE7"/>
    <w:rsid w:val="000C2CA6"/>
    <w:rsid w:val="000C2F44"/>
    <w:rsid w:val="000C30CF"/>
    <w:rsid w:val="000C3227"/>
    <w:rsid w:val="000C3480"/>
    <w:rsid w:val="000C3E45"/>
    <w:rsid w:val="000C44BE"/>
    <w:rsid w:val="000C4679"/>
    <w:rsid w:val="000C4A01"/>
    <w:rsid w:val="000C4A49"/>
    <w:rsid w:val="000C4E1C"/>
    <w:rsid w:val="000C4F08"/>
    <w:rsid w:val="000C4FDA"/>
    <w:rsid w:val="000C513C"/>
    <w:rsid w:val="000C5462"/>
    <w:rsid w:val="000C551B"/>
    <w:rsid w:val="000C5745"/>
    <w:rsid w:val="000C5986"/>
    <w:rsid w:val="000C5A9A"/>
    <w:rsid w:val="000C5C92"/>
    <w:rsid w:val="000C5D4C"/>
    <w:rsid w:val="000C5F39"/>
    <w:rsid w:val="000C5F45"/>
    <w:rsid w:val="000C615E"/>
    <w:rsid w:val="000C66D2"/>
    <w:rsid w:val="000C679D"/>
    <w:rsid w:val="000C6A0A"/>
    <w:rsid w:val="000C6D05"/>
    <w:rsid w:val="000C6F4A"/>
    <w:rsid w:val="000C707C"/>
    <w:rsid w:val="000C74DE"/>
    <w:rsid w:val="000C75B4"/>
    <w:rsid w:val="000C7988"/>
    <w:rsid w:val="000D0034"/>
    <w:rsid w:val="000D0392"/>
    <w:rsid w:val="000D07A6"/>
    <w:rsid w:val="000D099A"/>
    <w:rsid w:val="000D134F"/>
    <w:rsid w:val="000D161F"/>
    <w:rsid w:val="000D1D51"/>
    <w:rsid w:val="000D1E96"/>
    <w:rsid w:val="000D1F31"/>
    <w:rsid w:val="000D26C3"/>
    <w:rsid w:val="000D292E"/>
    <w:rsid w:val="000D2935"/>
    <w:rsid w:val="000D29EC"/>
    <w:rsid w:val="000D2C81"/>
    <w:rsid w:val="000D31B2"/>
    <w:rsid w:val="000D31F9"/>
    <w:rsid w:val="000D32DD"/>
    <w:rsid w:val="000D335D"/>
    <w:rsid w:val="000D339A"/>
    <w:rsid w:val="000D34E1"/>
    <w:rsid w:val="000D359A"/>
    <w:rsid w:val="000D35A8"/>
    <w:rsid w:val="000D3C38"/>
    <w:rsid w:val="000D427E"/>
    <w:rsid w:val="000D4964"/>
    <w:rsid w:val="000D4A92"/>
    <w:rsid w:val="000D4ACB"/>
    <w:rsid w:val="000D4B0C"/>
    <w:rsid w:val="000D4F30"/>
    <w:rsid w:val="000D507A"/>
    <w:rsid w:val="000D53A6"/>
    <w:rsid w:val="000D55D6"/>
    <w:rsid w:val="000D56FE"/>
    <w:rsid w:val="000D5771"/>
    <w:rsid w:val="000D57BB"/>
    <w:rsid w:val="000D58E6"/>
    <w:rsid w:val="000D5936"/>
    <w:rsid w:val="000D5997"/>
    <w:rsid w:val="000D59D4"/>
    <w:rsid w:val="000D606B"/>
    <w:rsid w:val="000D6145"/>
    <w:rsid w:val="000D615B"/>
    <w:rsid w:val="000D628E"/>
    <w:rsid w:val="000D6B83"/>
    <w:rsid w:val="000D6CFD"/>
    <w:rsid w:val="000D7056"/>
    <w:rsid w:val="000D7287"/>
    <w:rsid w:val="000D7693"/>
    <w:rsid w:val="000D76A3"/>
    <w:rsid w:val="000D7755"/>
    <w:rsid w:val="000D790A"/>
    <w:rsid w:val="000D7AF5"/>
    <w:rsid w:val="000D7CF2"/>
    <w:rsid w:val="000D7DC5"/>
    <w:rsid w:val="000D7DC9"/>
    <w:rsid w:val="000E01EB"/>
    <w:rsid w:val="000E0343"/>
    <w:rsid w:val="000E0684"/>
    <w:rsid w:val="000E07DE"/>
    <w:rsid w:val="000E08CF"/>
    <w:rsid w:val="000E0969"/>
    <w:rsid w:val="000E0A11"/>
    <w:rsid w:val="000E0F0E"/>
    <w:rsid w:val="000E10A4"/>
    <w:rsid w:val="000E183A"/>
    <w:rsid w:val="000E1B9C"/>
    <w:rsid w:val="000E1CDF"/>
    <w:rsid w:val="000E2168"/>
    <w:rsid w:val="000E21A6"/>
    <w:rsid w:val="000E22CB"/>
    <w:rsid w:val="000E23AC"/>
    <w:rsid w:val="000E2732"/>
    <w:rsid w:val="000E2E35"/>
    <w:rsid w:val="000E325E"/>
    <w:rsid w:val="000E33FE"/>
    <w:rsid w:val="000E3403"/>
    <w:rsid w:val="000E3490"/>
    <w:rsid w:val="000E35B6"/>
    <w:rsid w:val="000E362E"/>
    <w:rsid w:val="000E4541"/>
    <w:rsid w:val="000E4CDC"/>
    <w:rsid w:val="000E50B2"/>
    <w:rsid w:val="000E5194"/>
    <w:rsid w:val="000E5547"/>
    <w:rsid w:val="000E5B7C"/>
    <w:rsid w:val="000E5DA7"/>
    <w:rsid w:val="000E5FE0"/>
    <w:rsid w:val="000E608A"/>
    <w:rsid w:val="000E60B6"/>
    <w:rsid w:val="000E62E8"/>
    <w:rsid w:val="000E6BE9"/>
    <w:rsid w:val="000E6CA5"/>
    <w:rsid w:val="000E71C9"/>
    <w:rsid w:val="000E731A"/>
    <w:rsid w:val="000E751A"/>
    <w:rsid w:val="000E7B43"/>
    <w:rsid w:val="000E7BC8"/>
    <w:rsid w:val="000E7FE3"/>
    <w:rsid w:val="000F0177"/>
    <w:rsid w:val="000F032C"/>
    <w:rsid w:val="000F037E"/>
    <w:rsid w:val="000F0610"/>
    <w:rsid w:val="000F0636"/>
    <w:rsid w:val="000F0A82"/>
    <w:rsid w:val="000F0D65"/>
    <w:rsid w:val="000F0F2B"/>
    <w:rsid w:val="000F0F73"/>
    <w:rsid w:val="000F1236"/>
    <w:rsid w:val="000F1761"/>
    <w:rsid w:val="000F1901"/>
    <w:rsid w:val="000F1E3C"/>
    <w:rsid w:val="000F1E8E"/>
    <w:rsid w:val="000F203C"/>
    <w:rsid w:val="000F21E5"/>
    <w:rsid w:val="000F254A"/>
    <w:rsid w:val="000F263E"/>
    <w:rsid w:val="000F29F2"/>
    <w:rsid w:val="000F2B34"/>
    <w:rsid w:val="000F3688"/>
    <w:rsid w:val="000F36BE"/>
    <w:rsid w:val="000F3B63"/>
    <w:rsid w:val="000F42B0"/>
    <w:rsid w:val="000F4341"/>
    <w:rsid w:val="000F4A40"/>
    <w:rsid w:val="000F4B4A"/>
    <w:rsid w:val="000F4B87"/>
    <w:rsid w:val="000F4E12"/>
    <w:rsid w:val="000F4E99"/>
    <w:rsid w:val="000F5248"/>
    <w:rsid w:val="000F530A"/>
    <w:rsid w:val="000F5974"/>
    <w:rsid w:val="000F59CD"/>
    <w:rsid w:val="000F5CC4"/>
    <w:rsid w:val="000F5CD0"/>
    <w:rsid w:val="000F5E17"/>
    <w:rsid w:val="000F5FA4"/>
    <w:rsid w:val="000F6125"/>
    <w:rsid w:val="000F631F"/>
    <w:rsid w:val="000F63CE"/>
    <w:rsid w:val="000F6875"/>
    <w:rsid w:val="000F6910"/>
    <w:rsid w:val="000F6981"/>
    <w:rsid w:val="000F6C75"/>
    <w:rsid w:val="000F6F92"/>
    <w:rsid w:val="000F7161"/>
    <w:rsid w:val="000F7834"/>
    <w:rsid w:val="000F7D33"/>
    <w:rsid w:val="000F7EE7"/>
    <w:rsid w:val="00100066"/>
    <w:rsid w:val="00100113"/>
    <w:rsid w:val="001001AE"/>
    <w:rsid w:val="001003DF"/>
    <w:rsid w:val="0010081E"/>
    <w:rsid w:val="001011AF"/>
    <w:rsid w:val="001013B3"/>
    <w:rsid w:val="001015EE"/>
    <w:rsid w:val="00101847"/>
    <w:rsid w:val="00101A0F"/>
    <w:rsid w:val="00101BB5"/>
    <w:rsid w:val="00101C5D"/>
    <w:rsid w:val="00102102"/>
    <w:rsid w:val="0010231F"/>
    <w:rsid w:val="0010246F"/>
    <w:rsid w:val="001024FB"/>
    <w:rsid w:val="001025CF"/>
    <w:rsid w:val="0010262F"/>
    <w:rsid w:val="0010271C"/>
    <w:rsid w:val="00102999"/>
    <w:rsid w:val="00102BDD"/>
    <w:rsid w:val="00102FE1"/>
    <w:rsid w:val="00103041"/>
    <w:rsid w:val="00103545"/>
    <w:rsid w:val="001035F5"/>
    <w:rsid w:val="001037FB"/>
    <w:rsid w:val="00103E5E"/>
    <w:rsid w:val="00103F9A"/>
    <w:rsid w:val="001049AB"/>
    <w:rsid w:val="00104B04"/>
    <w:rsid w:val="00104B37"/>
    <w:rsid w:val="00104CFC"/>
    <w:rsid w:val="001050F5"/>
    <w:rsid w:val="001051B3"/>
    <w:rsid w:val="001051DE"/>
    <w:rsid w:val="00105818"/>
    <w:rsid w:val="00105C15"/>
    <w:rsid w:val="00106079"/>
    <w:rsid w:val="0010609D"/>
    <w:rsid w:val="00106100"/>
    <w:rsid w:val="0010617F"/>
    <w:rsid w:val="00106338"/>
    <w:rsid w:val="0010685C"/>
    <w:rsid w:val="00106867"/>
    <w:rsid w:val="00106E26"/>
    <w:rsid w:val="00107031"/>
    <w:rsid w:val="00107078"/>
    <w:rsid w:val="00107754"/>
    <w:rsid w:val="001077E2"/>
    <w:rsid w:val="00107DBA"/>
    <w:rsid w:val="001100B3"/>
    <w:rsid w:val="00110212"/>
    <w:rsid w:val="00110345"/>
    <w:rsid w:val="0011074B"/>
    <w:rsid w:val="00110DC0"/>
    <w:rsid w:val="00110F17"/>
    <w:rsid w:val="0011126F"/>
    <w:rsid w:val="00111292"/>
    <w:rsid w:val="00111465"/>
    <w:rsid w:val="001114AE"/>
    <w:rsid w:val="00111557"/>
    <w:rsid w:val="001121B1"/>
    <w:rsid w:val="0011228C"/>
    <w:rsid w:val="001122E3"/>
    <w:rsid w:val="00112684"/>
    <w:rsid w:val="00112849"/>
    <w:rsid w:val="00112A12"/>
    <w:rsid w:val="00112CBD"/>
    <w:rsid w:val="00113044"/>
    <w:rsid w:val="00113203"/>
    <w:rsid w:val="0011391C"/>
    <w:rsid w:val="001139F8"/>
    <w:rsid w:val="00113B81"/>
    <w:rsid w:val="00113B82"/>
    <w:rsid w:val="00113CE0"/>
    <w:rsid w:val="00113E55"/>
    <w:rsid w:val="00114083"/>
    <w:rsid w:val="00114563"/>
    <w:rsid w:val="001146C7"/>
    <w:rsid w:val="001147B0"/>
    <w:rsid w:val="00114981"/>
    <w:rsid w:val="00114A7B"/>
    <w:rsid w:val="00114BC2"/>
    <w:rsid w:val="001155C9"/>
    <w:rsid w:val="00115661"/>
    <w:rsid w:val="00115E8D"/>
    <w:rsid w:val="00115F82"/>
    <w:rsid w:val="00116616"/>
    <w:rsid w:val="001173DF"/>
    <w:rsid w:val="0011742A"/>
    <w:rsid w:val="0011743B"/>
    <w:rsid w:val="00117640"/>
    <w:rsid w:val="00117AD3"/>
    <w:rsid w:val="00117E9E"/>
    <w:rsid w:val="00117F79"/>
    <w:rsid w:val="001201D7"/>
    <w:rsid w:val="0012030A"/>
    <w:rsid w:val="0012065E"/>
    <w:rsid w:val="0012075D"/>
    <w:rsid w:val="00120831"/>
    <w:rsid w:val="001209C3"/>
    <w:rsid w:val="00120C4B"/>
    <w:rsid w:val="00120CE3"/>
    <w:rsid w:val="00120D6F"/>
    <w:rsid w:val="00121017"/>
    <w:rsid w:val="0012101F"/>
    <w:rsid w:val="0012109D"/>
    <w:rsid w:val="001211F9"/>
    <w:rsid w:val="0012169B"/>
    <w:rsid w:val="00121F83"/>
    <w:rsid w:val="0012220C"/>
    <w:rsid w:val="00122510"/>
    <w:rsid w:val="0012291A"/>
    <w:rsid w:val="0012343F"/>
    <w:rsid w:val="0012359D"/>
    <w:rsid w:val="0012368F"/>
    <w:rsid w:val="00123D7E"/>
    <w:rsid w:val="00123E1A"/>
    <w:rsid w:val="00124522"/>
    <w:rsid w:val="001248D8"/>
    <w:rsid w:val="00124CEA"/>
    <w:rsid w:val="00124DD7"/>
    <w:rsid w:val="001250CE"/>
    <w:rsid w:val="001257F2"/>
    <w:rsid w:val="00125868"/>
    <w:rsid w:val="00125BB1"/>
    <w:rsid w:val="00125C28"/>
    <w:rsid w:val="00125C45"/>
    <w:rsid w:val="00125EA3"/>
    <w:rsid w:val="00125F5E"/>
    <w:rsid w:val="0012608E"/>
    <w:rsid w:val="001260D1"/>
    <w:rsid w:val="0012614A"/>
    <w:rsid w:val="00126C6B"/>
    <w:rsid w:val="00126F6F"/>
    <w:rsid w:val="001270AD"/>
    <w:rsid w:val="0012745A"/>
    <w:rsid w:val="0012754A"/>
    <w:rsid w:val="0012755A"/>
    <w:rsid w:val="00127790"/>
    <w:rsid w:val="00127864"/>
    <w:rsid w:val="00127B72"/>
    <w:rsid w:val="00127DA8"/>
    <w:rsid w:val="00127DE2"/>
    <w:rsid w:val="00127E76"/>
    <w:rsid w:val="001302A8"/>
    <w:rsid w:val="00130964"/>
    <w:rsid w:val="00130E7A"/>
    <w:rsid w:val="00130F79"/>
    <w:rsid w:val="0013105F"/>
    <w:rsid w:val="0013127D"/>
    <w:rsid w:val="001312FE"/>
    <w:rsid w:val="00131414"/>
    <w:rsid w:val="00131647"/>
    <w:rsid w:val="0013180C"/>
    <w:rsid w:val="001318AC"/>
    <w:rsid w:val="00131F5B"/>
    <w:rsid w:val="00131F67"/>
    <w:rsid w:val="00132794"/>
    <w:rsid w:val="00132B1A"/>
    <w:rsid w:val="00132BA5"/>
    <w:rsid w:val="00132D27"/>
    <w:rsid w:val="00132D64"/>
    <w:rsid w:val="00132E2B"/>
    <w:rsid w:val="0013323A"/>
    <w:rsid w:val="0013342D"/>
    <w:rsid w:val="00133807"/>
    <w:rsid w:val="001339C8"/>
    <w:rsid w:val="00133BCB"/>
    <w:rsid w:val="00133BD2"/>
    <w:rsid w:val="00133C0B"/>
    <w:rsid w:val="00133EE1"/>
    <w:rsid w:val="00133F32"/>
    <w:rsid w:val="00134174"/>
    <w:rsid w:val="0013453E"/>
    <w:rsid w:val="00134F02"/>
    <w:rsid w:val="001354E0"/>
    <w:rsid w:val="00135B00"/>
    <w:rsid w:val="00136811"/>
    <w:rsid w:val="00136C52"/>
    <w:rsid w:val="00136D24"/>
    <w:rsid w:val="0013716A"/>
    <w:rsid w:val="001372BF"/>
    <w:rsid w:val="001374C6"/>
    <w:rsid w:val="00137651"/>
    <w:rsid w:val="001378E5"/>
    <w:rsid w:val="00137A95"/>
    <w:rsid w:val="00137FDA"/>
    <w:rsid w:val="00140117"/>
    <w:rsid w:val="00140382"/>
    <w:rsid w:val="00140703"/>
    <w:rsid w:val="00140BDF"/>
    <w:rsid w:val="00140D7D"/>
    <w:rsid w:val="00141099"/>
    <w:rsid w:val="0014115A"/>
    <w:rsid w:val="00141446"/>
    <w:rsid w:val="001416A4"/>
    <w:rsid w:val="00141984"/>
    <w:rsid w:val="00141A23"/>
    <w:rsid w:val="00141A37"/>
    <w:rsid w:val="00141B2A"/>
    <w:rsid w:val="00141C6D"/>
    <w:rsid w:val="00141D2F"/>
    <w:rsid w:val="001421BB"/>
    <w:rsid w:val="001428C8"/>
    <w:rsid w:val="00142C27"/>
    <w:rsid w:val="00142C37"/>
    <w:rsid w:val="00142CB4"/>
    <w:rsid w:val="00142FEF"/>
    <w:rsid w:val="001432BC"/>
    <w:rsid w:val="00143A54"/>
    <w:rsid w:val="00143DCA"/>
    <w:rsid w:val="00143E92"/>
    <w:rsid w:val="00143EEB"/>
    <w:rsid w:val="00143F4C"/>
    <w:rsid w:val="00144441"/>
    <w:rsid w:val="001446EE"/>
    <w:rsid w:val="001447CE"/>
    <w:rsid w:val="0014483F"/>
    <w:rsid w:val="00144952"/>
    <w:rsid w:val="00144AD3"/>
    <w:rsid w:val="00144C0E"/>
    <w:rsid w:val="001451A3"/>
    <w:rsid w:val="001455FE"/>
    <w:rsid w:val="00145A23"/>
    <w:rsid w:val="00145D5B"/>
    <w:rsid w:val="00145F13"/>
    <w:rsid w:val="00145FA9"/>
    <w:rsid w:val="00146117"/>
    <w:rsid w:val="001463F5"/>
    <w:rsid w:val="00146411"/>
    <w:rsid w:val="001464D9"/>
    <w:rsid w:val="00146592"/>
    <w:rsid w:val="001465DA"/>
    <w:rsid w:val="00146662"/>
    <w:rsid w:val="0014671D"/>
    <w:rsid w:val="001468C3"/>
    <w:rsid w:val="00146BC6"/>
    <w:rsid w:val="00146D1D"/>
    <w:rsid w:val="00146DCB"/>
    <w:rsid w:val="00147294"/>
    <w:rsid w:val="001479F7"/>
    <w:rsid w:val="00147A99"/>
    <w:rsid w:val="00147F64"/>
    <w:rsid w:val="00147F7B"/>
    <w:rsid w:val="0015031B"/>
    <w:rsid w:val="00150E93"/>
    <w:rsid w:val="00151011"/>
    <w:rsid w:val="0015104F"/>
    <w:rsid w:val="00151636"/>
    <w:rsid w:val="00151D24"/>
    <w:rsid w:val="00151D88"/>
    <w:rsid w:val="0015206E"/>
    <w:rsid w:val="00152245"/>
    <w:rsid w:val="001524EE"/>
    <w:rsid w:val="00152727"/>
    <w:rsid w:val="0015280B"/>
    <w:rsid w:val="001528F4"/>
    <w:rsid w:val="00152981"/>
    <w:rsid w:val="00152EAB"/>
    <w:rsid w:val="001532B3"/>
    <w:rsid w:val="0015339F"/>
    <w:rsid w:val="0015341A"/>
    <w:rsid w:val="00153517"/>
    <w:rsid w:val="00153B90"/>
    <w:rsid w:val="00153C51"/>
    <w:rsid w:val="00153D26"/>
    <w:rsid w:val="00153D2E"/>
    <w:rsid w:val="00153F54"/>
    <w:rsid w:val="00153F87"/>
    <w:rsid w:val="00153FAD"/>
    <w:rsid w:val="001541B8"/>
    <w:rsid w:val="001545C9"/>
    <w:rsid w:val="001549B9"/>
    <w:rsid w:val="00154AD0"/>
    <w:rsid w:val="00154C08"/>
    <w:rsid w:val="00154C2B"/>
    <w:rsid w:val="0015530F"/>
    <w:rsid w:val="001553CB"/>
    <w:rsid w:val="001553E0"/>
    <w:rsid w:val="00155684"/>
    <w:rsid w:val="001557ED"/>
    <w:rsid w:val="001562F5"/>
    <w:rsid w:val="0015635D"/>
    <w:rsid w:val="00156626"/>
    <w:rsid w:val="00156730"/>
    <w:rsid w:val="001568FA"/>
    <w:rsid w:val="00156A20"/>
    <w:rsid w:val="00156A6E"/>
    <w:rsid w:val="00156B86"/>
    <w:rsid w:val="00156CA3"/>
    <w:rsid w:val="00156D46"/>
    <w:rsid w:val="00156DED"/>
    <w:rsid w:val="00156F7E"/>
    <w:rsid w:val="0015710F"/>
    <w:rsid w:val="0015783E"/>
    <w:rsid w:val="00157878"/>
    <w:rsid w:val="001579ED"/>
    <w:rsid w:val="00157DFF"/>
    <w:rsid w:val="001601C5"/>
    <w:rsid w:val="0016061A"/>
    <w:rsid w:val="00160AF8"/>
    <w:rsid w:val="00160B18"/>
    <w:rsid w:val="00160C0D"/>
    <w:rsid w:val="00160DBC"/>
    <w:rsid w:val="00160EF0"/>
    <w:rsid w:val="00160FAC"/>
    <w:rsid w:val="00161015"/>
    <w:rsid w:val="001612DC"/>
    <w:rsid w:val="00161659"/>
    <w:rsid w:val="00161810"/>
    <w:rsid w:val="001618F9"/>
    <w:rsid w:val="00161AAF"/>
    <w:rsid w:val="00161B5F"/>
    <w:rsid w:val="00161BEA"/>
    <w:rsid w:val="00161C98"/>
    <w:rsid w:val="00161CD6"/>
    <w:rsid w:val="001622BB"/>
    <w:rsid w:val="0016298D"/>
    <w:rsid w:val="00162B8A"/>
    <w:rsid w:val="00162BDE"/>
    <w:rsid w:val="00162E17"/>
    <w:rsid w:val="00162EA9"/>
    <w:rsid w:val="00162EE7"/>
    <w:rsid w:val="00163094"/>
    <w:rsid w:val="0016309A"/>
    <w:rsid w:val="001636E3"/>
    <w:rsid w:val="0016398B"/>
    <w:rsid w:val="00163CB6"/>
    <w:rsid w:val="00164AC5"/>
    <w:rsid w:val="00164AE5"/>
    <w:rsid w:val="001655D4"/>
    <w:rsid w:val="001655E2"/>
    <w:rsid w:val="001655F6"/>
    <w:rsid w:val="0016560C"/>
    <w:rsid w:val="001656E3"/>
    <w:rsid w:val="001657C0"/>
    <w:rsid w:val="001657DF"/>
    <w:rsid w:val="001661AC"/>
    <w:rsid w:val="00166312"/>
    <w:rsid w:val="00166941"/>
    <w:rsid w:val="0016696E"/>
    <w:rsid w:val="00166F6B"/>
    <w:rsid w:val="0016703A"/>
    <w:rsid w:val="00167147"/>
    <w:rsid w:val="00167434"/>
    <w:rsid w:val="00167440"/>
    <w:rsid w:val="00167550"/>
    <w:rsid w:val="001679F5"/>
    <w:rsid w:val="00167B34"/>
    <w:rsid w:val="00167FF5"/>
    <w:rsid w:val="00170285"/>
    <w:rsid w:val="00170333"/>
    <w:rsid w:val="00170337"/>
    <w:rsid w:val="00170453"/>
    <w:rsid w:val="0017093B"/>
    <w:rsid w:val="00170C6C"/>
    <w:rsid w:val="00170CF1"/>
    <w:rsid w:val="00170D55"/>
    <w:rsid w:val="0017126D"/>
    <w:rsid w:val="00171324"/>
    <w:rsid w:val="00171621"/>
    <w:rsid w:val="00171832"/>
    <w:rsid w:val="00171B64"/>
    <w:rsid w:val="00172621"/>
    <w:rsid w:val="00172AA4"/>
    <w:rsid w:val="00172BC9"/>
    <w:rsid w:val="00172BD3"/>
    <w:rsid w:val="00172F1E"/>
    <w:rsid w:val="00173245"/>
    <w:rsid w:val="001733BB"/>
    <w:rsid w:val="001734E3"/>
    <w:rsid w:val="0017358B"/>
    <w:rsid w:val="001737ED"/>
    <w:rsid w:val="00173A5B"/>
    <w:rsid w:val="00173B79"/>
    <w:rsid w:val="00173E8B"/>
    <w:rsid w:val="00174815"/>
    <w:rsid w:val="00174B7C"/>
    <w:rsid w:val="00174CDB"/>
    <w:rsid w:val="00174DC9"/>
    <w:rsid w:val="00174F0A"/>
    <w:rsid w:val="00174F9C"/>
    <w:rsid w:val="001753C1"/>
    <w:rsid w:val="00175794"/>
    <w:rsid w:val="00175967"/>
    <w:rsid w:val="00175A65"/>
    <w:rsid w:val="00175FBD"/>
    <w:rsid w:val="00176344"/>
    <w:rsid w:val="00176546"/>
    <w:rsid w:val="0017686D"/>
    <w:rsid w:val="00177327"/>
    <w:rsid w:val="001773B2"/>
    <w:rsid w:val="00177411"/>
    <w:rsid w:val="00177592"/>
    <w:rsid w:val="001777AB"/>
    <w:rsid w:val="001777CD"/>
    <w:rsid w:val="001778F6"/>
    <w:rsid w:val="00177CFB"/>
    <w:rsid w:val="00177E52"/>
    <w:rsid w:val="00180183"/>
    <w:rsid w:val="00180278"/>
    <w:rsid w:val="001808ED"/>
    <w:rsid w:val="0018108B"/>
    <w:rsid w:val="00181117"/>
    <w:rsid w:val="001813A3"/>
    <w:rsid w:val="00181588"/>
    <w:rsid w:val="0018166F"/>
    <w:rsid w:val="00181716"/>
    <w:rsid w:val="001817DE"/>
    <w:rsid w:val="00181CA0"/>
    <w:rsid w:val="0018207E"/>
    <w:rsid w:val="00182500"/>
    <w:rsid w:val="0018261E"/>
    <w:rsid w:val="0018297E"/>
    <w:rsid w:val="001829C4"/>
    <w:rsid w:val="00182F5F"/>
    <w:rsid w:val="00182FAC"/>
    <w:rsid w:val="00183895"/>
    <w:rsid w:val="00183903"/>
    <w:rsid w:val="00183CE3"/>
    <w:rsid w:val="00184254"/>
    <w:rsid w:val="001844AC"/>
    <w:rsid w:val="001845B3"/>
    <w:rsid w:val="00184860"/>
    <w:rsid w:val="00184A4B"/>
    <w:rsid w:val="00184CD6"/>
    <w:rsid w:val="0018506C"/>
    <w:rsid w:val="001857F9"/>
    <w:rsid w:val="0018580C"/>
    <w:rsid w:val="00185A79"/>
    <w:rsid w:val="00185AB9"/>
    <w:rsid w:val="00185AF9"/>
    <w:rsid w:val="00185B69"/>
    <w:rsid w:val="00185D88"/>
    <w:rsid w:val="001860B8"/>
    <w:rsid w:val="0018645B"/>
    <w:rsid w:val="001865A0"/>
    <w:rsid w:val="001865AA"/>
    <w:rsid w:val="00186737"/>
    <w:rsid w:val="00186D35"/>
    <w:rsid w:val="001871A4"/>
    <w:rsid w:val="0018729E"/>
    <w:rsid w:val="001873EC"/>
    <w:rsid w:val="001879FA"/>
    <w:rsid w:val="00187B76"/>
    <w:rsid w:val="00187BD8"/>
    <w:rsid w:val="00187DC0"/>
    <w:rsid w:val="00187DF4"/>
    <w:rsid w:val="00187F48"/>
    <w:rsid w:val="00190302"/>
    <w:rsid w:val="00190421"/>
    <w:rsid w:val="00190739"/>
    <w:rsid w:val="00190A8F"/>
    <w:rsid w:val="00190C6B"/>
    <w:rsid w:val="00190E3D"/>
    <w:rsid w:val="0019108F"/>
    <w:rsid w:val="00191162"/>
    <w:rsid w:val="0019143C"/>
    <w:rsid w:val="001918FA"/>
    <w:rsid w:val="0019201C"/>
    <w:rsid w:val="0019237A"/>
    <w:rsid w:val="001923B5"/>
    <w:rsid w:val="0019268C"/>
    <w:rsid w:val="00192A5D"/>
    <w:rsid w:val="00192DB6"/>
    <w:rsid w:val="00192FD2"/>
    <w:rsid w:val="00193055"/>
    <w:rsid w:val="001933DA"/>
    <w:rsid w:val="00193446"/>
    <w:rsid w:val="00193721"/>
    <w:rsid w:val="00193AF9"/>
    <w:rsid w:val="00193E81"/>
    <w:rsid w:val="0019408F"/>
    <w:rsid w:val="0019461D"/>
    <w:rsid w:val="0019465E"/>
    <w:rsid w:val="00194B5C"/>
    <w:rsid w:val="00194C3C"/>
    <w:rsid w:val="00194E87"/>
    <w:rsid w:val="00195DB5"/>
    <w:rsid w:val="00195F70"/>
    <w:rsid w:val="00195FDA"/>
    <w:rsid w:val="0019631C"/>
    <w:rsid w:val="001963CC"/>
    <w:rsid w:val="001966F7"/>
    <w:rsid w:val="001967AA"/>
    <w:rsid w:val="0019699D"/>
    <w:rsid w:val="00196B86"/>
    <w:rsid w:val="00196F37"/>
    <w:rsid w:val="001975C9"/>
    <w:rsid w:val="00197740"/>
    <w:rsid w:val="00197D14"/>
    <w:rsid w:val="001A002B"/>
    <w:rsid w:val="001A032C"/>
    <w:rsid w:val="001A0330"/>
    <w:rsid w:val="001A0383"/>
    <w:rsid w:val="001A038F"/>
    <w:rsid w:val="001A0545"/>
    <w:rsid w:val="001A0560"/>
    <w:rsid w:val="001A07F2"/>
    <w:rsid w:val="001A0BBC"/>
    <w:rsid w:val="001A0E2F"/>
    <w:rsid w:val="001A1263"/>
    <w:rsid w:val="001A15D2"/>
    <w:rsid w:val="001A16CE"/>
    <w:rsid w:val="001A16D6"/>
    <w:rsid w:val="001A1866"/>
    <w:rsid w:val="001A19DA"/>
    <w:rsid w:val="001A1DD7"/>
    <w:rsid w:val="001A23D0"/>
    <w:rsid w:val="001A27B4"/>
    <w:rsid w:val="001A291E"/>
    <w:rsid w:val="001A2D61"/>
    <w:rsid w:val="001A2E7C"/>
    <w:rsid w:val="001A31D9"/>
    <w:rsid w:val="001A31FE"/>
    <w:rsid w:val="001A32B0"/>
    <w:rsid w:val="001A337E"/>
    <w:rsid w:val="001A34E2"/>
    <w:rsid w:val="001A3675"/>
    <w:rsid w:val="001A378B"/>
    <w:rsid w:val="001A3806"/>
    <w:rsid w:val="001A3CEB"/>
    <w:rsid w:val="001A3F45"/>
    <w:rsid w:val="001A4239"/>
    <w:rsid w:val="001A4511"/>
    <w:rsid w:val="001A467E"/>
    <w:rsid w:val="001A4AB3"/>
    <w:rsid w:val="001A4AF6"/>
    <w:rsid w:val="001A5012"/>
    <w:rsid w:val="001A5455"/>
    <w:rsid w:val="001A558D"/>
    <w:rsid w:val="001A55FD"/>
    <w:rsid w:val="001A5758"/>
    <w:rsid w:val="001A5A04"/>
    <w:rsid w:val="001A6166"/>
    <w:rsid w:val="001A63EF"/>
    <w:rsid w:val="001A64AA"/>
    <w:rsid w:val="001A6652"/>
    <w:rsid w:val="001A69AF"/>
    <w:rsid w:val="001A6DB0"/>
    <w:rsid w:val="001A7049"/>
    <w:rsid w:val="001A7055"/>
    <w:rsid w:val="001A72FC"/>
    <w:rsid w:val="001A73AE"/>
    <w:rsid w:val="001A74E4"/>
    <w:rsid w:val="001A782F"/>
    <w:rsid w:val="001A797A"/>
    <w:rsid w:val="001B0344"/>
    <w:rsid w:val="001B0466"/>
    <w:rsid w:val="001B14D5"/>
    <w:rsid w:val="001B1AC5"/>
    <w:rsid w:val="001B1D61"/>
    <w:rsid w:val="001B1E2E"/>
    <w:rsid w:val="001B1ECD"/>
    <w:rsid w:val="001B1F5C"/>
    <w:rsid w:val="001B20D5"/>
    <w:rsid w:val="001B253D"/>
    <w:rsid w:val="001B28EE"/>
    <w:rsid w:val="001B2981"/>
    <w:rsid w:val="001B2AA8"/>
    <w:rsid w:val="001B2B1D"/>
    <w:rsid w:val="001B33D9"/>
    <w:rsid w:val="001B39CE"/>
    <w:rsid w:val="001B3DAE"/>
    <w:rsid w:val="001B3F2E"/>
    <w:rsid w:val="001B470F"/>
    <w:rsid w:val="001B48B6"/>
    <w:rsid w:val="001B4A40"/>
    <w:rsid w:val="001B53A2"/>
    <w:rsid w:val="001B5970"/>
    <w:rsid w:val="001B5A03"/>
    <w:rsid w:val="001B5B4C"/>
    <w:rsid w:val="001B5D97"/>
    <w:rsid w:val="001B5F75"/>
    <w:rsid w:val="001B6176"/>
    <w:rsid w:val="001B62D4"/>
    <w:rsid w:val="001B6532"/>
    <w:rsid w:val="001B697B"/>
    <w:rsid w:val="001B6ECD"/>
    <w:rsid w:val="001B7170"/>
    <w:rsid w:val="001B7301"/>
    <w:rsid w:val="001B76ED"/>
    <w:rsid w:val="001B7FCD"/>
    <w:rsid w:val="001C0106"/>
    <w:rsid w:val="001C0142"/>
    <w:rsid w:val="001C07C1"/>
    <w:rsid w:val="001C0944"/>
    <w:rsid w:val="001C0A91"/>
    <w:rsid w:val="001C0CD3"/>
    <w:rsid w:val="001C10D7"/>
    <w:rsid w:val="001C11C1"/>
    <w:rsid w:val="001C1692"/>
    <w:rsid w:val="001C1AF7"/>
    <w:rsid w:val="001C1C26"/>
    <w:rsid w:val="001C22DB"/>
    <w:rsid w:val="001C2397"/>
    <w:rsid w:val="001C25A0"/>
    <w:rsid w:val="001C2B61"/>
    <w:rsid w:val="001C2BC4"/>
    <w:rsid w:val="001C2CFB"/>
    <w:rsid w:val="001C2E98"/>
    <w:rsid w:val="001C371E"/>
    <w:rsid w:val="001C37B0"/>
    <w:rsid w:val="001C37FB"/>
    <w:rsid w:val="001C3A32"/>
    <w:rsid w:val="001C417D"/>
    <w:rsid w:val="001C43FD"/>
    <w:rsid w:val="001C4494"/>
    <w:rsid w:val="001C4655"/>
    <w:rsid w:val="001C4921"/>
    <w:rsid w:val="001C4929"/>
    <w:rsid w:val="001C4CB7"/>
    <w:rsid w:val="001C5233"/>
    <w:rsid w:val="001C52E4"/>
    <w:rsid w:val="001C551D"/>
    <w:rsid w:val="001C57D2"/>
    <w:rsid w:val="001C62B4"/>
    <w:rsid w:val="001C6320"/>
    <w:rsid w:val="001C64EF"/>
    <w:rsid w:val="001C66FD"/>
    <w:rsid w:val="001C69B1"/>
    <w:rsid w:val="001C6D21"/>
    <w:rsid w:val="001C6EF6"/>
    <w:rsid w:val="001C6F20"/>
    <w:rsid w:val="001C6F9A"/>
    <w:rsid w:val="001C7258"/>
    <w:rsid w:val="001C7328"/>
    <w:rsid w:val="001C7494"/>
    <w:rsid w:val="001C74CE"/>
    <w:rsid w:val="001C755B"/>
    <w:rsid w:val="001C79B2"/>
    <w:rsid w:val="001C7E1B"/>
    <w:rsid w:val="001D0304"/>
    <w:rsid w:val="001D0499"/>
    <w:rsid w:val="001D0907"/>
    <w:rsid w:val="001D0C5E"/>
    <w:rsid w:val="001D0CB8"/>
    <w:rsid w:val="001D0D6C"/>
    <w:rsid w:val="001D11E5"/>
    <w:rsid w:val="001D172E"/>
    <w:rsid w:val="001D1911"/>
    <w:rsid w:val="001D191A"/>
    <w:rsid w:val="001D1976"/>
    <w:rsid w:val="001D1D0B"/>
    <w:rsid w:val="001D1EF5"/>
    <w:rsid w:val="001D223E"/>
    <w:rsid w:val="001D23C1"/>
    <w:rsid w:val="001D26BB"/>
    <w:rsid w:val="001D2706"/>
    <w:rsid w:val="001D27DD"/>
    <w:rsid w:val="001D27FD"/>
    <w:rsid w:val="001D2C37"/>
    <w:rsid w:val="001D2C3C"/>
    <w:rsid w:val="001D2E1B"/>
    <w:rsid w:val="001D3017"/>
    <w:rsid w:val="001D3721"/>
    <w:rsid w:val="001D39EA"/>
    <w:rsid w:val="001D3A9A"/>
    <w:rsid w:val="001D3B3B"/>
    <w:rsid w:val="001D3C8B"/>
    <w:rsid w:val="001D3FB1"/>
    <w:rsid w:val="001D44D0"/>
    <w:rsid w:val="001D44EE"/>
    <w:rsid w:val="001D45A7"/>
    <w:rsid w:val="001D47F3"/>
    <w:rsid w:val="001D49DA"/>
    <w:rsid w:val="001D4F80"/>
    <w:rsid w:val="001D514A"/>
    <w:rsid w:val="001D5584"/>
    <w:rsid w:val="001D55AC"/>
    <w:rsid w:val="001D56E5"/>
    <w:rsid w:val="001D5A44"/>
    <w:rsid w:val="001D5A9E"/>
    <w:rsid w:val="001D5C14"/>
    <w:rsid w:val="001D5D6B"/>
    <w:rsid w:val="001D5F50"/>
    <w:rsid w:val="001D5FEA"/>
    <w:rsid w:val="001D61CD"/>
    <w:rsid w:val="001D6A2C"/>
    <w:rsid w:val="001D6CA8"/>
    <w:rsid w:val="001D6D8A"/>
    <w:rsid w:val="001D74BC"/>
    <w:rsid w:val="001D75C9"/>
    <w:rsid w:val="001D75D0"/>
    <w:rsid w:val="001D761C"/>
    <w:rsid w:val="001D7639"/>
    <w:rsid w:val="001D79DB"/>
    <w:rsid w:val="001D7A76"/>
    <w:rsid w:val="001D7C41"/>
    <w:rsid w:val="001D7C49"/>
    <w:rsid w:val="001D7CF0"/>
    <w:rsid w:val="001D7D3D"/>
    <w:rsid w:val="001D7D96"/>
    <w:rsid w:val="001E09CC"/>
    <w:rsid w:val="001E0A03"/>
    <w:rsid w:val="001E0A6B"/>
    <w:rsid w:val="001E1223"/>
    <w:rsid w:val="001E12F6"/>
    <w:rsid w:val="001E1304"/>
    <w:rsid w:val="001E136B"/>
    <w:rsid w:val="001E151D"/>
    <w:rsid w:val="001E1B37"/>
    <w:rsid w:val="001E1FAE"/>
    <w:rsid w:val="001E23D8"/>
    <w:rsid w:val="001E257A"/>
    <w:rsid w:val="001E2628"/>
    <w:rsid w:val="001E26B6"/>
    <w:rsid w:val="001E2C6B"/>
    <w:rsid w:val="001E2F67"/>
    <w:rsid w:val="001E30A1"/>
    <w:rsid w:val="001E31AC"/>
    <w:rsid w:val="001E36E8"/>
    <w:rsid w:val="001E36FE"/>
    <w:rsid w:val="001E3C4F"/>
    <w:rsid w:val="001E3E1C"/>
    <w:rsid w:val="001E4AD9"/>
    <w:rsid w:val="001E4CDE"/>
    <w:rsid w:val="001E4DA3"/>
    <w:rsid w:val="001E5177"/>
    <w:rsid w:val="001E5A5F"/>
    <w:rsid w:val="001E5D19"/>
    <w:rsid w:val="001E6041"/>
    <w:rsid w:val="001E6158"/>
    <w:rsid w:val="001E6245"/>
    <w:rsid w:val="001E65F1"/>
    <w:rsid w:val="001E6719"/>
    <w:rsid w:val="001E6BFB"/>
    <w:rsid w:val="001E71D4"/>
    <w:rsid w:val="001E746C"/>
    <w:rsid w:val="001E748E"/>
    <w:rsid w:val="001E75D1"/>
    <w:rsid w:val="001E767E"/>
    <w:rsid w:val="001E7772"/>
    <w:rsid w:val="001E7ED1"/>
    <w:rsid w:val="001E7F7B"/>
    <w:rsid w:val="001F0525"/>
    <w:rsid w:val="001F0557"/>
    <w:rsid w:val="001F06E2"/>
    <w:rsid w:val="001F0774"/>
    <w:rsid w:val="001F07FF"/>
    <w:rsid w:val="001F094D"/>
    <w:rsid w:val="001F09E5"/>
    <w:rsid w:val="001F0DF6"/>
    <w:rsid w:val="001F116F"/>
    <w:rsid w:val="001F1298"/>
    <w:rsid w:val="001F137D"/>
    <w:rsid w:val="001F1404"/>
    <w:rsid w:val="001F15A5"/>
    <w:rsid w:val="001F19BF"/>
    <w:rsid w:val="001F1A41"/>
    <w:rsid w:val="001F2797"/>
    <w:rsid w:val="001F2911"/>
    <w:rsid w:val="001F29C5"/>
    <w:rsid w:val="001F2AD5"/>
    <w:rsid w:val="001F2AE8"/>
    <w:rsid w:val="001F2F32"/>
    <w:rsid w:val="001F332A"/>
    <w:rsid w:val="001F33DC"/>
    <w:rsid w:val="001F373D"/>
    <w:rsid w:val="001F386A"/>
    <w:rsid w:val="001F3F0E"/>
    <w:rsid w:val="001F452C"/>
    <w:rsid w:val="001F4863"/>
    <w:rsid w:val="001F493B"/>
    <w:rsid w:val="001F4B34"/>
    <w:rsid w:val="001F4B3B"/>
    <w:rsid w:val="001F4BA8"/>
    <w:rsid w:val="001F4C60"/>
    <w:rsid w:val="001F4DE7"/>
    <w:rsid w:val="001F4E35"/>
    <w:rsid w:val="001F539F"/>
    <w:rsid w:val="001F5753"/>
    <w:rsid w:val="001F5A71"/>
    <w:rsid w:val="001F5A90"/>
    <w:rsid w:val="001F5D0C"/>
    <w:rsid w:val="001F6123"/>
    <w:rsid w:val="001F6159"/>
    <w:rsid w:val="001F61A0"/>
    <w:rsid w:val="001F61C7"/>
    <w:rsid w:val="001F653B"/>
    <w:rsid w:val="001F6C5A"/>
    <w:rsid w:val="001F6D95"/>
    <w:rsid w:val="001F718A"/>
    <w:rsid w:val="001F734E"/>
    <w:rsid w:val="001F73AF"/>
    <w:rsid w:val="001F7639"/>
    <w:rsid w:val="001F7810"/>
    <w:rsid w:val="001F78DC"/>
    <w:rsid w:val="001F7AEC"/>
    <w:rsid w:val="001F7EAC"/>
    <w:rsid w:val="001F7F60"/>
    <w:rsid w:val="00200011"/>
    <w:rsid w:val="00200509"/>
    <w:rsid w:val="002006BF"/>
    <w:rsid w:val="00200878"/>
    <w:rsid w:val="00200DF6"/>
    <w:rsid w:val="00200E61"/>
    <w:rsid w:val="00200F6E"/>
    <w:rsid w:val="00200FFD"/>
    <w:rsid w:val="002016A4"/>
    <w:rsid w:val="002016AA"/>
    <w:rsid w:val="0020171E"/>
    <w:rsid w:val="00201AC2"/>
    <w:rsid w:val="00201C27"/>
    <w:rsid w:val="00201F1F"/>
    <w:rsid w:val="0020247B"/>
    <w:rsid w:val="00202736"/>
    <w:rsid w:val="002027EF"/>
    <w:rsid w:val="00202A63"/>
    <w:rsid w:val="00202A8F"/>
    <w:rsid w:val="00202B51"/>
    <w:rsid w:val="00202BAB"/>
    <w:rsid w:val="00202D95"/>
    <w:rsid w:val="002032F9"/>
    <w:rsid w:val="00203B35"/>
    <w:rsid w:val="00203BD9"/>
    <w:rsid w:val="00203D4E"/>
    <w:rsid w:val="00203EDC"/>
    <w:rsid w:val="00204484"/>
    <w:rsid w:val="0020465F"/>
    <w:rsid w:val="002047FA"/>
    <w:rsid w:val="00204A21"/>
    <w:rsid w:val="00204A7F"/>
    <w:rsid w:val="00204B46"/>
    <w:rsid w:val="00204CA7"/>
    <w:rsid w:val="00204D7F"/>
    <w:rsid w:val="00204E02"/>
    <w:rsid w:val="00204FCD"/>
    <w:rsid w:val="00205128"/>
    <w:rsid w:val="00205155"/>
    <w:rsid w:val="002051A3"/>
    <w:rsid w:val="0020531A"/>
    <w:rsid w:val="0020535D"/>
    <w:rsid w:val="00205636"/>
    <w:rsid w:val="00205676"/>
    <w:rsid w:val="002057CB"/>
    <w:rsid w:val="00205A19"/>
    <w:rsid w:val="00205B37"/>
    <w:rsid w:val="00205C46"/>
    <w:rsid w:val="00206344"/>
    <w:rsid w:val="00206412"/>
    <w:rsid w:val="00206591"/>
    <w:rsid w:val="00206AA4"/>
    <w:rsid w:val="00206D67"/>
    <w:rsid w:val="00206DBB"/>
    <w:rsid w:val="00206FB8"/>
    <w:rsid w:val="002071DB"/>
    <w:rsid w:val="00207340"/>
    <w:rsid w:val="002073C2"/>
    <w:rsid w:val="00207611"/>
    <w:rsid w:val="0020769D"/>
    <w:rsid w:val="0020779E"/>
    <w:rsid w:val="00207B6B"/>
    <w:rsid w:val="00207D9B"/>
    <w:rsid w:val="002102F3"/>
    <w:rsid w:val="002107A0"/>
    <w:rsid w:val="00210A9B"/>
    <w:rsid w:val="00210CA9"/>
    <w:rsid w:val="00210FF0"/>
    <w:rsid w:val="00211161"/>
    <w:rsid w:val="002111C3"/>
    <w:rsid w:val="00211222"/>
    <w:rsid w:val="002115E3"/>
    <w:rsid w:val="0021192E"/>
    <w:rsid w:val="00211A8A"/>
    <w:rsid w:val="00211B15"/>
    <w:rsid w:val="00211F8A"/>
    <w:rsid w:val="0021218C"/>
    <w:rsid w:val="002122FA"/>
    <w:rsid w:val="0021264C"/>
    <w:rsid w:val="002126DE"/>
    <w:rsid w:val="00212792"/>
    <w:rsid w:val="002128CB"/>
    <w:rsid w:val="00212A65"/>
    <w:rsid w:val="00212E97"/>
    <w:rsid w:val="00212FE7"/>
    <w:rsid w:val="00213054"/>
    <w:rsid w:val="002132A4"/>
    <w:rsid w:val="00213315"/>
    <w:rsid w:val="0021360E"/>
    <w:rsid w:val="00213810"/>
    <w:rsid w:val="00213AB3"/>
    <w:rsid w:val="00213D30"/>
    <w:rsid w:val="00213E01"/>
    <w:rsid w:val="002141C5"/>
    <w:rsid w:val="00214217"/>
    <w:rsid w:val="002144D3"/>
    <w:rsid w:val="002145B4"/>
    <w:rsid w:val="0021466F"/>
    <w:rsid w:val="00214689"/>
    <w:rsid w:val="0021494E"/>
    <w:rsid w:val="00215447"/>
    <w:rsid w:val="0021551A"/>
    <w:rsid w:val="00215543"/>
    <w:rsid w:val="0021566C"/>
    <w:rsid w:val="00215E1B"/>
    <w:rsid w:val="00216017"/>
    <w:rsid w:val="0021607E"/>
    <w:rsid w:val="002162AE"/>
    <w:rsid w:val="00216344"/>
    <w:rsid w:val="002163AE"/>
    <w:rsid w:val="0021688E"/>
    <w:rsid w:val="00216B40"/>
    <w:rsid w:val="00216D0D"/>
    <w:rsid w:val="00216D92"/>
    <w:rsid w:val="00217161"/>
    <w:rsid w:val="002171FA"/>
    <w:rsid w:val="002173A9"/>
    <w:rsid w:val="00217572"/>
    <w:rsid w:val="00217601"/>
    <w:rsid w:val="0021763F"/>
    <w:rsid w:val="00217AF5"/>
    <w:rsid w:val="00217C67"/>
    <w:rsid w:val="00217DA7"/>
    <w:rsid w:val="0022010C"/>
    <w:rsid w:val="0022032E"/>
    <w:rsid w:val="00220449"/>
    <w:rsid w:val="002206EB"/>
    <w:rsid w:val="002208DE"/>
    <w:rsid w:val="0022090E"/>
    <w:rsid w:val="00220CF7"/>
    <w:rsid w:val="00220E86"/>
    <w:rsid w:val="00220E97"/>
    <w:rsid w:val="00220EAD"/>
    <w:rsid w:val="00221493"/>
    <w:rsid w:val="00221C9C"/>
    <w:rsid w:val="0022206D"/>
    <w:rsid w:val="002221F8"/>
    <w:rsid w:val="0022241F"/>
    <w:rsid w:val="00222517"/>
    <w:rsid w:val="002225E6"/>
    <w:rsid w:val="00222AE9"/>
    <w:rsid w:val="00222B77"/>
    <w:rsid w:val="0022311C"/>
    <w:rsid w:val="002236B6"/>
    <w:rsid w:val="002237F1"/>
    <w:rsid w:val="00223BE1"/>
    <w:rsid w:val="00223C53"/>
    <w:rsid w:val="00223E5E"/>
    <w:rsid w:val="00223FB9"/>
    <w:rsid w:val="00224327"/>
    <w:rsid w:val="002247C1"/>
    <w:rsid w:val="00224B52"/>
    <w:rsid w:val="00224D1F"/>
    <w:rsid w:val="00225494"/>
    <w:rsid w:val="00225CA4"/>
    <w:rsid w:val="00225DEF"/>
    <w:rsid w:val="00225E4D"/>
    <w:rsid w:val="0022601E"/>
    <w:rsid w:val="0022620B"/>
    <w:rsid w:val="002264F7"/>
    <w:rsid w:val="0022670D"/>
    <w:rsid w:val="00226834"/>
    <w:rsid w:val="00226ADC"/>
    <w:rsid w:val="00226AE7"/>
    <w:rsid w:val="00226E8C"/>
    <w:rsid w:val="00226FD6"/>
    <w:rsid w:val="002273A7"/>
    <w:rsid w:val="002273C6"/>
    <w:rsid w:val="0022741F"/>
    <w:rsid w:val="00227526"/>
    <w:rsid w:val="002278ED"/>
    <w:rsid w:val="00227AB1"/>
    <w:rsid w:val="002302C8"/>
    <w:rsid w:val="00230375"/>
    <w:rsid w:val="00230471"/>
    <w:rsid w:val="002304BA"/>
    <w:rsid w:val="002305C7"/>
    <w:rsid w:val="00230781"/>
    <w:rsid w:val="002308DB"/>
    <w:rsid w:val="00230FE4"/>
    <w:rsid w:val="00230FEB"/>
    <w:rsid w:val="0023159A"/>
    <w:rsid w:val="002316D1"/>
    <w:rsid w:val="002317D6"/>
    <w:rsid w:val="00231C22"/>
    <w:rsid w:val="00231CB0"/>
    <w:rsid w:val="0023211C"/>
    <w:rsid w:val="0023262E"/>
    <w:rsid w:val="0023284A"/>
    <w:rsid w:val="00232B2D"/>
    <w:rsid w:val="00232F2D"/>
    <w:rsid w:val="002330FA"/>
    <w:rsid w:val="002335A9"/>
    <w:rsid w:val="00233724"/>
    <w:rsid w:val="002337AC"/>
    <w:rsid w:val="002338CE"/>
    <w:rsid w:val="00233C5B"/>
    <w:rsid w:val="00234041"/>
    <w:rsid w:val="0023455D"/>
    <w:rsid w:val="0023456F"/>
    <w:rsid w:val="00234905"/>
    <w:rsid w:val="00234A49"/>
    <w:rsid w:val="00234D5D"/>
    <w:rsid w:val="00234FAC"/>
    <w:rsid w:val="002350D2"/>
    <w:rsid w:val="0023513E"/>
    <w:rsid w:val="002355AA"/>
    <w:rsid w:val="00235646"/>
    <w:rsid w:val="0023570A"/>
    <w:rsid w:val="00235A85"/>
    <w:rsid w:val="00235C36"/>
    <w:rsid w:val="00235D45"/>
    <w:rsid w:val="00235EC4"/>
    <w:rsid w:val="00235F8B"/>
    <w:rsid w:val="00235FDB"/>
    <w:rsid w:val="00236021"/>
    <w:rsid w:val="00236066"/>
    <w:rsid w:val="00236091"/>
    <w:rsid w:val="002360C6"/>
    <w:rsid w:val="0023661D"/>
    <w:rsid w:val="002369C5"/>
    <w:rsid w:val="00236F25"/>
    <w:rsid w:val="00236F55"/>
    <w:rsid w:val="002370FE"/>
    <w:rsid w:val="002376D8"/>
    <w:rsid w:val="00237C33"/>
    <w:rsid w:val="00237E4B"/>
    <w:rsid w:val="00240172"/>
    <w:rsid w:val="0024094E"/>
    <w:rsid w:val="00240AD6"/>
    <w:rsid w:val="00240F9B"/>
    <w:rsid w:val="002411DD"/>
    <w:rsid w:val="002418A7"/>
    <w:rsid w:val="00241B50"/>
    <w:rsid w:val="00241DB3"/>
    <w:rsid w:val="002433B7"/>
    <w:rsid w:val="0024347A"/>
    <w:rsid w:val="00243833"/>
    <w:rsid w:val="00243A22"/>
    <w:rsid w:val="00243BF9"/>
    <w:rsid w:val="00243C8F"/>
    <w:rsid w:val="00244000"/>
    <w:rsid w:val="00244056"/>
    <w:rsid w:val="00244149"/>
    <w:rsid w:val="0024428A"/>
    <w:rsid w:val="002443B7"/>
    <w:rsid w:val="0024470E"/>
    <w:rsid w:val="002448AA"/>
    <w:rsid w:val="00244D61"/>
    <w:rsid w:val="00244DB5"/>
    <w:rsid w:val="002453C4"/>
    <w:rsid w:val="00245566"/>
    <w:rsid w:val="0024568D"/>
    <w:rsid w:val="002459D0"/>
    <w:rsid w:val="00245AAC"/>
    <w:rsid w:val="00245C4B"/>
    <w:rsid w:val="00245E3C"/>
    <w:rsid w:val="00245F80"/>
    <w:rsid w:val="0024658E"/>
    <w:rsid w:val="00246B67"/>
    <w:rsid w:val="002471E0"/>
    <w:rsid w:val="002477A2"/>
    <w:rsid w:val="002478D4"/>
    <w:rsid w:val="0024791E"/>
    <w:rsid w:val="00247BD9"/>
    <w:rsid w:val="00250252"/>
    <w:rsid w:val="0025059E"/>
    <w:rsid w:val="00250D59"/>
    <w:rsid w:val="00250DF6"/>
    <w:rsid w:val="00250E5E"/>
    <w:rsid w:val="00250EA8"/>
    <w:rsid w:val="002510D6"/>
    <w:rsid w:val="0025118B"/>
    <w:rsid w:val="00251362"/>
    <w:rsid w:val="002513F9"/>
    <w:rsid w:val="00251494"/>
    <w:rsid w:val="0025164A"/>
    <w:rsid w:val="00251773"/>
    <w:rsid w:val="002520B7"/>
    <w:rsid w:val="00252193"/>
    <w:rsid w:val="00252476"/>
    <w:rsid w:val="00252523"/>
    <w:rsid w:val="00252778"/>
    <w:rsid w:val="00252BCA"/>
    <w:rsid w:val="00252E9C"/>
    <w:rsid w:val="0025364B"/>
    <w:rsid w:val="002536D2"/>
    <w:rsid w:val="00253AAB"/>
    <w:rsid w:val="00253EB9"/>
    <w:rsid w:val="00253FB4"/>
    <w:rsid w:val="00254292"/>
    <w:rsid w:val="00254436"/>
    <w:rsid w:val="002545CE"/>
    <w:rsid w:val="00254D53"/>
    <w:rsid w:val="00254E7A"/>
    <w:rsid w:val="0025510F"/>
    <w:rsid w:val="00255339"/>
    <w:rsid w:val="0025543E"/>
    <w:rsid w:val="002555BD"/>
    <w:rsid w:val="002557C7"/>
    <w:rsid w:val="002557D3"/>
    <w:rsid w:val="00255AED"/>
    <w:rsid w:val="00255BE2"/>
    <w:rsid w:val="00255D65"/>
    <w:rsid w:val="002561A3"/>
    <w:rsid w:val="002561EF"/>
    <w:rsid w:val="00256341"/>
    <w:rsid w:val="0025639C"/>
    <w:rsid w:val="00256486"/>
    <w:rsid w:val="00256646"/>
    <w:rsid w:val="002567A6"/>
    <w:rsid w:val="002570D2"/>
    <w:rsid w:val="00257206"/>
    <w:rsid w:val="002572C9"/>
    <w:rsid w:val="002572FE"/>
    <w:rsid w:val="00257856"/>
    <w:rsid w:val="002579BE"/>
    <w:rsid w:val="00257CA7"/>
    <w:rsid w:val="00257DCE"/>
    <w:rsid w:val="00257DE7"/>
    <w:rsid w:val="00257EB8"/>
    <w:rsid w:val="00257F42"/>
    <w:rsid w:val="00260462"/>
    <w:rsid w:val="002604B5"/>
    <w:rsid w:val="00260520"/>
    <w:rsid w:val="0026059B"/>
    <w:rsid w:val="002608BC"/>
    <w:rsid w:val="00260A88"/>
    <w:rsid w:val="00260C4F"/>
    <w:rsid w:val="0026108F"/>
    <w:rsid w:val="00261218"/>
    <w:rsid w:val="00261278"/>
    <w:rsid w:val="002615CE"/>
    <w:rsid w:val="002619E2"/>
    <w:rsid w:val="00261AB3"/>
    <w:rsid w:val="00261C6A"/>
    <w:rsid w:val="00261D8E"/>
    <w:rsid w:val="00262930"/>
    <w:rsid w:val="00262B94"/>
    <w:rsid w:val="00262C65"/>
    <w:rsid w:val="00262D20"/>
    <w:rsid w:val="00263004"/>
    <w:rsid w:val="00263381"/>
    <w:rsid w:val="0026341B"/>
    <w:rsid w:val="002636CF"/>
    <w:rsid w:val="00263880"/>
    <w:rsid w:val="0026393C"/>
    <w:rsid w:val="00263BEB"/>
    <w:rsid w:val="00263C78"/>
    <w:rsid w:val="00263C8F"/>
    <w:rsid w:val="00263CD8"/>
    <w:rsid w:val="00263DB7"/>
    <w:rsid w:val="00263F5C"/>
    <w:rsid w:val="0026418A"/>
    <w:rsid w:val="002641CB"/>
    <w:rsid w:val="0026426E"/>
    <w:rsid w:val="00264367"/>
    <w:rsid w:val="00264D02"/>
    <w:rsid w:val="00264DB1"/>
    <w:rsid w:val="00264FA9"/>
    <w:rsid w:val="0026524B"/>
    <w:rsid w:val="00265269"/>
    <w:rsid w:val="00265749"/>
    <w:rsid w:val="00265898"/>
    <w:rsid w:val="00265951"/>
    <w:rsid w:val="00265CCC"/>
    <w:rsid w:val="00265E9C"/>
    <w:rsid w:val="00266001"/>
    <w:rsid w:val="00266165"/>
    <w:rsid w:val="0026633C"/>
    <w:rsid w:val="002663C9"/>
    <w:rsid w:val="00266941"/>
    <w:rsid w:val="00266E71"/>
    <w:rsid w:val="0026701C"/>
    <w:rsid w:val="00267160"/>
    <w:rsid w:val="00267181"/>
    <w:rsid w:val="00267346"/>
    <w:rsid w:val="0026744A"/>
    <w:rsid w:val="00267C7F"/>
    <w:rsid w:val="00267EE9"/>
    <w:rsid w:val="00270109"/>
    <w:rsid w:val="00270192"/>
    <w:rsid w:val="00270274"/>
    <w:rsid w:val="002705B5"/>
    <w:rsid w:val="00270A01"/>
    <w:rsid w:val="00270AA0"/>
    <w:rsid w:val="00270D9B"/>
    <w:rsid w:val="00270EAF"/>
    <w:rsid w:val="002715A0"/>
    <w:rsid w:val="00271709"/>
    <w:rsid w:val="00271D6D"/>
    <w:rsid w:val="00271DB1"/>
    <w:rsid w:val="00272A50"/>
    <w:rsid w:val="00272CB2"/>
    <w:rsid w:val="00272F20"/>
    <w:rsid w:val="00272FE1"/>
    <w:rsid w:val="00273085"/>
    <w:rsid w:val="002730E5"/>
    <w:rsid w:val="002730FB"/>
    <w:rsid w:val="00273919"/>
    <w:rsid w:val="00273A5C"/>
    <w:rsid w:val="00273C93"/>
    <w:rsid w:val="0027428A"/>
    <w:rsid w:val="00274462"/>
    <w:rsid w:val="002744CC"/>
    <w:rsid w:val="00274654"/>
    <w:rsid w:val="002746EC"/>
    <w:rsid w:val="0027473C"/>
    <w:rsid w:val="00274E8D"/>
    <w:rsid w:val="00275202"/>
    <w:rsid w:val="00275382"/>
    <w:rsid w:val="002754FD"/>
    <w:rsid w:val="0027552C"/>
    <w:rsid w:val="002756D3"/>
    <w:rsid w:val="002756DD"/>
    <w:rsid w:val="00275C71"/>
    <w:rsid w:val="00275EA1"/>
    <w:rsid w:val="00275F23"/>
    <w:rsid w:val="0027609C"/>
    <w:rsid w:val="002765BB"/>
    <w:rsid w:val="002765F5"/>
    <w:rsid w:val="00276D83"/>
    <w:rsid w:val="00276E85"/>
    <w:rsid w:val="00276ECB"/>
    <w:rsid w:val="00276F62"/>
    <w:rsid w:val="00276F79"/>
    <w:rsid w:val="00277216"/>
    <w:rsid w:val="002773A3"/>
    <w:rsid w:val="0027779D"/>
    <w:rsid w:val="002779D6"/>
    <w:rsid w:val="00277A1A"/>
    <w:rsid w:val="00277BB4"/>
    <w:rsid w:val="00277CCC"/>
    <w:rsid w:val="00277E01"/>
    <w:rsid w:val="00277E46"/>
    <w:rsid w:val="002800BC"/>
    <w:rsid w:val="0028026D"/>
    <w:rsid w:val="00280865"/>
    <w:rsid w:val="00280B62"/>
    <w:rsid w:val="0028175D"/>
    <w:rsid w:val="002817F5"/>
    <w:rsid w:val="002819D3"/>
    <w:rsid w:val="002819E3"/>
    <w:rsid w:val="002819F6"/>
    <w:rsid w:val="00281A3C"/>
    <w:rsid w:val="00282039"/>
    <w:rsid w:val="00282421"/>
    <w:rsid w:val="0028248E"/>
    <w:rsid w:val="00282A9B"/>
    <w:rsid w:val="00282B27"/>
    <w:rsid w:val="00282B5A"/>
    <w:rsid w:val="00282D56"/>
    <w:rsid w:val="00283120"/>
    <w:rsid w:val="002836D7"/>
    <w:rsid w:val="002837A9"/>
    <w:rsid w:val="00283925"/>
    <w:rsid w:val="00283C18"/>
    <w:rsid w:val="00283C29"/>
    <w:rsid w:val="00283F65"/>
    <w:rsid w:val="00283F6B"/>
    <w:rsid w:val="00283FCE"/>
    <w:rsid w:val="00284031"/>
    <w:rsid w:val="002844B8"/>
    <w:rsid w:val="002844FB"/>
    <w:rsid w:val="002848D9"/>
    <w:rsid w:val="00284B2D"/>
    <w:rsid w:val="00284C4F"/>
    <w:rsid w:val="00285401"/>
    <w:rsid w:val="0028541D"/>
    <w:rsid w:val="00285575"/>
    <w:rsid w:val="002858E3"/>
    <w:rsid w:val="00285DE9"/>
    <w:rsid w:val="00285E36"/>
    <w:rsid w:val="002862B2"/>
    <w:rsid w:val="002864DB"/>
    <w:rsid w:val="00286588"/>
    <w:rsid w:val="0028663A"/>
    <w:rsid w:val="00286BB1"/>
    <w:rsid w:val="00287725"/>
    <w:rsid w:val="002877A0"/>
    <w:rsid w:val="00287C3F"/>
    <w:rsid w:val="00290053"/>
    <w:rsid w:val="002900B0"/>
    <w:rsid w:val="002904EE"/>
    <w:rsid w:val="00290770"/>
    <w:rsid w:val="002908D0"/>
    <w:rsid w:val="00290986"/>
    <w:rsid w:val="00290CAE"/>
    <w:rsid w:val="002911C4"/>
    <w:rsid w:val="002914F8"/>
    <w:rsid w:val="002916F1"/>
    <w:rsid w:val="00291763"/>
    <w:rsid w:val="0029194E"/>
    <w:rsid w:val="00291A3B"/>
    <w:rsid w:val="00291DD9"/>
    <w:rsid w:val="0029256E"/>
    <w:rsid w:val="0029285F"/>
    <w:rsid w:val="00292B6B"/>
    <w:rsid w:val="00292F82"/>
    <w:rsid w:val="00293026"/>
    <w:rsid w:val="002932C9"/>
    <w:rsid w:val="0029346B"/>
    <w:rsid w:val="002934D0"/>
    <w:rsid w:val="002934EC"/>
    <w:rsid w:val="0029350A"/>
    <w:rsid w:val="002939D4"/>
    <w:rsid w:val="00294197"/>
    <w:rsid w:val="00294494"/>
    <w:rsid w:val="0029504F"/>
    <w:rsid w:val="00295170"/>
    <w:rsid w:val="00295810"/>
    <w:rsid w:val="00295A2F"/>
    <w:rsid w:val="00295D2A"/>
    <w:rsid w:val="00295D9E"/>
    <w:rsid w:val="00296037"/>
    <w:rsid w:val="00296184"/>
    <w:rsid w:val="00296932"/>
    <w:rsid w:val="00297387"/>
    <w:rsid w:val="00297C42"/>
    <w:rsid w:val="002A0791"/>
    <w:rsid w:val="002A0B79"/>
    <w:rsid w:val="002A0BCA"/>
    <w:rsid w:val="002A0CED"/>
    <w:rsid w:val="002A0D87"/>
    <w:rsid w:val="002A10C4"/>
    <w:rsid w:val="002A10E4"/>
    <w:rsid w:val="002A1284"/>
    <w:rsid w:val="002A1537"/>
    <w:rsid w:val="002A158A"/>
    <w:rsid w:val="002A1B2A"/>
    <w:rsid w:val="002A1CDE"/>
    <w:rsid w:val="002A1E44"/>
    <w:rsid w:val="002A21BB"/>
    <w:rsid w:val="002A245F"/>
    <w:rsid w:val="002A27E3"/>
    <w:rsid w:val="002A29D6"/>
    <w:rsid w:val="002A2AB0"/>
    <w:rsid w:val="002A3589"/>
    <w:rsid w:val="002A37FD"/>
    <w:rsid w:val="002A3844"/>
    <w:rsid w:val="002A3AF9"/>
    <w:rsid w:val="002A3DB9"/>
    <w:rsid w:val="002A40FB"/>
    <w:rsid w:val="002A44B9"/>
    <w:rsid w:val="002A4502"/>
    <w:rsid w:val="002A49FE"/>
    <w:rsid w:val="002A4B8B"/>
    <w:rsid w:val="002A4EEC"/>
    <w:rsid w:val="002A528B"/>
    <w:rsid w:val="002A5403"/>
    <w:rsid w:val="002A571A"/>
    <w:rsid w:val="002A5807"/>
    <w:rsid w:val="002A5C7E"/>
    <w:rsid w:val="002A5D38"/>
    <w:rsid w:val="002A666C"/>
    <w:rsid w:val="002A6707"/>
    <w:rsid w:val="002A672E"/>
    <w:rsid w:val="002A680B"/>
    <w:rsid w:val="002A687A"/>
    <w:rsid w:val="002A6926"/>
    <w:rsid w:val="002A6E49"/>
    <w:rsid w:val="002A6FC7"/>
    <w:rsid w:val="002A702C"/>
    <w:rsid w:val="002A7126"/>
    <w:rsid w:val="002A7270"/>
    <w:rsid w:val="002A72DD"/>
    <w:rsid w:val="002A739C"/>
    <w:rsid w:val="002A7658"/>
    <w:rsid w:val="002A7742"/>
    <w:rsid w:val="002A7BB6"/>
    <w:rsid w:val="002A7BD3"/>
    <w:rsid w:val="002A7FCA"/>
    <w:rsid w:val="002B003E"/>
    <w:rsid w:val="002B04F3"/>
    <w:rsid w:val="002B0514"/>
    <w:rsid w:val="002B053D"/>
    <w:rsid w:val="002B06C9"/>
    <w:rsid w:val="002B086D"/>
    <w:rsid w:val="002B0FDF"/>
    <w:rsid w:val="002B10BB"/>
    <w:rsid w:val="002B14C9"/>
    <w:rsid w:val="002B16A4"/>
    <w:rsid w:val="002B1A38"/>
    <w:rsid w:val="002B1CFF"/>
    <w:rsid w:val="002B1EB0"/>
    <w:rsid w:val="002B206F"/>
    <w:rsid w:val="002B20B3"/>
    <w:rsid w:val="002B261E"/>
    <w:rsid w:val="002B27FC"/>
    <w:rsid w:val="002B2A2F"/>
    <w:rsid w:val="002B2DBA"/>
    <w:rsid w:val="002B2F66"/>
    <w:rsid w:val="002B2F73"/>
    <w:rsid w:val="002B2FC3"/>
    <w:rsid w:val="002B3E68"/>
    <w:rsid w:val="002B42A4"/>
    <w:rsid w:val="002B4488"/>
    <w:rsid w:val="002B49C7"/>
    <w:rsid w:val="002B4BC3"/>
    <w:rsid w:val="002B4E16"/>
    <w:rsid w:val="002B5068"/>
    <w:rsid w:val="002B5287"/>
    <w:rsid w:val="002B5487"/>
    <w:rsid w:val="002B555D"/>
    <w:rsid w:val="002B5606"/>
    <w:rsid w:val="002B5A49"/>
    <w:rsid w:val="002B5D7B"/>
    <w:rsid w:val="002B5DE3"/>
    <w:rsid w:val="002B614B"/>
    <w:rsid w:val="002B61FC"/>
    <w:rsid w:val="002B6214"/>
    <w:rsid w:val="002B6277"/>
    <w:rsid w:val="002B6593"/>
    <w:rsid w:val="002B6693"/>
    <w:rsid w:val="002B694E"/>
    <w:rsid w:val="002B6C38"/>
    <w:rsid w:val="002B6CDD"/>
    <w:rsid w:val="002B6D04"/>
    <w:rsid w:val="002B6D16"/>
    <w:rsid w:val="002B7112"/>
    <w:rsid w:val="002B724F"/>
    <w:rsid w:val="002B7425"/>
    <w:rsid w:val="002B7524"/>
    <w:rsid w:val="002B7724"/>
    <w:rsid w:val="002B78AF"/>
    <w:rsid w:val="002B79D3"/>
    <w:rsid w:val="002B7FCC"/>
    <w:rsid w:val="002C0210"/>
    <w:rsid w:val="002C029B"/>
    <w:rsid w:val="002C04F0"/>
    <w:rsid w:val="002C08D2"/>
    <w:rsid w:val="002C1319"/>
    <w:rsid w:val="002C1E8F"/>
    <w:rsid w:val="002C2170"/>
    <w:rsid w:val="002C22C4"/>
    <w:rsid w:val="002C23A2"/>
    <w:rsid w:val="002C3101"/>
    <w:rsid w:val="002C32BA"/>
    <w:rsid w:val="002C340C"/>
    <w:rsid w:val="002C35E0"/>
    <w:rsid w:val="002C39D0"/>
    <w:rsid w:val="002C39DE"/>
    <w:rsid w:val="002C3E18"/>
    <w:rsid w:val="002C430E"/>
    <w:rsid w:val="002C466A"/>
    <w:rsid w:val="002C46ED"/>
    <w:rsid w:val="002C4937"/>
    <w:rsid w:val="002C5129"/>
    <w:rsid w:val="002C52C2"/>
    <w:rsid w:val="002C5378"/>
    <w:rsid w:val="002C545C"/>
    <w:rsid w:val="002C589A"/>
    <w:rsid w:val="002C5989"/>
    <w:rsid w:val="002C5FEB"/>
    <w:rsid w:val="002C60AA"/>
    <w:rsid w:val="002C658A"/>
    <w:rsid w:val="002C684E"/>
    <w:rsid w:val="002C6BB7"/>
    <w:rsid w:val="002C6CA1"/>
    <w:rsid w:val="002C6CBA"/>
    <w:rsid w:val="002C6D23"/>
    <w:rsid w:val="002C6F3C"/>
    <w:rsid w:val="002C6FDB"/>
    <w:rsid w:val="002C711A"/>
    <w:rsid w:val="002C7290"/>
    <w:rsid w:val="002C7304"/>
    <w:rsid w:val="002C7326"/>
    <w:rsid w:val="002C758F"/>
    <w:rsid w:val="002C772D"/>
    <w:rsid w:val="002C784D"/>
    <w:rsid w:val="002C78D7"/>
    <w:rsid w:val="002C7BD8"/>
    <w:rsid w:val="002C7DE3"/>
    <w:rsid w:val="002C7DE9"/>
    <w:rsid w:val="002C7F25"/>
    <w:rsid w:val="002D04FB"/>
    <w:rsid w:val="002D0534"/>
    <w:rsid w:val="002D09D2"/>
    <w:rsid w:val="002D0B57"/>
    <w:rsid w:val="002D1188"/>
    <w:rsid w:val="002D1239"/>
    <w:rsid w:val="002D1322"/>
    <w:rsid w:val="002D16BB"/>
    <w:rsid w:val="002D1C04"/>
    <w:rsid w:val="002D1D0E"/>
    <w:rsid w:val="002D1DBD"/>
    <w:rsid w:val="002D1EE1"/>
    <w:rsid w:val="002D21CA"/>
    <w:rsid w:val="002D3146"/>
    <w:rsid w:val="002D3265"/>
    <w:rsid w:val="002D3638"/>
    <w:rsid w:val="002D39E2"/>
    <w:rsid w:val="002D3E9E"/>
    <w:rsid w:val="002D4086"/>
    <w:rsid w:val="002D41B8"/>
    <w:rsid w:val="002D42A1"/>
    <w:rsid w:val="002D436D"/>
    <w:rsid w:val="002D475A"/>
    <w:rsid w:val="002D491B"/>
    <w:rsid w:val="002D4EC4"/>
    <w:rsid w:val="002D4EC8"/>
    <w:rsid w:val="002D4EE0"/>
    <w:rsid w:val="002D4F1E"/>
    <w:rsid w:val="002D51AB"/>
    <w:rsid w:val="002D5373"/>
    <w:rsid w:val="002D5527"/>
    <w:rsid w:val="002D57CE"/>
    <w:rsid w:val="002D5BFB"/>
    <w:rsid w:val="002D5C00"/>
    <w:rsid w:val="002D5C1B"/>
    <w:rsid w:val="002D5CDB"/>
    <w:rsid w:val="002D5D0C"/>
    <w:rsid w:val="002D5D12"/>
    <w:rsid w:val="002D60BA"/>
    <w:rsid w:val="002D60FF"/>
    <w:rsid w:val="002D61D6"/>
    <w:rsid w:val="002D626B"/>
    <w:rsid w:val="002D63DC"/>
    <w:rsid w:val="002D6781"/>
    <w:rsid w:val="002D6991"/>
    <w:rsid w:val="002D699B"/>
    <w:rsid w:val="002D69A0"/>
    <w:rsid w:val="002D6AF6"/>
    <w:rsid w:val="002D6E11"/>
    <w:rsid w:val="002D7397"/>
    <w:rsid w:val="002D75DB"/>
    <w:rsid w:val="002D7D0E"/>
    <w:rsid w:val="002E0155"/>
    <w:rsid w:val="002E016C"/>
    <w:rsid w:val="002E0476"/>
    <w:rsid w:val="002E04F1"/>
    <w:rsid w:val="002E05FF"/>
    <w:rsid w:val="002E075D"/>
    <w:rsid w:val="002E0A0F"/>
    <w:rsid w:val="002E0DD0"/>
    <w:rsid w:val="002E10EF"/>
    <w:rsid w:val="002E19AC"/>
    <w:rsid w:val="002E1BE8"/>
    <w:rsid w:val="002E1E69"/>
    <w:rsid w:val="002E227C"/>
    <w:rsid w:val="002E229A"/>
    <w:rsid w:val="002E2451"/>
    <w:rsid w:val="002E2661"/>
    <w:rsid w:val="002E2AAF"/>
    <w:rsid w:val="002E2DCC"/>
    <w:rsid w:val="002E3127"/>
    <w:rsid w:val="002E3413"/>
    <w:rsid w:val="002E3A14"/>
    <w:rsid w:val="002E3C64"/>
    <w:rsid w:val="002E3F8C"/>
    <w:rsid w:val="002E441A"/>
    <w:rsid w:val="002E44A1"/>
    <w:rsid w:val="002E4ED5"/>
    <w:rsid w:val="002E5835"/>
    <w:rsid w:val="002E58BE"/>
    <w:rsid w:val="002E58ED"/>
    <w:rsid w:val="002E5D23"/>
    <w:rsid w:val="002E5F9A"/>
    <w:rsid w:val="002E5FDD"/>
    <w:rsid w:val="002E6668"/>
    <w:rsid w:val="002E6A4A"/>
    <w:rsid w:val="002E6CC6"/>
    <w:rsid w:val="002E7279"/>
    <w:rsid w:val="002E734F"/>
    <w:rsid w:val="002E73E9"/>
    <w:rsid w:val="002E749B"/>
    <w:rsid w:val="002E7635"/>
    <w:rsid w:val="002E7805"/>
    <w:rsid w:val="002E7A50"/>
    <w:rsid w:val="002E7ADA"/>
    <w:rsid w:val="002F0052"/>
    <w:rsid w:val="002F0068"/>
    <w:rsid w:val="002F01EF"/>
    <w:rsid w:val="002F0258"/>
    <w:rsid w:val="002F0376"/>
    <w:rsid w:val="002F03F7"/>
    <w:rsid w:val="002F05BA"/>
    <w:rsid w:val="002F05E3"/>
    <w:rsid w:val="002F064A"/>
    <w:rsid w:val="002F0B1C"/>
    <w:rsid w:val="002F0E35"/>
    <w:rsid w:val="002F1245"/>
    <w:rsid w:val="002F147C"/>
    <w:rsid w:val="002F15A0"/>
    <w:rsid w:val="002F1634"/>
    <w:rsid w:val="002F167B"/>
    <w:rsid w:val="002F1915"/>
    <w:rsid w:val="002F1B79"/>
    <w:rsid w:val="002F1D3B"/>
    <w:rsid w:val="002F1DDC"/>
    <w:rsid w:val="002F1F3C"/>
    <w:rsid w:val="002F217A"/>
    <w:rsid w:val="002F231B"/>
    <w:rsid w:val="002F2518"/>
    <w:rsid w:val="002F25C3"/>
    <w:rsid w:val="002F27AE"/>
    <w:rsid w:val="002F2851"/>
    <w:rsid w:val="002F2919"/>
    <w:rsid w:val="002F2BCE"/>
    <w:rsid w:val="002F2FB0"/>
    <w:rsid w:val="002F3180"/>
    <w:rsid w:val="002F34BE"/>
    <w:rsid w:val="002F3BBB"/>
    <w:rsid w:val="002F3E4D"/>
    <w:rsid w:val="002F4178"/>
    <w:rsid w:val="002F4DD4"/>
    <w:rsid w:val="002F4EA6"/>
    <w:rsid w:val="002F50F2"/>
    <w:rsid w:val="002F5333"/>
    <w:rsid w:val="002F533D"/>
    <w:rsid w:val="002F5989"/>
    <w:rsid w:val="002F5A7E"/>
    <w:rsid w:val="002F5DD7"/>
    <w:rsid w:val="002F5DEF"/>
    <w:rsid w:val="002F66EE"/>
    <w:rsid w:val="002F692A"/>
    <w:rsid w:val="002F6B6A"/>
    <w:rsid w:val="002F7587"/>
    <w:rsid w:val="002F78B6"/>
    <w:rsid w:val="002F78F4"/>
    <w:rsid w:val="002F7C88"/>
    <w:rsid w:val="002F7CA7"/>
    <w:rsid w:val="002F7F9A"/>
    <w:rsid w:val="003003E9"/>
    <w:rsid w:val="003009EC"/>
    <w:rsid w:val="00300BD9"/>
    <w:rsid w:val="00300C66"/>
    <w:rsid w:val="00300FC0"/>
    <w:rsid w:val="00301060"/>
    <w:rsid w:val="003013F1"/>
    <w:rsid w:val="003016DF"/>
    <w:rsid w:val="00301C79"/>
    <w:rsid w:val="00302165"/>
    <w:rsid w:val="003022D5"/>
    <w:rsid w:val="00302907"/>
    <w:rsid w:val="0030291C"/>
    <w:rsid w:val="00302950"/>
    <w:rsid w:val="00302B34"/>
    <w:rsid w:val="00302C07"/>
    <w:rsid w:val="00302FBC"/>
    <w:rsid w:val="00303094"/>
    <w:rsid w:val="0030314B"/>
    <w:rsid w:val="00303484"/>
    <w:rsid w:val="00303801"/>
    <w:rsid w:val="00303B4C"/>
    <w:rsid w:val="00303D3C"/>
    <w:rsid w:val="00303E95"/>
    <w:rsid w:val="003041D9"/>
    <w:rsid w:val="0030427D"/>
    <w:rsid w:val="0030473F"/>
    <w:rsid w:val="003047CB"/>
    <w:rsid w:val="003048C0"/>
    <w:rsid w:val="003048D0"/>
    <w:rsid w:val="00304B9D"/>
    <w:rsid w:val="00304E6C"/>
    <w:rsid w:val="00305AB8"/>
    <w:rsid w:val="00305AFA"/>
    <w:rsid w:val="00305BB5"/>
    <w:rsid w:val="00305C46"/>
    <w:rsid w:val="00305CB7"/>
    <w:rsid w:val="00305F9D"/>
    <w:rsid w:val="00306070"/>
    <w:rsid w:val="003065EF"/>
    <w:rsid w:val="003066EA"/>
    <w:rsid w:val="003068B1"/>
    <w:rsid w:val="00306DDF"/>
    <w:rsid w:val="003070BE"/>
    <w:rsid w:val="003075A3"/>
    <w:rsid w:val="003077BC"/>
    <w:rsid w:val="0030794F"/>
    <w:rsid w:val="0030797A"/>
    <w:rsid w:val="00307B8D"/>
    <w:rsid w:val="00307BCD"/>
    <w:rsid w:val="0031028B"/>
    <w:rsid w:val="00310317"/>
    <w:rsid w:val="0031078F"/>
    <w:rsid w:val="00310B89"/>
    <w:rsid w:val="00310BD9"/>
    <w:rsid w:val="00310CB7"/>
    <w:rsid w:val="00310D3B"/>
    <w:rsid w:val="00310FD0"/>
    <w:rsid w:val="00311CF5"/>
    <w:rsid w:val="00311D09"/>
    <w:rsid w:val="00311F2E"/>
    <w:rsid w:val="00312121"/>
    <w:rsid w:val="0031257E"/>
    <w:rsid w:val="003129B4"/>
    <w:rsid w:val="00312BB5"/>
    <w:rsid w:val="00312ED8"/>
    <w:rsid w:val="00312F3E"/>
    <w:rsid w:val="00313684"/>
    <w:rsid w:val="00313C63"/>
    <w:rsid w:val="00313C6C"/>
    <w:rsid w:val="00313FA7"/>
    <w:rsid w:val="003144A5"/>
    <w:rsid w:val="00314862"/>
    <w:rsid w:val="00314BB6"/>
    <w:rsid w:val="00314EA0"/>
    <w:rsid w:val="003150E4"/>
    <w:rsid w:val="003150F5"/>
    <w:rsid w:val="00315359"/>
    <w:rsid w:val="003153C5"/>
    <w:rsid w:val="003153FE"/>
    <w:rsid w:val="00315A02"/>
    <w:rsid w:val="00315E94"/>
    <w:rsid w:val="00315EE2"/>
    <w:rsid w:val="00316060"/>
    <w:rsid w:val="00316071"/>
    <w:rsid w:val="0031647B"/>
    <w:rsid w:val="003164B3"/>
    <w:rsid w:val="003166D9"/>
    <w:rsid w:val="003166F7"/>
    <w:rsid w:val="00316A26"/>
    <w:rsid w:val="00316A79"/>
    <w:rsid w:val="00316EF2"/>
    <w:rsid w:val="00316FA2"/>
    <w:rsid w:val="003172AD"/>
    <w:rsid w:val="003178AA"/>
    <w:rsid w:val="00317CCE"/>
    <w:rsid w:val="003202EE"/>
    <w:rsid w:val="00320888"/>
    <w:rsid w:val="00320F45"/>
    <w:rsid w:val="003213B5"/>
    <w:rsid w:val="003213E2"/>
    <w:rsid w:val="003215C3"/>
    <w:rsid w:val="00321C38"/>
    <w:rsid w:val="00321E4C"/>
    <w:rsid w:val="003221C0"/>
    <w:rsid w:val="00322210"/>
    <w:rsid w:val="00322281"/>
    <w:rsid w:val="00322373"/>
    <w:rsid w:val="003223DC"/>
    <w:rsid w:val="00322528"/>
    <w:rsid w:val="003225B3"/>
    <w:rsid w:val="00322822"/>
    <w:rsid w:val="0032292B"/>
    <w:rsid w:val="00322B21"/>
    <w:rsid w:val="00322D28"/>
    <w:rsid w:val="0032318D"/>
    <w:rsid w:val="003232EC"/>
    <w:rsid w:val="003233FE"/>
    <w:rsid w:val="0032367B"/>
    <w:rsid w:val="00323A19"/>
    <w:rsid w:val="00323A9C"/>
    <w:rsid w:val="00323C15"/>
    <w:rsid w:val="00324319"/>
    <w:rsid w:val="00324766"/>
    <w:rsid w:val="00324B0F"/>
    <w:rsid w:val="00324EEB"/>
    <w:rsid w:val="00325089"/>
    <w:rsid w:val="00325B8C"/>
    <w:rsid w:val="00325DED"/>
    <w:rsid w:val="003261CA"/>
    <w:rsid w:val="0032623F"/>
    <w:rsid w:val="0032667D"/>
    <w:rsid w:val="00326D5B"/>
    <w:rsid w:val="00326E80"/>
    <w:rsid w:val="003270C6"/>
    <w:rsid w:val="00327223"/>
    <w:rsid w:val="0032739A"/>
    <w:rsid w:val="003273F4"/>
    <w:rsid w:val="003274FC"/>
    <w:rsid w:val="003276C3"/>
    <w:rsid w:val="003276D5"/>
    <w:rsid w:val="003278D3"/>
    <w:rsid w:val="003279AA"/>
    <w:rsid w:val="00327A33"/>
    <w:rsid w:val="00327CB1"/>
    <w:rsid w:val="00327CCA"/>
    <w:rsid w:val="00327FCC"/>
    <w:rsid w:val="003300D0"/>
    <w:rsid w:val="00330332"/>
    <w:rsid w:val="0033066F"/>
    <w:rsid w:val="003306B5"/>
    <w:rsid w:val="003307E8"/>
    <w:rsid w:val="0033088D"/>
    <w:rsid w:val="00330BC0"/>
    <w:rsid w:val="00330E5A"/>
    <w:rsid w:val="00331267"/>
    <w:rsid w:val="00331534"/>
    <w:rsid w:val="00331879"/>
    <w:rsid w:val="00331C79"/>
    <w:rsid w:val="00331DCE"/>
    <w:rsid w:val="00331ECE"/>
    <w:rsid w:val="00331FF2"/>
    <w:rsid w:val="003324A9"/>
    <w:rsid w:val="003327D7"/>
    <w:rsid w:val="0033296F"/>
    <w:rsid w:val="00332AA7"/>
    <w:rsid w:val="00332B02"/>
    <w:rsid w:val="00332B19"/>
    <w:rsid w:val="00332E0A"/>
    <w:rsid w:val="0033322E"/>
    <w:rsid w:val="00333945"/>
    <w:rsid w:val="00333EE0"/>
    <w:rsid w:val="00334678"/>
    <w:rsid w:val="00334860"/>
    <w:rsid w:val="00334B60"/>
    <w:rsid w:val="00335456"/>
    <w:rsid w:val="00335669"/>
    <w:rsid w:val="003356AC"/>
    <w:rsid w:val="0033573B"/>
    <w:rsid w:val="00335B64"/>
    <w:rsid w:val="00335BA4"/>
    <w:rsid w:val="00336028"/>
    <w:rsid w:val="0033605A"/>
    <w:rsid w:val="003360CF"/>
    <w:rsid w:val="00336204"/>
    <w:rsid w:val="00336C84"/>
    <w:rsid w:val="00336E11"/>
    <w:rsid w:val="00336E65"/>
    <w:rsid w:val="0033729D"/>
    <w:rsid w:val="003372BF"/>
    <w:rsid w:val="0033755C"/>
    <w:rsid w:val="00337A04"/>
    <w:rsid w:val="00337B12"/>
    <w:rsid w:val="00337BB2"/>
    <w:rsid w:val="00337E27"/>
    <w:rsid w:val="00337F14"/>
    <w:rsid w:val="00337F4B"/>
    <w:rsid w:val="003401E9"/>
    <w:rsid w:val="003402E5"/>
    <w:rsid w:val="0034039D"/>
    <w:rsid w:val="00340916"/>
    <w:rsid w:val="00340BFB"/>
    <w:rsid w:val="00340DA7"/>
    <w:rsid w:val="00341029"/>
    <w:rsid w:val="0034141C"/>
    <w:rsid w:val="003417CE"/>
    <w:rsid w:val="00341835"/>
    <w:rsid w:val="003418AA"/>
    <w:rsid w:val="00341983"/>
    <w:rsid w:val="00341A2D"/>
    <w:rsid w:val="00341F7B"/>
    <w:rsid w:val="0034244D"/>
    <w:rsid w:val="003427D8"/>
    <w:rsid w:val="00342C2C"/>
    <w:rsid w:val="00342D29"/>
    <w:rsid w:val="00343021"/>
    <w:rsid w:val="003436D5"/>
    <w:rsid w:val="00343E70"/>
    <w:rsid w:val="00344257"/>
    <w:rsid w:val="003444CE"/>
    <w:rsid w:val="00344592"/>
    <w:rsid w:val="0034488E"/>
    <w:rsid w:val="00344A10"/>
    <w:rsid w:val="00344A1D"/>
    <w:rsid w:val="00344E16"/>
    <w:rsid w:val="00344EC6"/>
    <w:rsid w:val="00345B21"/>
    <w:rsid w:val="00345BBD"/>
    <w:rsid w:val="00345D95"/>
    <w:rsid w:val="00345DDE"/>
    <w:rsid w:val="00345EBB"/>
    <w:rsid w:val="00345EE5"/>
    <w:rsid w:val="00345F14"/>
    <w:rsid w:val="003460BF"/>
    <w:rsid w:val="00346222"/>
    <w:rsid w:val="00346229"/>
    <w:rsid w:val="0034643F"/>
    <w:rsid w:val="003467B8"/>
    <w:rsid w:val="00346DBE"/>
    <w:rsid w:val="00347486"/>
    <w:rsid w:val="003475F7"/>
    <w:rsid w:val="003476E2"/>
    <w:rsid w:val="00347792"/>
    <w:rsid w:val="003479E4"/>
    <w:rsid w:val="00347A3A"/>
    <w:rsid w:val="00347AE1"/>
    <w:rsid w:val="00347B81"/>
    <w:rsid w:val="00347D9B"/>
    <w:rsid w:val="00347DC7"/>
    <w:rsid w:val="00347EB8"/>
    <w:rsid w:val="003501C5"/>
    <w:rsid w:val="003505A5"/>
    <w:rsid w:val="00350BF5"/>
    <w:rsid w:val="00350D07"/>
    <w:rsid w:val="00350EC0"/>
    <w:rsid w:val="0035104F"/>
    <w:rsid w:val="0035118D"/>
    <w:rsid w:val="00351C9A"/>
    <w:rsid w:val="003522F2"/>
    <w:rsid w:val="00352665"/>
    <w:rsid w:val="00352E79"/>
    <w:rsid w:val="00353020"/>
    <w:rsid w:val="003530E6"/>
    <w:rsid w:val="00353609"/>
    <w:rsid w:val="003537CE"/>
    <w:rsid w:val="00353A70"/>
    <w:rsid w:val="00353B5A"/>
    <w:rsid w:val="0035401C"/>
    <w:rsid w:val="00354873"/>
    <w:rsid w:val="00354DFA"/>
    <w:rsid w:val="00354F1C"/>
    <w:rsid w:val="00354F1D"/>
    <w:rsid w:val="00355689"/>
    <w:rsid w:val="0035580C"/>
    <w:rsid w:val="003559C6"/>
    <w:rsid w:val="00355B72"/>
    <w:rsid w:val="00355C25"/>
    <w:rsid w:val="00355C9A"/>
    <w:rsid w:val="00355FB6"/>
    <w:rsid w:val="00356135"/>
    <w:rsid w:val="0035615B"/>
    <w:rsid w:val="00356538"/>
    <w:rsid w:val="00356938"/>
    <w:rsid w:val="00356B07"/>
    <w:rsid w:val="00356D6D"/>
    <w:rsid w:val="00356F05"/>
    <w:rsid w:val="00356F0C"/>
    <w:rsid w:val="00357226"/>
    <w:rsid w:val="00357418"/>
    <w:rsid w:val="00357432"/>
    <w:rsid w:val="00357549"/>
    <w:rsid w:val="00357C08"/>
    <w:rsid w:val="00357DB7"/>
    <w:rsid w:val="00357E4C"/>
    <w:rsid w:val="0036026E"/>
    <w:rsid w:val="00360442"/>
    <w:rsid w:val="0036076C"/>
    <w:rsid w:val="0036090C"/>
    <w:rsid w:val="00360BAD"/>
    <w:rsid w:val="00360FD7"/>
    <w:rsid w:val="00361360"/>
    <w:rsid w:val="003613AA"/>
    <w:rsid w:val="003614B3"/>
    <w:rsid w:val="00361836"/>
    <w:rsid w:val="00361AC0"/>
    <w:rsid w:val="00361AD5"/>
    <w:rsid w:val="00361B40"/>
    <w:rsid w:val="00361C76"/>
    <w:rsid w:val="00361D04"/>
    <w:rsid w:val="00361DEC"/>
    <w:rsid w:val="00361F7D"/>
    <w:rsid w:val="00362147"/>
    <w:rsid w:val="00362176"/>
    <w:rsid w:val="003622DB"/>
    <w:rsid w:val="0036264D"/>
    <w:rsid w:val="00362770"/>
    <w:rsid w:val="003627FA"/>
    <w:rsid w:val="00362F16"/>
    <w:rsid w:val="00362F68"/>
    <w:rsid w:val="003630B9"/>
    <w:rsid w:val="003630CA"/>
    <w:rsid w:val="00363265"/>
    <w:rsid w:val="00363304"/>
    <w:rsid w:val="00363585"/>
    <w:rsid w:val="00363614"/>
    <w:rsid w:val="003638E9"/>
    <w:rsid w:val="00363BC0"/>
    <w:rsid w:val="00363F1D"/>
    <w:rsid w:val="0036404E"/>
    <w:rsid w:val="003644BB"/>
    <w:rsid w:val="003645B3"/>
    <w:rsid w:val="003646F8"/>
    <w:rsid w:val="003647E6"/>
    <w:rsid w:val="00364A61"/>
    <w:rsid w:val="00364B32"/>
    <w:rsid w:val="00364BE3"/>
    <w:rsid w:val="00365158"/>
    <w:rsid w:val="00365406"/>
    <w:rsid w:val="0036547B"/>
    <w:rsid w:val="00365B28"/>
    <w:rsid w:val="00365B52"/>
    <w:rsid w:val="00365C41"/>
    <w:rsid w:val="00366020"/>
    <w:rsid w:val="00366208"/>
    <w:rsid w:val="0036683A"/>
    <w:rsid w:val="00366BFE"/>
    <w:rsid w:val="00367385"/>
    <w:rsid w:val="003675BB"/>
    <w:rsid w:val="00367741"/>
    <w:rsid w:val="00367C5A"/>
    <w:rsid w:val="00367CD4"/>
    <w:rsid w:val="00370286"/>
    <w:rsid w:val="003703C7"/>
    <w:rsid w:val="0037058D"/>
    <w:rsid w:val="0037060F"/>
    <w:rsid w:val="00370686"/>
    <w:rsid w:val="00370729"/>
    <w:rsid w:val="00370CAD"/>
    <w:rsid w:val="00370CE5"/>
    <w:rsid w:val="003712B4"/>
    <w:rsid w:val="00371351"/>
    <w:rsid w:val="0037150A"/>
    <w:rsid w:val="003717B0"/>
    <w:rsid w:val="003717F1"/>
    <w:rsid w:val="00371D6B"/>
    <w:rsid w:val="00372108"/>
    <w:rsid w:val="003723CD"/>
    <w:rsid w:val="0037253F"/>
    <w:rsid w:val="0037281A"/>
    <w:rsid w:val="00372912"/>
    <w:rsid w:val="00372994"/>
    <w:rsid w:val="00372D03"/>
    <w:rsid w:val="00372D5D"/>
    <w:rsid w:val="00372E5C"/>
    <w:rsid w:val="003730E2"/>
    <w:rsid w:val="00373174"/>
    <w:rsid w:val="003737CF"/>
    <w:rsid w:val="00373C16"/>
    <w:rsid w:val="00374199"/>
    <w:rsid w:val="003741C7"/>
    <w:rsid w:val="0037432C"/>
    <w:rsid w:val="003744F9"/>
    <w:rsid w:val="0037471B"/>
    <w:rsid w:val="00374AE5"/>
    <w:rsid w:val="00375084"/>
    <w:rsid w:val="00375386"/>
    <w:rsid w:val="003753C8"/>
    <w:rsid w:val="003757A8"/>
    <w:rsid w:val="00375AB3"/>
    <w:rsid w:val="00375BA7"/>
    <w:rsid w:val="00375D11"/>
    <w:rsid w:val="00376150"/>
    <w:rsid w:val="00376691"/>
    <w:rsid w:val="00376B82"/>
    <w:rsid w:val="00376BBE"/>
    <w:rsid w:val="00377237"/>
    <w:rsid w:val="00377313"/>
    <w:rsid w:val="00377411"/>
    <w:rsid w:val="00377859"/>
    <w:rsid w:val="00377A2F"/>
    <w:rsid w:val="00377B26"/>
    <w:rsid w:val="00380252"/>
    <w:rsid w:val="00380471"/>
    <w:rsid w:val="00380748"/>
    <w:rsid w:val="00380FBB"/>
    <w:rsid w:val="00381100"/>
    <w:rsid w:val="00381166"/>
    <w:rsid w:val="0038119B"/>
    <w:rsid w:val="003811C5"/>
    <w:rsid w:val="003818ED"/>
    <w:rsid w:val="00381D0B"/>
    <w:rsid w:val="00381ECE"/>
    <w:rsid w:val="00381F02"/>
    <w:rsid w:val="00381F91"/>
    <w:rsid w:val="00382377"/>
    <w:rsid w:val="0038242A"/>
    <w:rsid w:val="003829D2"/>
    <w:rsid w:val="00382B52"/>
    <w:rsid w:val="00382F58"/>
    <w:rsid w:val="00383167"/>
    <w:rsid w:val="0038359B"/>
    <w:rsid w:val="003837FD"/>
    <w:rsid w:val="00383B79"/>
    <w:rsid w:val="00383CAC"/>
    <w:rsid w:val="00383F3F"/>
    <w:rsid w:val="00383FC3"/>
    <w:rsid w:val="00384054"/>
    <w:rsid w:val="0038412B"/>
    <w:rsid w:val="00384A44"/>
    <w:rsid w:val="00384BAA"/>
    <w:rsid w:val="00384C05"/>
    <w:rsid w:val="0038514C"/>
    <w:rsid w:val="003854A4"/>
    <w:rsid w:val="0038565C"/>
    <w:rsid w:val="003858C9"/>
    <w:rsid w:val="00385A78"/>
    <w:rsid w:val="00385D7E"/>
    <w:rsid w:val="00385DD1"/>
    <w:rsid w:val="00385E50"/>
    <w:rsid w:val="00385F1A"/>
    <w:rsid w:val="00386494"/>
    <w:rsid w:val="003866E1"/>
    <w:rsid w:val="00386739"/>
    <w:rsid w:val="0038681F"/>
    <w:rsid w:val="00386AFA"/>
    <w:rsid w:val="00386F00"/>
    <w:rsid w:val="003873AC"/>
    <w:rsid w:val="003877C6"/>
    <w:rsid w:val="0038782F"/>
    <w:rsid w:val="00387882"/>
    <w:rsid w:val="00387CEE"/>
    <w:rsid w:val="00387F11"/>
    <w:rsid w:val="0039007D"/>
    <w:rsid w:val="0039011C"/>
    <w:rsid w:val="00390238"/>
    <w:rsid w:val="003902BE"/>
    <w:rsid w:val="00390800"/>
    <w:rsid w:val="00390CAA"/>
    <w:rsid w:val="00390F41"/>
    <w:rsid w:val="0039131D"/>
    <w:rsid w:val="00391653"/>
    <w:rsid w:val="003917AA"/>
    <w:rsid w:val="003919AF"/>
    <w:rsid w:val="00391AD2"/>
    <w:rsid w:val="003921BD"/>
    <w:rsid w:val="0039222E"/>
    <w:rsid w:val="0039229D"/>
    <w:rsid w:val="00392AC8"/>
    <w:rsid w:val="00392B1D"/>
    <w:rsid w:val="00392CF1"/>
    <w:rsid w:val="00392DFC"/>
    <w:rsid w:val="0039315A"/>
    <w:rsid w:val="003931F3"/>
    <w:rsid w:val="00393418"/>
    <w:rsid w:val="00393458"/>
    <w:rsid w:val="003936D0"/>
    <w:rsid w:val="00393781"/>
    <w:rsid w:val="003939E4"/>
    <w:rsid w:val="00393BC3"/>
    <w:rsid w:val="00393CCC"/>
    <w:rsid w:val="00393EBC"/>
    <w:rsid w:val="00393EEF"/>
    <w:rsid w:val="00394203"/>
    <w:rsid w:val="00394839"/>
    <w:rsid w:val="0039492D"/>
    <w:rsid w:val="00394D0A"/>
    <w:rsid w:val="00394D14"/>
    <w:rsid w:val="00394F32"/>
    <w:rsid w:val="0039527A"/>
    <w:rsid w:val="003952D4"/>
    <w:rsid w:val="00395788"/>
    <w:rsid w:val="00395AB0"/>
    <w:rsid w:val="00395AE4"/>
    <w:rsid w:val="00395C00"/>
    <w:rsid w:val="00396220"/>
    <w:rsid w:val="0039659A"/>
    <w:rsid w:val="00396894"/>
    <w:rsid w:val="00396A48"/>
    <w:rsid w:val="00396B97"/>
    <w:rsid w:val="00396E60"/>
    <w:rsid w:val="00396FD7"/>
    <w:rsid w:val="0039703C"/>
    <w:rsid w:val="00397293"/>
    <w:rsid w:val="00397517"/>
    <w:rsid w:val="00397DFD"/>
    <w:rsid w:val="003A01C2"/>
    <w:rsid w:val="003A03B2"/>
    <w:rsid w:val="003A05EA"/>
    <w:rsid w:val="003A07C7"/>
    <w:rsid w:val="003A0A01"/>
    <w:rsid w:val="003A0BA4"/>
    <w:rsid w:val="003A0CDE"/>
    <w:rsid w:val="003A0F73"/>
    <w:rsid w:val="003A14AB"/>
    <w:rsid w:val="003A153C"/>
    <w:rsid w:val="003A1965"/>
    <w:rsid w:val="003A1C58"/>
    <w:rsid w:val="003A1FD1"/>
    <w:rsid w:val="003A2113"/>
    <w:rsid w:val="003A2238"/>
    <w:rsid w:val="003A22C0"/>
    <w:rsid w:val="003A22E6"/>
    <w:rsid w:val="003A2467"/>
    <w:rsid w:val="003A25A0"/>
    <w:rsid w:val="003A2C4B"/>
    <w:rsid w:val="003A2D43"/>
    <w:rsid w:val="003A32CB"/>
    <w:rsid w:val="003A32EE"/>
    <w:rsid w:val="003A33CB"/>
    <w:rsid w:val="003A34EE"/>
    <w:rsid w:val="003A3A63"/>
    <w:rsid w:val="003A4301"/>
    <w:rsid w:val="003A4325"/>
    <w:rsid w:val="003A498F"/>
    <w:rsid w:val="003A4F5D"/>
    <w:rsid w:val="003A5118"/>
    <w:rsid w:val="003A54F3"/>
    <w:rsid w:val="003A556B"/>
    <w:rsid w:val="003A574F"/>
    <w:rsid w:val="003A579E"/>
    <w:rsid w:val="003A5877"/>
    <w:rsid w:val="003A5D5B"/>
    <w:rsid w:val="003A5EC9"/>
    <w:rsid w:val="003A6028"/>
    <w:rsid w:val="003A631B"/>
    <w:rsid w:val="003A695C"/>
    <w:rsid w:val="003A697A"/>
    <w:rsid w:val="003A6B28"/>
    <w:rsid w:val="003A6ED7"/>
    <w:rsid w:val="003A7110"/>
    <w:rsid w:val="003A7974"/>
    <w:rsid w:val="003A7A5A"/>
    <w:rsid w:val="003A7D9D"/>
    <w:rsid w:val="003A7F33"/>
    <w:rsid w:val="003A7FA9"/>
    <w:rsid w:val="003B05C0"/>
    <w:rsid w:val="003B09E5"/>
    <w:rsid w:val="003B0C1A"/>
    <w:rsid w:val="003B0CDE"/>
    <w:rsid w:val="003B104D"/>
    <w:rsid w:val="003B117D"/>
    <w:rsid w:val="003B18C5"/>
    <w:rsid w:val="003B196D"/>
    <w:rsid w:val="003B1C25"/>
    <w:rsid w:val="003B1E5A"/>
    <w:rsid w:val="003B1E8D"/>
    <w:rsid w:val="003B1E91"/>
    <w:rsid w:val="003B1F81"/>
    <w:rsid w:val="003B1FC0"/>
    <w:rsid w:val="003B21E6"/>
    <w:rsid w:val="003B232B"/>
    <w:rsid w:val="003B23F3"/>
    <w:rsid w:val="003B24F0"/>
    <w:rsid w:val="003B25EE"/>
    <w:rsid w:val="003B2772"/>
    <w:rsid w:val="003B2799"/>
    <w:rsid w:val="003B280E"/>
    <w:rsid w:val="003B2ABF"/>
    <w:rsid w:val="003B2D0D"/>
    <w:rsid w:val="003B2D30"/>
    <w:rsid w:val="003B2F5B"/>
    <w:rsid w:val="003B30AA"/>
    <w:rsid w:val="003B3155"/>
    <w:rsid w:val="003B351B"/>
    <w:rsid w:val="003B35CE"/>
    <w:rsid w:val="003B3D17"/>
    <w:rsid w:val="003B41CC"/>
    <w:rsid w:val="003B4C0B"/>
    <w:rsid w:val="003B4E7E"/>
    <w:rsid w:val="003B5470"/>
    <w:rsid w:val="003B57BD"/>
    <w:rsid w:val="003B5A35"/>
    <w:rsid w:val="003B5DF9"/>
    <w:rsid w:val="003B5EFB"/>
    <w:rsid w:val="003B6260"/>
    <w:rsid w:val="003B64FB"/>
    <w:rsid w:val="003B6B34"/>
    <w:rsid w:val="003B6CD1"/>
    <w:rsid w:val="003B6F17"/>
    <w:rsid w:val="003B7257"/>
    <w:rsid w:val="003B7379"/>
    <w:rsid w:val="003B76BD"/>
    <w:rsid w:val="003B79DF"/>
    <w:rsid w:val="003B7B16"/>
    <w:rsid w:val="003B7B29"/>
    <w:rsid w:val="003B7CDC"/>
    <w:rsid w:val="003B7EDF"/>
    <w:rsid w:val="003C0513"/>
    <w:rsid w:val="003C058C"/>
    <w:rsid w:val="003C06EE"/>
    <w:rsid w:val="003C0704"/>
    <w:rsid w:val="003C0A7A"/>
    <w:rsid w:val="003C0B33"/>
    <w:rsid w:val="003C0C3B"/>
    <w:rsid w:val="003C0DBF"/>
    <w:rsid w:val="003C0E51"/>
    <w:rsid w:val="003C0F6F"/>
    <w:rsid w:val="003C114B"/>
    <w:rsid w:val="003C116E"/>
    <w:rsid w:val="003C1212"/>
    <w:rsid w:val="003C15AF"/>
    <w:rsid w:val="003C187B"/>
    <w:rsid w:val="003C2611"/>
    <w:rsid w:val="003C2D6B"/>
    <w:rsid w:val="003C2E22"/>
    <w:rsid w:val="003C349B"/>
    <w:rsid w:val="003C365E"/>
    <w:rsid w:val="003C38F4"/>
    <w:rsid w:val="003C39AA"/>
    <w:rsid w:val="003C3D87"/>
    <w:rsid w:val="003C3EEB"/>
    <w:rsid w:val="003C423B"/>
    <w:rsid w:val="003C42E3"/>
    <w:rsid w:val="003C48B9"/>
    <w:rsid w:val="003C4927"/>
    <w:rsid w:val="003C4A85"/>
    <w:rsid w:val="003C4C3E"/>
    <w:rsid w:val="003C4E63"/>
    <w:rsid w:val="003C4FE5"/>
    <w:rsid w:val="003C513B"/>
    <w:rsid w:val="003C53D7"/>
    <w:rsid w:val="003C5682"/>
    <w:rsid w:val="003C58A2"/>
    <w:rsid w:val="003C5C5B"/>
    <w:rsid w:val="003C5F5E"/>
    <w:rsid w:val="003C61C1"/>
    <w:rsid w:val="003C6370"/>
    <w:rsid w:val="003C662B"/>
    <w:rsid w:val="003C6769"/>
    <w:rsid w:val="003C68B4"/>
    <w:rsid w:val="003C7346"/>
    <w:rsid w:val="003C7673"/>
    <w:rsid w:val="003C7C9A"/>
    <w:rsid w:val="003C7E31"/>
    <w:rsid w:val="003D0159"/>
    <w:rsid w:val="003D0190"/>
    <w:rsid w:val="003D01A9"/>
    <w:rsid w:val="003D075F"/>
    <w:rsid w:val="003D0ECD"/>
    <w:rsid w:val="003D1035"/>
    <w:rsid w:val="003D1217"/>
    <w:rsid w:val="003D1300"/>
    <w:rsid w:val="003D138B"/>
    <w:rsid w:val="003D15C8"/>
    <w:rsid w:val="003D1CE8"/>
    <w:rsid w:val="003D1EAF"/>
    <w:rsid w:val="003D1ED7"/>
    <w:rsid w:val="003D21F5"/>
    <w:rsid w:val="003D226D"/>
    <w:rsid w:val="003D24DD"/>
    <w:rsid w:val="003D26C1"/>
    <w:rsid w:val="003D2766"/>
    <w:rsid w:val="003D2932"/>
    <w:rsid w:val="003D2C46"/>
    <w:rsid w:val="003D2E6D"/>
    <w:rsid w:val="003D2FEB"/>
    <w:rsid w:val="003D36B3"/>
    <w:rsid w:val="003D36D7"/>
    <w:rsid w:val="003D3752"/>
    <w:rsid w:val="003D3AA0"/>
    <w:rsid w:val="003D3CD2"/>
    <w:rsid w:val="003D405E"/>
    <w:rsid w:val="003D4355"/>
    <w:rsid w:val="003D44D3"/>
    <w:rsid w:val="003D45FE"/>
    <w:rsid w:val="003D4E88"/>
    <w:rsid w:val="003D55D0"/>
    <w:rsid w:val="003D5BB7"/>
    <w:rsid w:val="003D623C"/>
    <w:rsid w:val="003D6414"/>
    <w:rsid w:val="003D676E"/>
    <w:rsid w:val="003D6B23"/>
    <w:rsid w:val="003D6E76"/>
    <w:rsid w:val="003D6EF8"/>
    <w:rsid w:val="003D71B9"/>
    <w:rsid w:val="003D7860"/>
    <w:rsid w:val="003D7BB0"/>
    <w:rsid w:val="003D7CCD"/>
    <w:rsid w:val="003D7CF5"/>
    <w:rsid w:val="003D7E14"/>
    <w:rsid w:val="003D7F34"/>
    <w:rsid w:val="003E000D"/>
    <w:rsid w:val="003E0242"/>
    <w:rsid w:val="003E036D"/>
    <w:rsid w:val="003E049B"/>
    <w:rsid w:val="003E0727"/>
    <w:rsid w:val="003E084E"/>
    <w:rsid w:val="003E0B1A"/>
    <w:rsid w:val="003E12C1"/>
    <w:rsid w:val="003E15DF"/>
    <w:rsid w:val="003E1A96"/>
    <w:rsid w:val="003E2141"/>
    <w:rsid w:val="003E257A"/>
    <w:rsid w:val="003E25A8"/>
    <w:rsid w:val="003E2800"/>
    <w:rsid w:val="003E2839"/>
    <w:rsid w:val="003E2A95"/>
    <w:rsid w:val="003E2D29"/>
    <w:rsid w:val="003E30BD"/>
    <w:rsid w:val="003E337E"/>
    <w:rsid w:val="003E34EF"/>
    <w:rsid w:val="003E39FB"/>
    <w:rsid w:val="003E3F39"/>
    <w:rsid w:val="003E401A"/>
    <w:rsid w:val="003E4107"/>
    <w:rsid w:val="003E434E"/>
    <w:rsid w:val="003E48AD"/>
    <w:rsid w:val="003E4930"/>
    <w:rsid w:val="003E4AA8"/>
    <w:rsid w:val="003E4B1A"/>
    <w:rsid w:val="003E4CE9"/>
    <w:rsid w:val="003E531D"/>
    <w:rsid w:val="003E5331"/>
    <w:rsid w:val="003E55F0"/>
    <w:rsid w:val="003E5760"/>
    <w:rsid w:val="003E5961"/>
    <w:rsid w:val="003E596B"/>
    <w:rsid w:val="003E5EF5"/>
    <w:rsid w:val="003E65BC"/>
    <w:rsid w:val="003E674D"/>
    <w:rsid w:val="003E681C"/>
    <w:rsid w:val="003E6A58"/>
    <w:rsid w:val="003E6E2B"/>
    <w:rsid w:val="003E6FAB"/>
    <w:rsid w:val="003E785D"/>
    <w:rsid w:val="003E7B30"/>
    <w:rsid w:val="003E7E3F"/>
    <w:rsid w:val="003E7F4D"/>
    <w:rsid w:val="003F0106"/>
    <w:rsid w:val="003F03C5"/>
    <w:rsid w:val="003F054F"/>
    <w:rsid w:val="003F05B2"/>
    <w:rsid w:val="003F07FC"/>
    <w:rsid w:val="003F08AB"/>
    <w:rsid w:val="003F08B9"/>
    <w:rsid w:val="003F0CFA"/>
    <w:rsid w:val="003F0F27"/>
    <w:rsid w:val="003F0FC5"/>
    <w:rsid w:val="003F1220"/>
    <w:rsid w:val="003F1248"/>
    <w:rsid w:val="003F12E1"/>
    <w:rsid w:val="003F12FA"/>
    <w:rsid w:val="003F13CB"/>
    <w:rsid w:val="003F13EE"/>
    <w:rsid w:val="003F1790"/>
    <w:rsid w:val="003F17AD"/>
    <w:rsid w:val="003F182B"/>
    <w:rsid w:val="003F1866"/>
    <w:rsid w:val="003F18FB"/>
    <w:rsid w:val="003F1AFE"/>
    <w:rsid w:val="003F1E45"/>
    <w:rsid w:val="003F23FF"/>
    <w:rsid w:val="003F2790"/>
    <w:rsid w:val="003F29CF"/>
    <w:rsid w:val="003F2ECD"/>
    <w:rsid w:val="003F2F7F"/>
    <w:rsid w:val="003F3100"/>
    <w:rsid w:val="003F31A1"/>
    <w:rsid w:val="003F3447"/>
    <w:rsid w:val="003F3973"/>
    <w:rsid w:val="003F3974"/>
    <w:rsid w:val="003F3991"/>
    <w:rsid w:val="003F3BA0"/>
    <w:rsid w:val="003F3DE0"/>
    <w:rsid w:val="003F3E7C"/>
    <w:rsid w:val="003F3F38"/>
    <w:rsid w:val="003F3F50"/>
    <w:rsid w:val="003F3F89"/>
    <w:rsid w:val="003F419D"/>
    <w:rsid w:val="003F4435"/>
    <w:rsid w:val="003F48AA"/>
    <w:rsid w:val="003F506F"/>
    <w:rsid w:val="003F52C3"/>
    <w:rsid w:val="003F53B6"/>
    <w:rsid w:val="003F5727"/>
    <w:rsid w:val="003F57D5"/>
    <w:rsid w:val="003F606A"/>
    <w:rsid w:val="003F61B3"/>
    <w:rsid w:val="003F63FF"/>
    <w:rsid w:val="003F6804"/>
    <w:rsid w:val="003F6B67"/>
    <w:rsid w:val="003F6E61"/>
    <w:rsid w:val="003F6ED7"/>
    <w:rsid w:val="003F7121"/>
    <w:rsid w:val="003F72F7"/>
    <w:rsid w:val="003F7359"/>
    <w:rsid w:val="003F7508"/>
    <w:rsid w:val="003F799D"/>
    <w:rsid w:val="003F7DE9"/>
    <w:rsid w:val="00400587"/>
    <w:rsid w:val="00400615"/>
    <w:rsid w:val="00400781"/>
    <w:rsid w:val="00400811"/>
    <w:rsid w:val="00400846"/>
    <w:rsid w:val="00400BDC"/>
    <w:rsid w:val="00400DD8"/>
    <w:rsid w:val="00400EF6"/>
    <w:rsid w:val="00401035"/>
    <w:rsid w:val="00401096"/>
    <w:rsid w:val="004010F1"/>
    <w:rsid w:val="0040150A"/>
    <w:rsid w:val="004016B9"/>
    <w:rsid w:val="004018F7"/>
    <w:rsid w:val="00401989"/>
    <w:rsid w:val="00401B6F"/>
    <w:rsid w:val="00401C98"/>
    <w:rsid w:val="00401D5B"/>
    <w:rsid w:val="00401FE1"/>
    <w:rsid w:val="004026F0"/>
    <w:rsid w:val="00402764"/>
    <w:rsid w:val="00402840"/>
    <w:rsid w:val="0040288D"/>
    <w:rsid w:val="00402930"/>
    <w:rsid w:val="00402D2C"/>
    <w:rsid w:val="00402DE3"/>
    <w:rsid w:val="00402E96"/>
    <w:rsid w:val="00402FC1"/>
    <w:rsid w:val="0040350D"/>
    <w:rsid w:val="00403518"/>
    <w:rsid w:val="00403527"/>
    <w:rsid w:val="0040375E"/>
    <w:rsid w:val="004039F7"/>
    <w:rsid w:val="00403E33"/>
    <w:rsid w:val="00403E8C"/>
    <w:rsid w:val="00404049"/>
    <w:rsid w:val="00404214"/>
    <w:rsid w:val="004042B2"/>
    <w:rsid w:val="0040437D"/>
    <w:rsid w:val="00404422"/>
    <w:rsid w:val="00404541"/>
    <w:rsid w:val="004045AE"/>
    <w:rsid w:val="004046E6"/>
    <w:rsid w:val="00404841"/>
    <w:rsid w:val="00404937"/>
    <w:rsid w:val="0040496F"/>
    <w:rsid w:val="00404CCF"/>
    <w:rsid w:val="00404D82"/>
    <w:rsid w:val="0040514F"/>
    <w:rsid w:val="004051CC"/>
    <w:rsid w:val="00405487"/>
    <w:rsid w:val="00405494"/>
    <w:rsid w:val="004054D0"/>
    <w:rsid w:val="004055B0"/>
    <w:rsid w:val="00405656"/>
    <w:rsid w:val="004056C8"/>
    <w:rsid w:val="0040588D"/>
    <w:rsid w:val="00405AF5"/>
    <w:rsid w:val="00406051"/>
    <w:rsid w:val="00406371"/>
    <w:rsid w:val="0040659A"/>
    <w:rsid w:val="00406688"/>
    <w:rsid w:val="00406888"/>
    <w:rsid w:val="00406973"/>
    <w:rsid w:val="00406B11"/>
    <w:rsid w:val="00406B48"/>
    <w:rsid w:val="00407049"/>
    <w:rsid w:val="004070C2"/>
    <w:rsid w:val="0040782F"/>
    <w:rsid w:val="004078A4"/>
    <w:rsid w:val="00407B99"/>
    <w:rsid w:val="00407E41"/>
    <w:rsid w:val="00410127"/>
    <w:rsid w:val="004104AB"/>
    <w:rsid w:val="00410982"/>
    <w:rsid w:val="00410A4E"/>
    <w:rsid w:val="00410D2F"/>
    <w:rsid w:val="00410E27"/>
    <w:rsid w:val="00410EB6"/>
    <w:rsid w:val="00410EFC"/>
    <w:rsid w:val="0041120D"/>
    <w:rsid w:val="004112CA"/>
    <w:rsid w:val="00411492"/>
    <w:rsid w:val="004118F9"/>
    <w:rsid w:val="00411B95"/>
    <w:rsid w:val="00411BBB"/>
    <w:rsid w:val="00411D52"/>
    <w:rsid w:val="00412046"/>
    <w:rsid w:val="00412A0E"/>
    <w:rsid w:val="00412AAF"/>
    <w:rsid w:val="00412AE1"/>
    <w:rsid w:val="0041319D"/>
    <w:rsid w:val="0041365C"/>
    <w:rsid w:val="00413A32"/>
    <w:rsid w:val="00413EFF"/>
    <w:rsid w:val="00414063"/>
    <w:rsid w:val="00414186"/>
    <w:rsid w:val="004146AC"/>
    <w:rsid w:val="00414CF2"/>
    <w:rsid w:val="00414E27"/>
    <w:rsid w:val="00414ECE"/>
    <w:rsid w:val="00414F8E"/>
    <w:rsid w:val="004153A4"/>
    <w:rsid w:val="00415530"/>
    <w:rsid w:val="004157F6"/>
    <w:rsid w:val="00415AF9"/>
    <w:rsid w:val="00415C21"/>
    <w:rsid w:val="00415D64"/>
    <w:rsid w:val="00416074"/>
    <w:rsid w:val="0041664C"/>
    <w:rsid w:val="00416956"/>
    <w:rsid w:val="00416D2F"/>
    <w:rsid w:val="00416D45"/>
    <w:rsid w:val="004171AD"/>
    <w:rsid w:val="004173B8"/>
    <w:rsid w:val="004174BA"/>
    <w:rsid w:val="00417606"/>
    <w:rsid w:val="00417780"/>
    <w:rsid w:val="004179B0"/>
    <w:rsid w:val="00417EF0"/>
    <w:rsid w:val="00420612"/>
    <w:rsid w:val="00420870"/>
    <w:rsid w:val="00420919"/>
    <w:rsid w:val="004213B0"/>
    <w:rsid w:val="004213FE"/>
    <w:rsid w:val="004214AE"/>
    <w:rsid w:val="0042168E"/>
    <w:rsid w:val="00421802"/>
    <w:rsid w:val="00421846"/>
    <w:rsid w:val="004218B8"/>
    <w:rsid w:val="00421A7B"/>
    <w:rsid w:val="00421E2E"/>
    <w:rsid w:val="00421E75"/>
    <w:rsid w:val="004221EC"/>
    <w:rsid w:val="00422355"/>
    <w:rsid w:val="0042247B"/>
    <w:rsid w:val="004227B6"/>
    <w:rsid w:val="00422972"/>
    <w:rsid w:val="00422B55"/>
    <w:rsid w:val="00422CE3"/>
    <w:rsid w:val="00422E1C"/>
    <w:rsid w:val="00423107"/>
    <w:rsid w:val="0042317B"/>
    <w:rsid w:val="004231F2"/>
    <w:rsid w:val="004236A5"/>
    <w:rsid w:val="0042412B"/>
    <w:rsid w:val="004247AA"/>
    <w:rsid w:val="00424E24"/>
    <w:rsid w:val="0042520B"/>
    <w:rsid w:val="0042524E"/>
    <w:rsid w:val="00425C1E"/>
    <w:rsid w:val="00425D55"/>
    <w:rsid w:val="00425E35"/>
    <w:rsid w:val="00425F9D"/>
    <w:rsid w:val="0042625D"/>
    <w:rsid w:val="00426266"/>
    <w:rsid w:val="0042654E"/>
    <w:rsid w:val="004268DF"/>
    <w:rsid w:val="00426BA3"/>
    <w:rsid w:val="0042705D"/>
    <w:rsid w:val="00427138"/>
    <w:rsid w:val="0042758A"/>
    <w:rsid w:val="00427637"/>
    <w:rsid w:val="00427679"/>
    <w:rsid w:val="00427B4F"/>
    <w:rsid w:val="00427E7B"/>
    <w:rsid w:val="00430054"/>
    <w:rsid w:val="00430C63"/>
    <w:rsid w:val="00430C81"/>
    <w:rsid w:val="00430D7F"/>
    <w:rsid w:val="004313F3"/>
    <w:rsid w:val="0043143B"/>
    <w:rsid w:val="00431506"/>
    <w:rsid w:val="0043151F"/>
    <w:rsid w:val="0043163C"/>
    <w:rsid w:val="00431F14"/>
    <w:rsid w:val="00432132"/>
    <w:rsid w:val="004325C2"/>
    <w:rsid w:val="00432BA2"/>
    <w:rsid w:val="00432EC2"/>
    <w:rsid w:val="0043339A"/>
    <w:rsid w:val="004337AB"/>
    <w:rsid w:val="00433D42"/>
    <w:rsid w:val="004340DD"/>
    <w:rsid w:val="004347A8"/>
    <w:rsid w:val="0043489B"/>
    <w:rsid w:val="00434D6C"/>
    <w:rsid w:val="00434F0E"/>
    <w:rsid w:val="00435259"/>
    <w:rsid w:val="004352F2"/>
    <w:rsid w:val="0043582D"/>
    <w:rsid w:val="004359F1"/>
    <w:rsid w:val="00435AEF"/>
    <w:rsid w:val="0043632A"/>
    <w:rsid w:val="00436456"/>
    <w:rsid w:val="00436507"/>
    <w:rsid w:val="00436627"/>
    <w:rsid w:val="004366E3"/>
    <w:rsid w:val="00436880"/>
    <w:rsid w:val="00436891"/>
    <w:rsid w:val="0043694C"/>
    <w:rsid w:val="00436988"/>
    <w:rsid w:val="00436B8B"/>
    <w:rsid w:val="00436CA5"/>
    <w:rsid w:val="00436DEB"/>
    <w:rsid w:val="00436F14"/>
    <w:rsid w:val="00436F9C"/>
    <w:rsid w:val="0043744C"/>
    <w:rsid w:val="004379C0"/>
    <w:rsid w:val="00437B64"/>
    <w:rsid w:val="00437B87"/>
    <w:rsid w:val="00437CB0"/>
    <w:rsid w:val="00437E54"/>
    <w:rsid w:val="00437E97"/>
    <w:rsid w:val="004403F3"/>
    <w:rsid w:val="0044098C"/>
    <w:rsid w:val="00440E6B"/>
    <w:rsid w:val="00440E7A"/>
    <w:rsid w:val="00440FB0"/>
    <w:rsid w:val="0044111E"/>
    <w:rsid w:val="00441183"/>
    <w:rsid w:val="0044136C"/>
    <w:rsid w:val="00441492"/>
    <w:rsid w:val="004414EE"/>
    <w:rsid w:val="00441527"/>
    <w:rsid w:val="0044194B"/>
    <w:rsid w:val="00441ADC"/>
    <w:rsid w:val="00441C21"/>
    <w:rsid w:val="00441D17"/>
    <w:rsid w:val="004420D8"/>
    <w:rsid w:val="00442120"/>
    <w:rsid w:val="004421BF"/>
    <w:rsid w:val="0044237A"/>
    <w:rsid w:val="004423E3"/>
    <w:rsid w:val="004427F2"/>
    <w:rsid w:val="00442B8B"/>
    <w:rsid w:val="00443349"/>
    <w:rsid w:val="004434C8"/>
    <w:rsid w:val="00443510"/>
    <w:rsid w:val="004438D8"/>
    <w:rsid w:val="004438F0"/>
    <w:rsid w:val="00443B6D"/>
    <w:rsid w:val="00443DC9"/>
    <w:rsid w:val="004441B7"/>
    <w:rsid w:val="004441F4"/>
    <w:rsid w:val="00444215"/>
    <w:rsid w:val="004443F9"/>
    <w:rsid w:val="00444628"/>
    <w:rsid w:val="00444BC2"/>
    <w:rsid w:val="00444DB2"/>
    <w:rsid w:val="00444DC5"/>
    <w:rsid w:val="00444DD1"/>
    <w:rsid w:val="00444DE6"/>
    <w:rsid w:val="00444F06"/>
    <w:rsid w:val="00444F3A"/>
    <w:rsid w:val="00445C72"/>
    <w:rsid w:val="00446022"/>
    <w:rsid w:val="00446268"/>
    <w:rsid w:val="00446666"/>
    <w:rsid w:val="004467E4"/>
    <w:rsid w:val="00446E26"/>
    <w:rsid w:val="00446E59"/>
    <w:rsid w:val="004472A9"/>
    <w:rsid w:val="004475F8"/>
    <w:rsid w:val="00447768"/>
    <w:rsid w:val="004500A2"/>
    <w:rsid w:val="004500A8"/>
    <w:rsid w:val="00450254"/>
    <w:rsid w:val="00450281"/>
    <w:rsid w:val="004505B5"/>
    <w:rsid w:val="00450A4D"/>
    <w:rsid w:val="00450BE5"/>
    <w:rsid w:val="00450DD2"/>
    <w:rsid w:val="004510C6"/>
    <w:rsid w:val="00451420"/>
    <w:rsid w:val="00451AAE"/>
    <w:rsid w:val="00451C02"/>
    <w:rsid w:val="00451C3A"/>
    <w:rsid w:val="00451DEF"/>
    <w:rsid w:val="00451E98"/>
    <w:rsid w:val="00451FD6"/>
    <w:rsid w:val="0045201E"/>
    <w:rsid w:val="00452652"/>
    <w:rsid w:val="004529A4"/>
    <w:rsid w:val="00452A0D"/>
    <w:rsid w:val="00452AE2"/>
    <w:rsid w:val="00452B91"/>
    <w:rsid w:val="00452E1F"/>
    <w:rsid w:val="00452E21"/>
    <w:rsid w:val="00453411"/>
    <w:rsid w:val="0045346D"/>
    <w:rsid w:val="004534B3"/>
    <w:rsid w:val="00453550"/>
    <w:rsid w:val="00453BE2"/>
    <w:rsid w:val="00453D5B"/>
    <w:rsid w:val="0045432D"/>
    <w:rsid w:val="004543A4"/>
    <w:rsid w:val="004547EE"/>
    <w:rsid w:val="00454D1F"/>
    <w:rsid w:val="00454EAA"/>
    <w:rsid w:val="00455171"/>
    <w:rsid w:val="00455213"/>
    <w:rsid w:val="004557ED"/>
    <w:rsid w:val="004558D6"/>
    <w:rsid w:val="00455961"/>
    <w:rsid w:val="00455966"/>
    <w:rsid w:val="004559FB"/>
    <w:rsid w:val="00455D02"/>
    <w:rsid w:val="00455DC5"/>
    <w:rsid w:val="00455EA5"/>
    <w:rsid w:val="00456289"/>
    <w:rsid w:val="00456798"/>
    <w:rsid w:val="00456ABE"/>
    <w:rsid w:val="0045727D"/>
    <w:rsid w:val="00457341"/>
    <w:rsid w:val="00457A98"/>
    <w:rsid w:val="0046022F"/>
    <w:rsid w:val="00460340"/>
    <w:rsid w:val="00460363"/>
    <w:rsid w:val="004605C0"/>
    <w:rsid w:val="004606A3"/>
    <w:rsid w:val="0046072C"/>
    <w:rsid w:val="00460D2A"/>
    <w:rsid w:val="00460F4A"/>
    <w:rsid w:val="00461128"/>
    <w:rsid w:val="00461255"/>
    <w:rsid w:val="00461370"/>
    <w:rsid w:val="004613ED"/>
    <w:rsid w:val="004615E9"/>
    <w:rsid w:val="00461755"/>
    <w:rsid w:val="00461FB3"/>
    <w:rsid w:val="004621CA"/>
    <w:rsid w:val="00462380"/>
    <w:rsid w:val="004623E1"/>
    <w:rsid w:val="00462433"/>
    <w:rsid w:val="00462585"/>
    <w:rsid w:val="00462D24"/>
    <w:rsid w:val="00462E6B"/>
    <w:rsid w:val="0046324B"/>
    <w:rsid w:val="0046345B"/>
    <w:rsid w:val="00463676"/>
    <w:rsid w:val="00463699"/>
    <w:rsid w:val="0046391B"/>
    <w:rsid w:val="0046399A"/>
    <w:rsid w:val="00463C71"/>
    <w:rsid w:val="00463E30"/>
    <w:rsid w:val="004642BD"/>
    <w:rsid w:val="004645A7"/>
    <w:rsid w:val="004645D1"/>
    <w:rsid w:val="00464B69"/>
    <w:rsid w:val="00464DA1"/>
    <w:rsid w:val="00464E3A"/>
    <w:rsid w:val="0046500F"/>
    <w:rsid w:val="00465246"/>
    <w:rsid w:val="0046529F"/>
    <w:rsid w:val="00465445"/>
    <w:rsid w:val="00465450"/>
    <w:rsid w:val="00465481"/>
    <w:rsid w:val="0046558D"/>
    <w:rsid w:val="00465991"/>
    <w:rsid w:val="00465DD0"/>
    <w:rsid w:val="00465F35"/>
    <w:rsid w:val="0046607F"/>
    <w:rsid w:val="00466328"/>
    <w:rsid w:val="0046659A"/>
    <w:rsid w:val="004668B8"/>
    <w:rsid w:val="00466A03"/>
    <w:rsid w:val="00466EE1"/>
    <w:rsid w:val="00467163"/>
    <w:rsid w:val="0046721A"/>
    <w:rsid w:val="0046755F"/>
    <w:rsid w:val="00467580"/>
    <w:rsid w:val="004676F2"/>
    <w:rsid w:val="004678CB"/>
    <w:rsid w:val="00467A1B"/>
    <w:rsid w:val="00470099"/>
    <w:rsid w:val="004700EB"/>
    <w:rsid w:val="0047057B"/>
    <w:rsid w:val="004705F1"/>
    <w:rsid w:val="00470600"/>
    <w:rsid w:val="00470848"/>
    <w:rsid w:val="004708FA"/>
    <w:rsid w:val="0047096E"/>
    <w:rsid w:val="00470CA4"/>
    <w:rsid w:val="00471166"/>
    <w:rsid w:val="004712CA"/>
    <w:rsid w:val="00471615"/>
    <w:rsid w:val="00471760"/>
    <w:rsid w:val="0047199A"/>
    <w:rsid w:val="00471ADC"/>
    <w:rsid w:val="00471D52"/>
    <w:rsid w:val="00472136"/>
    <w:rsid w:val="0047220F"/>
    <w:rsid w:val="00472285"/>
    <w:rsid w:val="00472357"/>
    <w:rsid w:val="0047236B"/>
    <w:rsid w:val="004724E1"/>
    <w:rsid w:val="004727CA"/>
    <w:rsid w:val="00472E8B"/>
    <w:rsid w:val="00472EC7"/>
    <w:rsid w:val="0047338D"/>
    <w:rsid w:val="00473A82"/>
    <w:rsid w:val="00473C22"/>
    <w:rsid w:val="00473F0D"/>
    <w:rsid w:val="00473F21"/>
    <w:rsid w:val="004742A3"/>
    <w:rsid w:val="004742AF"/>
    <w:rsid w:val="00474418"/>
    <w:rsid w:val="0047503C"/>
    <w:rsid w:val="004755B9"/>
    <w:rsid w:val="00475649"/>
    <w:rsid w:val="00475729"/>
    <w:rsid w:val="00475904"/>
    <w:rsid w:val="004759EE"/>
    <w:rsid w:val="00475B3A"/>
    <w:rsid w:val="00475BDC"/>
    <w:rsid w:val="00475CD5"/>
    <w:rsid w:val="00475DDE"/>
    <w:rsid w:val="00475E4F"/>
    <w:rsid w:val="00475F88"/>
    <w:rsid w:val="00476079"/>
    <w:rsid w:val="004767A9"/>
    <w:rsid w:val="004767CB"/>
    <w:rsid w:val="00476932"/>
    <w:rsid w:val="00477607"/>
    <w:rsid w:val="0047762E"/>
    <w:rsid w:val="00477CF8"/>
    <w:rsid w:val="00477FE3"/>
    <w:rsid w:val="004802DF"/>
    <w:rsid w:val="0048090F"/>
    <w:rsid w:val="00480B7D"/>
    <w:rsid w:val="004810E3"/>
    <w:rsid w:val="0048117A"/>
    <w:rsid w:val="0048160F"/>
    <w:rsid w:val="00481B94"/>
    <w:rsid w:val="00481ECF"/>
    <w:rsid w:val="0048261A"/>
    <w:rsid w:val="00482B04"/>
    <w:rsid w:val="00482DBB"/>
    <w:rsid w:val="00482E84"/>
    <w:rsid w:val="00483023"/>
    <w:rsid w:val="00483028"/>
    <w:rsid w:val="0048314A"/>
    <w:rsid w:val="00483246"/>
    <w:rsid w:val="004832C8"/>
    <w:rsid w:val="0048337D"/>
    <w:rsid w:val="004837AA"/>
    <w:rsid w:val="0048398A"/>
    <w:rsid w:val="00483B0C"/>
    <w:rsid w:val="00483B88"/>
    <w:rsid w:val="00483EC9"/>
    <w:rsid w:val="00483FCF"/>
    <w:rsid w:val="00484397"/>
    <w:rsid w:val="0048460A"/>
    <w:rsid w:val="00484932"/>
    <w:rsid w:val="00484A90"/>
    <w:rsid w:val="00484BE9"/>
    <w:rsid w:val="004851E2"/>
    <w:rsid w:val="00485942"/>
    <w:rsid w:val="00485EBD"/>
    <w:rsid w:val="004866D7"/>
    <w:rsid w:val="00486A1B"/>
    <w:rsid w:val="00486A55"/>
    <w:rsid w:val="00486D8F"/>
    <w:rsid w:val="0049068B"/>
    <w:rsid w:val="00490895"/>
    <w:rsid w:val="0049097B"/>
    <w:rsid w:val="00490984"/>
    <w:rsid w:val="0049128F"/>
    <w:rsid w:val="004912C5"/>
    <w:rsid w:val="0049131E"/>
    <w:rsid w:val="00491424"/>
    <w:rsid w:val="004914B4"/>
    <w:rsid w:val="00491562"/>
    <w:rsid w:val="00491601"/>
    <w:rsid w:val="0049164C"/>
    <w:rsid w:val="004916D2"/>
    <w:rsid w:val="004919A2"/>
    <w:rsid w:val="00491A55"/>
    <w:rsid w:val="00492264"/>
    <w:rsid w:val="00492290"/>
    <w:rsid w:val="00492503"/>
    <w:rsid w:val="00492563"/>
    <w:rsid w:val="0049275E"/>
    <w:rsid w:val="00492AB2"/>
    <w:rsid w:val="00492C6A"/>
    <w:rsid w:val="00492E0A"/>
    <w:rsid w:val="00493331"/>
    <w:rsid w:val="004933C7"/>
    <w:rsid w:val="00493419"/>
    <w:rsid w:val="00493872"/>
    <w:rsid w:val="00493D54"/>
    <w:rsid w:val="00493D6B"/>
    <w:rsid w:val="004945E7"/>
    <w:rsid w:val="00494984"/>
    <w:rsid w:val="00494AEC"/>
    <w:rsid w:val="00494B0B"/>
    <w:rsid w:val="00494ECC"/>
    <w:rsid w:val="00494F9E"/>
    <w:rsid w:val="0049577D"/>
    <w:rsid w:val="00495C9F"/>
    <w:rsid w:val="00495D1F"/>
    <w:rsid w:val="00495DB0"/>
    <w:rsid w:val="00496205"/>
    <w:rsid w:val="00496343"/>
    <w:rsid w:val="00496443"/>
    <w:rsid w:val="0049647A"/>
    <w:rsid w:val="004965E8"/>
    <w:rsid w:val="0049670E"/>
    <w:rsid w:val="00496C26"/>
    <w:rsid w:val="00496C54"/>
    <w:rsid w:val="00496D88"/>
    <w:rsid w:val="00496E36"/>
    <w:rsid w:val="00497611"/>
    <w:rsid w:val="00497913"/>
    <w:rsid w:val="00497CE2"/>
    <w:rsid w:val="00497D2B"/>
    <w:rsid w:val="00497DB1"/>
    <w:rsid w:val="004A03A7"/>
    <w:rsid w:val="004A042A"/>
    <w:rsid w:val="004A0E48"/>
    <w:rsid w:val="004A1174"/>
    <w:rsid w:val="004A1875"/>
    <w:rsid w:val="004A1E3E"/>
    <w:rsid w:val="004A1EA7"/>
    <w:rsid w:val="004A2290"/>
    <w:rsid w:val="004A2370"/>
    <w:rsid w:val="004A23DF"/>
    <w:rsid w:val="004A240B"/>
    <w:rsid w:val="004A25CE"/>
    <w:rsid w:val="004A25D0"/>
    <w:rsid w:val="004A269E"/>
    <w:rsid w:val="004A2781"/>
    <w:rsid w:val="004A27EB"/>
    <w:rsid w:val="004A2BD0"/>
    <w:rsid w:val="004A2C08"/>
    <w:rsid w:val="004A2CDB"/>
    <w:rsid w:val="004A2DDB"/>
    <w:rsid w:val="004A302B"/>
    <w:rsid w:val="004A30B3"/>
    <w:rsid w:val="004A312C"/>
    <w:rsid w:val="004A31AB"/>
    <w:rsid w:val="004A37AE"/>
    <w:rsid w:val="004A38FE"/>
    <w:rsid w:val="004A3A67"/>
    <w:rsid w:val="004A3BC6"/>
    <w:rsid w:val="004A4100"/>
    <w:rsid w:val="004A439D"/>
    <w:rsid w:val="004A4638"/>
    <w:rsid w:val="004A4BE9"/>
    <w:rsid w:val="004A4DF6"/>
    <w:rsid w:val="004A4EA6"/>
    <w:rsid w:val="004A5092"/>
    <w:rsid w:val="004A53C1"/>
    <w:rsid w:val="004A56EC"/>
    <w:rsid w:val="004A5719"/>
    <w:rsid w:val="004A5C56"/>
    <w:rsid w:val="004A6040"/>
    <w:rsid w:val="004A62C6"/>
    <w:rsid w:val="004A6D63"/>
    <w:rsid w:val="004A6DBE"/>
    <w:rsid w:val="004A6F50"/>
    <w:rsid w:val="004A701A"/>
    <w:rsid w:val="004A7118"/>
    <w:rsid w:val="004A752B"/>
    <w:rsid w:val="004B01CE"/>
    <w:rsid w:val="004B01F5"/>
    <w:rsid w:val="004B0652"/>
    <w:rsid w:val="004B0ACC"/>
    <w:rsid w:val="004B0CA5"/>
    <w:rsid w:val="004B0CD1"/>
    <w:rsid w:val="004B0F89"/>
    <w:rsid w:val="004B1296"/>
    <w:rsid w:val="004B1433"/>
    <w:rsid w:val="004B14AC"/>
    <w:rsid w:val="004B16A8"/>
    <w:rsid w:val="004B177F"/>
    <w:rsid w:val="004B194C"/>
    <w:rsid w:val="004B1958"/>
    <w:rsid w:val="004B1FEF"/>
    <w:rsid w:val="004B20AA"/>
    <w:rsid w:val="004B270E"/>
    <w:rsid w:val="004B28F3"/>
    <w:rsid w:val="004B2F6E"/>
    <w:rsid w:val="004B3001"/>
    <w:rsid w:val="004B3026"/>
    <w:rsid w:val="004B32EA"/>
    <w:rsid w:val="004B33C8"/>
    <w:rsid w:val="004B3469"/>
    <w:rsid w:val="004B3669"/>
    <w:rsid w:val="004B3C75"/>
    <w:rsid w:val="004B4095"/>
    <w:rsid w:val="004B4105"/>
    <w:rsid w:val="004B429A"/>
    <w:rsid w:val="004B4366"/>
    <w:rsid w:val="004B4372"/>
    <w:rsid w:val="004B473E"/>
    <w:rsid w:val="004B4800"/>
    <w:rsid w:val="004B4929"/>
    <w:rsid w:val="004B495D"/>
    <w:rsid w:val="004B4C0D"/>
    <w:rsid w:val="004B4D32"/>
    <w:rsid w:val="004B51B6"/>
    <w:rsid w:val="004B521A"/>
    <w:rsid w:val="004B522A"/>
    <w:rsid w:val="004B5506"/>
    <w:rsid w:val="004B5999"/>
    <w:rsid w:val="004B5B2A"/>
    <w:rsid w:val="004B5B42"/>
    <w:rsid w:val="004B5DA9"/>
    <w:rsid w:val="004B5E8C"/>
    <w:rsid w:val="004B5FCB"/>
    <w:rsid w:val="004B622C"/>
    <w:rsid w:val="004B630D"/>
    <w:rsid w:val="004B63B0"/>
    <w:rsid w:val="004B64BE"/>
    <w:rsid w:val="004B673F"/>
    <w:rsid w:val="004B6A4A"/>
    <w:rsid w:val="004B6BE8"/>
    <w:rsid w:val="004B6D7F"/>
    <w:rsid w:val="004B6E54"/>
    <w:rsid w:val="004B6F13"/>
    <w:rsid w:val="004B7965"/>
    <w:rsid w:val="004B79CD"/>
    <w:rsid w:val="004B7C53"/>
    <w:rsid w:val="004B7E61"/>
    <w:rsid w:val="004C00F5"/>
    <w:rsid w:val="004C037E"/>
    <w:rsid w:val="004C0489"/>
    <w:rsid w:val="004C062F"/>
    <w:rsid w:val="004C07A9"/>
    <w:rsid w:val="004C0B53"/>
    <w:rsid w:val="004C0C3C"/>
    <w:rsid w:val="004C0DBA"/>
    <w:rsid w:val="004C1448"/>
    <w:rsid w:val="004C18CB"/>
    <w:rsid w:val="004C19BF"/>
    <w:rsid w:val="004C1D35"/>
    <w:rsid w:val="004C1E76"/>
    <w:rsid w:val="004C2130"/>
    <w:rsid w:val="004C21BA"/>
    <w:rsid w:val="004C245A"/>
    <w:rsid w:val="004C2558"/>
    <w:rsid w:val="004C2C87"/>
    <w:rsid w:val="004C2CE1"/>
    <w:rsid w:val="004C34D4"/>
    <w:rsid w:val="004C3BDC"/>
    <w:rsid w:val="004C3C9C"/>
    <w:rsid w:val="004C43D4"/>
    <w:rsid w:val="004C43E5"/>
    <w:rsid w:val="004C4725"/>
    <w:rsid w:val="004C480E"/>
    <w:rsid w:val="004C4A29"/>
    <w:rsid w:val="004C4AF3"/>
    <w:rsid w:val="004C4D6D"/>
    <w:rsid w:val="004C4E02"/>
    <w:rsid w:val="004C4E78"/>
    <w:rsid w:val="004C53B2"/>
    <w:rsid w:val="004C553E"/>
    <w:rsid w:val="004C5879"/>
    <w:rsid w:val="004C5FFF"/>
    <w:rsid w:val="004C6100"/>
    <w:rsid w:val="004C63C9"/>
    <w:rsid w:val="004C686C"/>
    <w:rsid w:val="004C69C2"/>
    <w:rsid w:val="004C6AA5"/>
    <w:rsid w:val="004C6BFE"/>
    <w:rsid w:val="004C6DA1"/>
    <w:rsid w:val="004C6FF6"/>
    <w:rsid w:val="004C703C"/>
    <w:rsid w:val="004C72BB"/>
    <w:rsid w:val="004C72EE"/>
    <w:rsid w:val="004C7329"/>
    <w:rsid w:val="004C7B07"/>
    <w:rsid w:val="004C7C51"/>
    <w:rsid w:val="004C7CFB"/>
    <w:rsid w:val="004D021C"/>
    <w:rsid w:val="004D039B"/>
    <w:rsid w:val="004D03F2"/>
    <w:rsid w:val="004D04FA"/>
    <w:rsid w:val="004D0524"/>
    <w:rsid w:val="004D0672"/>
    <w:rsid w:val="004D070F"/>
    <w:rsid w:val="004D07CF"/>
    <w:rsid w:val="004D082C"/>
    <w:rsid w:val="004D09A3"/>
    <w:rsid w:val="004D0BA1"/>
    <w:rsid w:val="004D0EAA"/>
    <w:rsid w:val="004D1484"/>
    <w:rsid w:val="004D1953"/>
    <w:rsid w:val="004D19D1"/>
    <w:rsid w:val="004D1BD3"/>
    <w:rsid w:val="004D1DFD"/>
    <w:rsid w:val="004D2446"/>
    <w:rsid w:val="004D24F3"/>
    <w:rsid w:val="004D25AB"/>
    <w:rsid w:val="004D25B5"/>
    <w:rsid w:val="004D28FD"/>
    <w:rsid w:val="004D2C9C"/>
    <w:rsid w:val="004D3114"/>
    <w:rsid w:val="004D32BE"/>
    <w:rsid w:val="004D36FA"/>
    <w:rsid w:val="004D37FF"/>
    <w:rsid w:val="004D398C"/>
    <w:rsid w:val="004D39B1"/>
    <w:rsid w:val="004D4472"/>
    <w:rsid w:val="004D466A"/>
    <w:rsid w:val="004D47E4"/>
    <w:rsid w:val="004D482D"/>
    <w:rsid w:val="004D4C9F"/>
    <w:rsid w:val="004D4D2A"/>
    <w:rsid w:val="004D4E74"/>
    <w:rsid w:val="004D4E7B"/>
    <w:rsid w:val="004D56BE"/>
    <w:rsid w:val="004D597A"/>
    <w:rsid w:val="004D5A06"/>
    <w:rsid w:val="004D5AE9"/>
    <w:rsid w:val="004D5C8A"/>
    <w:rsid w:val="004D5F14"/>
    <w:rsid w:val="004D6160"/>
    <w:rsid w:val="004D6369"/>
    <w:rsid w:val="004D6885"/>
    <w:rsid w:val="004D68CE"/>
    <w:rsid w:val="004D6917"/>
    <w:rsid w:val="004D6AFD"/>
    <w:rsid w:val="004D718E"/>
    <w:rsid w:val="004D7532"/>
    <w:rsid w:val="004D75DB"/>
    <w:rsid w:val="004D7976"/>
    <w:rsid w:val="004D7C70"/>
    <w:rsid w:val="004D7E5D"/>
    <w:rsid w:val="004D7F5C"/>
    <w:rsid w:val="004E0308"/>
    <w:rsid w:val="004E03DB"/>
    <w:rsid w:val="004E0455"/>
    <w:rsid w:val="004E0792"/>
    <w:rsid w:val="004E07D8"/>
    <w:rsid w:val="004E0948"/>
    <w:rsid w:val="004E133E"/>
    <w:rsid w:val="004E149A"/>
    <w:rsid w:val="004E15EE"/>
    <w:rsid w:val="004E177B"/>
    <w:rsid w:val="004E17FB"/>
    <w:rsid w:val="004E18D3"/>
    <w:rsid w:val="004E1A48"/>
    <w:rsid w:val="004E1BFA"/>
    <w:rsid w:val="004E1DCB"/>
    <w:rsid w:val="004E2588"/>
    <w:rsid w:val="004E25C0"/>
    <w:rsid w:val="004E2997"/>
    <w:rsid w:val="004E29B7"/>
    <w:rsid w:val="004E29F0"/>
    <w:rsid w:val="004E2A33"/>
    <w:rsid w:val="004E2BF4"/>
    <w:rsid w:val="004E2F3B"/>
    <w:rsid w:val="004E3294"/>
    <w:rsid w:val="004E3351"/>
    <w:rsid w:val="004E36A7"/>
    <w:rsid w:val="004E3863"/>
    <w:rsid w:val="004E3CF1"/>
    <w:rsid w:val="004E3E6C"/>
    <w:rsid w:val="004E4929"/>
    <w:rsid w:val="004E49CA"/>
    <w:rsid w:val="004E4A10"/>
    <w:rsid w:val="004E4B22"/>
    <w:rsid w:val="004E4BE9"/>
    <w:rsid w:val="004E4D78"/>
    <w:rsid w:val="004E4E75"/>
    <w:rsid w:val="004E5329"/>
    <w:rsid w:val="004E59A8"/>
    <w:rsid w:val="004E59E7"/>
    <w:rsid w:val="004E5D0D"/>
    <w:rsid w:val="004E5D13"/>
    <w:rsid w:val="004E5F4C"/>
    <w:rsid w:val="004E5F7A"/>
    <w:rsid w:val="004E5FC0"/>
    <w:rsid w:val="004E645F"/>
    <w:rsid w:val="004E662C"/>
    <w:rsid w:val="004E6944"/>
    <w:rsid w:val="004E69F6"/>
    <w:rsid w:val="004E6DFA"/>
    <w:rsid w:val="004E6F61"/>
    <w:rsid w:val="004E7270"/>
    <w:rsid w:val="004E7275"/>
    <w:rsid w:val="004E76B1"/>
    <w:rsid w:val="004E7B91"/>
    <w:rsid w:val="004E7F29"/>
    <w:rsid w:val="004F00CC"/>
    <w:rsid w:val="004F063C"/>
    <w:rsid w:val="004F064D"/>
    <w:rsid w:val="004F0960"/>
    <w:rsid w:val="004F0A25"/>
    <w:rsid w:val="004F0B14"/>
    <w:rsid w:val="004F103C"/>
    <w:rsid w:val="004F143A"/>
    <w:rsid w:val="004F1477"/>
    <w:rsid w:val="004F16CC"/>
    <w:rsid w:val="004F196F"/>
    <w:rsid w:val="004F216E"/>
    <w:rsid w:val="004F27E2"/>
    <w:rsid w:val="004F29D7"/>
    <w:rsid w:val="004F2B36"/>
    <w:rsid w:val="004F2CEE"/>
    <w:rsid w:val="004F324B"/>
    <w:rsid w:val="004F36B3"/>
    <w:rsid w:val="004F38FD"/>
    <w:rsid w:val="004F3AC0"/>
    <w:rsid w:val="004F3D1B"/>
    <w:rsid w:val="004F3EB8"/>
    <w:rsid w:val="004F3F19"/>
    <w:rsid w:val="004F44D1"/>
    <w:rsid w:val="004F5536"/>
    <w:rsid w:val="004F55D3"/>
    <w:rsid w:val="004F56A6"/>
    <w:rsid w:val="004F60DB"/>
    <w:rsid w:val="004F682D"/>
    <w:rsid w:val="004F6E4A"/>
    <w:rsid w:val="004F713B"/>
    <w:rsid w:val="004F76CF"/>
    <w:rsid w:val="004F7EF4"/>
    <w:rsid w:val="004F7F10"/>
    <w:rsid w:val="0050041E"/>
    <w:rsid w:val="0050049C"/>
    <w:rsid w:val="00500693"/>
    <w:rsid w:val="00501021"/>
    <w:rsid w:val="00501241"/>
    <w:rsid w:val="00501358"/>
    <w:rsid w:val="0050150A"/>
    <w:rsid w:val="00501833"/>
    <w:rsid w:val="005018E8"/>
    <w:rsid w:val="00501E25"/>
    <w:rsid w:val="00502082"/>
    <w:rsid w:val="005020DA"/>
    <w:rsid w:val="005021D9"/>
    <w:rsid w:val="0050226B"/>
    <w:rsid w:val="0050236D"/>
    <w:rsid w:val="00502775"/>
    <w:rsid w:val="005029A4"/>
    <w:rsid w:val="00502CCA"/>
    <w:rsid w:val="00502D07"/>
    <w:rsid w:val="00502E35"/>
    <w:rsid w:val="00502E63"/>
    <w:rsid w:val="00502F28"/>
    <w:rsid w:val="00502F6E"/>
    <w:rsid w:val="00503125"/>
    <w:rsid w:val="005034DF"/>
    <w:rsid w:val="00503798"/>
    <w:rsid w:val="00503B10"/>
    <w:rsid w:val="00503B20"/>
    <w:rsid w:val="00503F28"/>
    <w:rsid w:val="00503F9C"/>
    <w:rsid w:val="0050404C"/>
    <w:rsid w:val="00504125"/>
    <w:rsid w:val="00504604"/>
    <w:rsid w:val="00504808"/>
    <w:rsid w:val="00504B06"/>
    <w:rsid w:val="005051EE"/>
    <w:rsid w:val="005053D0"/>
    <w:rsid w:val="0050586A"/>
    <w:rsid w:val="00505943"/>
    <w:rsid w:val="00505DB2"/>
    <w:rsid w:val="005063EB"/>
    <w:rsid w:val="00506B7C"/>
    <w:rsid w:val="00506CCF"/>
    <w:rsid w:val="00506EBD"/>
    <w:rsid w:val="00506F40"/>
    <w:rsid w:val="005070FB"/>
    <w:rsid w:val="00507170"/>
    <w:rsid w:val="0050717E"/>
    <w:rsid w:val="00507537"/>
    <w:rsid w:val="00507A14"/>
    <w:rsid w:val="00507A81"/>
    <w:rsid w:val="00507B7E"/>
    <w:rsid w:val="00507C7D"/>
    <w:rsid w:val="005100AE"/>
    <w:rsid w:val="0051042A"/>
    <w:rsid w:val="005109CF"/>
    <w:rsid w:val="00510E09"/>
    <w:rsid w:val="00510FC5"/>
    <w:rsid w:val="00510FCC"/>
    <w:rsid w:val="00511181"/>
    <w:rsid w:val="00511335"/>
    <w:rsid w:val="00511700"/>
    <w:rsid w:val="00511EA5"/>
    <w:rsid w:val="00511F10"/>
    <w:rsid w:val="00511F9A"/>
    <w:rsid w:val="005121C4"/>
    <w:rsid w:val="005124F0"/>
    <w:rsid w:val="00512516"/>
    <w:rsid w:val="005127BA"/>
    <w:rsid w:val="00512C7B"/>
    <w:rsid w:val="00512F0A"/>
    <w:rsid w:val="00512FC3"/>
    <w:rsid w:val="00513140"/>
    <w:rsid w:val="00513209"/>
    <w:rsid w:val="0051320F"/>
    <w:rsid w:val="0051321D"/>
    <w:rsid w:val="00513607"/>
    <w:rsid w:val="00513936"/>
    <w:rsid w:val="00513B7C"/>
    <w:rsid w:val="00514110"/>
    <w:rsid w:val="005144B8"/>
    <w:rsid w:val="00514A29"/>
    <w:rsid w:val="00514A5D"/>
    <w:rsid w:val="00514B96"/>
    <w:rsid w:val="00514CCD"/>
    <w:rsid w:val="0051505D"/>
    <w:rsid w:val="00515264"/>
    <w:rsid w:val="005152CC"/>
    <w:rsid w:val="00515AE7"/>
    <w:rsid w:val="00516286"/>
    <w:rsid w:val="0051656A"/>
    <w:rsid w:val="005167BC"/>
    <w:rsid w:val="005167F2"/>
    <w:rsid w:val="00516851"/>
    <w:rsid w:val="0051689D"/>
    <w:rsid w:val="005168F1"/>
    <w:rsid w:val="00516AA2"/>
    <w:rsid w:val="00516B85"/>
    <w:rsid w:val="00516FF4"/>
    <w:rsid w:val="00517902"/>
    <w:rsid w:val="00517928"/>
    <w:rsid w:val="00517B34"/>
    <w:rsid w:val="00517BFD"/>
    <w:rsid w:val="0052076A"/>
    <w:rsid w:val="00520787"/>
    <w:rsid w:val="005207F7"/>
    <w:rsid w:val="00520938"/>
    <w:rsid w:val="00520A55"/>
    <w:rsid w:val="00520DDD"/>
    <w:rsid w:val="00521115"/>
    <w:rsid w:val="0052117B"/>
    <w:rsid w:val="00521608"/>
    <w:rsid w:val="0052169B"/>
    <w:rsid w:val="00521761"/>
    <w:rsid w:val="005217F3"/>
    <w:rsid w:val="00521A49"/>
    <w:rsid w:val="00522312"/>
    <w:rsid w:val="0052241F"/>
    <w:rsid w:val="00522765"/>
    <w:rsid w:val="00523789"/>
    <w:rsid w:val="0052382A"/>
    <w:rsid w:val="00523A58"/>
    <w:rsid w:val="00524592"/>
    <w:rsid w:val="00524611"/>
    <w:rsid w:val="00524861"/>
    <w:rsid w:val="005248BA"/>
    <w:rsid w:val="00524936"/>
    <w:rsid w:val="00524DE5"/>
    <w:rsid w:val="00524E32"/>
    <w:rsid w:val="00524E8F"/>
    <w:rsid w:val="00524ED0"/>
    <w:rsid w:val="00525054"/>
    <w:rsid w:val="005251E4"/>
    <w:rsid w:val="00525211"/>
    <w:rsid w:val="00525379"/>
    <w:rsid w:val="005254CD"/>
    <w:rsid w:val="005255A4"/>
    <w:rsid w:val="005255F6"/>
    <w:rsid w:val="0052595D"/>
    <w:rsid w:val="00525ACC"/>
    <w:rsid w:val="00525C36"/>
    <w:rsid w:val="00525F06"/>
    <w:rsid w:val="0052618A"/>
    <w:rsid w:val="0052628B"/>
    <w:rsid w:val="0052684C"/>
    <w:rsid w:val="00526858"/>
    <w:rsid w:val="00526AC1"/>
    <w:rsid w:val="00526B76"/>
    <w:rsid w:val="0052703A"/>
    <w:rsid w:val="00527103"/>
    <w:rsid w:val="00527201"/>
    <w:rsid w:val="00527287"/>
    <w:rsid w:val="00527311"/>
    <w:rsid w:val="00527384"/>
    <w:rsid w:val="005274AB"/>
    <w:rsid w:val="00527560"/>
    <w:rsid w:val="005276DC"/>
    <w:rsid w:val="005278B6"/>
    <w:rsid w:val="005278D7"/>
    <w:rsid w:val="0052790C"/>
    <w:rsid w:val="005279E6"/>
    <w:rsid w:val="00527BE8"/>
    <w:rsid w:val="00527F32"/>
    <w:rsid w:val="0053012E"/>
    <w:rsid w:val="00530302"/>
    <w:rsid w:val="00530305"/>
    <w:rsid w:val="00530412"/>
    <w:rsid w:val="005304E9"/>
    <w:rsid w:val="00530AA4"/>
    <w:rsid w:val="00530BC1"/>
    <w:rsid w:val="00530C3D"/>
    <w:rsid w:val="00530ED8"/>
    <w:rsid w:val="005313D5"/>
    <w:rsid w:val="00532021"/>
    <w:rsid w:val="00532111"/>
    <w:rsid w:val="0053224D"/>
    <w:rsid w:val="005322B9"/>
    <w:rsid w:val="00532347"/>
    <w:rsid w:val="0053248E"/>
    <w:rsid w:val="00532B0F"/>
    <w:rsid w:val="00532F37"/>
    <w:rsid w:val="005332C3"/>
    <w:rsid w:val="005334D3"/>
    <w:rsid w:val="0053384E"/>
    <w:rsid w:val="00533A2C"/>
    <w:rsid w:val="00533AA8"/>
    <w:rsid w:val="00533EE9"/>
    <w:rsid w:val="00534553"/>
    <w:rsid w:val="00534570"/>
    <w:rsid w:val="005347D4"/>
    <w:rsid w:val="00534ADB"/>
    <w:rsid w:val="00534B00"/>
    <w:rsid w:val="00534B57"/>
    <w:rsid w:val="0053536A"/>
    <w:rsid w:val="00535673"/>
    <w:rsid w:val="00535749"/>
    <w:rsid w:val="005358CD"/>
    <w:rsid w:val="005359C9"/>
    <w:rsid w:val="00535B2E"/>
    <w:rsid w:val="00535FEA"/>
    <w:rsid w:val="0053648D"/>
    <w:rsid w:val="005365DC"/>
    <w:rsid w:val="0053666B"/>
    <w:rsid w:val="00536A72"/>
    <w:rsid w:val="00536D28"/>
    <w:rsid w:val="00536D3E"/>
    <w:rsid w:val="005371CA"/>
    <w:rsid w:val="005373DD"/>
    <w:rsid w:val="0053795B"/>
    <w:rsid w:val="00537EBC"/>
    <w:rsid w:val="005401CB"/>
    <w:rsid w:val="00540440"/>
    <w:rsid w:val="005404DB"/>
    <w:rsid w:val="005407E1"/>
    <w:rsid w:val="005413E3"/>
    <w:rsid w:val="00541554"/>
    <w:rsid w:val="00541645"/>
    <w:rsid w:val="005418CC"/>
    <w:rsid w:val="005419DE"/>
    <w:rsid w:val="00541C5B"/>
    <w:rsid w:val="00541F92"/>
    <w:rsid w:val="00542009"/>
    <w:rsid w:val="005421AA"/>
    <w:rsid w:val="005421C1"/>
    <w:rsid w:val="00542286"/>
    <w:rsid w:val="00542470"/>
    <w:rsid w:val="0054294A"/>
    <w:rsid w:val="00542BAB"/>
    <w:rsid w:val="00543069"/>
    <w:rsid w:val="0054368F"/>
    <w:rsid w:val="0054395D"/>
    <w:rsid w:val="005439A1"/>
    <w:rsid w:val="00543F02"/>
    <w:rsid w:val="0054422E"/>
    <w:rsid w:val="005442A1"/>
    <w:rsid w:val="00544336"/>
    <w:rsid w:val="00544AC0"/>
    <w:rsid w:val="00544CE9"/>
    <w:rsid w:val="005450E9"/>
    <w:rsid w:val="00545117"/>
    <w:rsid w:val="00545390"/>
    <w:rsid w:val="005453BF"/>
    <w:rsid w:val="00545592"/>
    <w:rsid w:val="00545751"/>
    <w:rsid w:val="00545A5E"/>
    <w:rsid w:val="00545A8F"/>
    <w:rsid w:val="00545FD6"/>
    <w:rsid w:val="005466F0"/>
    <w:rsid w:val="00546725"/>
    <w:rsid w:val="00546923"/>
    <w:rsid w:val="005469D1"/>
    <w:rsid w:val="00546B12"/>
    <w:rsid w:val="00546E2A"/>
    <w:rsid w:val="00546EEE"/>
    <w:rsid w:val="00547409"/>
    <w:rsid w:val="005474B0"/>
    <w:rsid w:val="00547967"/>
    <w:rsid w:val="00547A1C"/>
    <w:rsid w:val="00547B6F"/>
    <w:rsid w:val="00547CDB"/>
    <w:rsid w:val="00547D8E"/>
    <w:rsid w:val="005500FD"/>
    <w:rsid w:val="005501E8"/>
    <w:rsid w:val="00550298"/>
    <w:rsid w:val="0055031F"/>
    <w:rsid w:val="005504F9"/>
    <w:rsid w:val="0055060A"/>
    <w:rsid w:val="005507EA"/>
    <w:rsid w:val="0055089A"/>
    <w:rsid w:val="00550C87"/>
    <w:rsid w:val="0055113D"/>
    <w:rsid w:val="005515AB"/>
    <w:rsid w:val="0055176F"/>
    <w:rsid w:val="005517A1"/>
    <w:rsid w:val="00551BAF"/>
    <w:rsid w:val="00551C0C"/>
    <w:rsid w:val="00551CD2"/>
    <w:rsid w:val="0055205E"/>
    <w:rsid w:val="005522C4"/>
    <w:rsid w:val="00552575"/>
    <w:rsid w:val="0055280A"/>
    <w:rsid w:val="00552867"/>
    <w:rsid w:val="00552CDC"/>
    <w:rsid w:val="005537D2"/>
    <w:rsid w:val="00553B2D"/>
    <w:rsid w:val="00553CB4"/>
    <w:rsid w:val="00553EA8"/>
    <w:rsid w:val="00553EFA"/>
    <w:rsid w:val="005541FB"/>
    <w:rsid w:val="005545D2"/>
    <w:rsid w:val="00554702"/>
    <w:rsid w:val="00554909"/>
    <w:rsid w:val="00554A09"/>
    <w:rsid w:val="00554AAB"/>
    <w:rsid w:val="00554D3A"/>
    <w:rsid w:val="00554D6E"/>
    <w:rsid w:val="0055508D"/>
    <w:rsid w:val="00555285"/>
    <w:rsid w:val="005558D2"/>
    <w:rsid w:val="00555E63"/>
    <w:rsid w:val="00556012"/>
    <w:rsid w:val="00556311"/>
    <w:rsid w:val="0055653F"/>
    <w:rsid w:val="005567FD"/>
    <w:rsid w:val="00556957"/>
    <w:rsid w:val="00556B6F"/>
    <w:rsid w:val="00556C07"/>
    <w:rsid w:val="00556C0D"/>
    <w:rsid w:val="00556ECC"/>
    <w:rsid w:val="00556F2A"/>
    <w:rsid w:val="00557169"/>
    <w:rsid w:val="00557773"/>
    <w:rsid w:val="00557B89"/>
    <w:rsid w:val="00557C1B"/>
    <w:rsid w:val="00557C5F"/>
    <w:rsid w:val="00557E4A"/>
    <w:rsid w:val="00557E9E"/>
    <w:rsid w:val="00560080"/>
    <w:rsid w:val="005600DF"/>
    <w:rsid w:val="0056017B"/>
    <w:rsid w:val="005602BD"/>
    <w:rsid w:val="0056033A"/>
    <w:rsid w:val="005603F0"/>
    <w:rsid w:val="0056040A"/>
    <w:rsid w:val="00560832"/>
    <w:rsid w:val="00560886"/>
    <w:rsid w:val="005608AE"/>
    <w:rsid w:val="00560D82"/>
    <w:rsid w:val="00560FFE"/>
    <w:rsid w:val="00561255"/>
    <w:rsid w:val="00561536"/>
    <w:rsid w:val="005617DF"/>
    <w:rsid w:val="00561D21"/>
    <w:rsid w:val="00561D5E"/>
    <w:rsid w:val="00561E01"/>
    <w:rsid w:val="00561E8E"/>
    <w:rsid w:val="00562058"/>
    <w:rsid w:val="00562253"/>
    <w:rsid w:val="005622CA"/>
    <w:rsid w:val="00562ADA"/>
    <w:rsid w:val="00562EFE"/>
    <w:rsid w:val="005635CB"/>
    <w:rsid w:val="0056377A"/>
    <w:rsid w:val="00563884"/>
    <w:rsid w:val="0056400F"/>
    <w:rsid w:val="00564088"/>
    <w:rsid w:val="005640C9"/>
    <w:rsid w:val="005640F3"/>
    <w:rsid w:val="00564237"/>
    <w:rsid w:val="005642F3"/>
    <w:rsid w:val="005644AF"/>
    <w:rsid w:val="00564842"/>
    <w:rsid w:val="00564A36"/>
    <w:rsid w:val="00564ADD"/>
    <w:rsid w:val="00565101"/>
    <w:rsid w:val="00565207"/>
    <w:rsid w:val="005653C5"/>
    <w:rsid w:val="005657CC"/>
    <w:rsid w:val="00565897"/>
    <w:rsid w:val="00565A4D"/>
    <w:rsid w:val="00565A70"/>
    <w:rsid w:val="00565D6E"/>
    <w:rsid w:val="00565F4F"/>
    <w:rsid w:val="005661DC"/>
    <w:rsid w:val="005665C2"/>
    <w:rsid w:val="005668FE"/>
    <w:rsid w:val="00566E0B"/>
    <w:rsid w:val="0056742F"/>
    <w:rsid w:val="005678FA"/>
    <w:rsid w:val="00567A8C"/>
    <w:rsid w:val="00567C83"/>
    <w:rsid w:val="00567E23"/>
    <w:rsid w:val="0057024C"/>
    <w:rsid w:val="005706A1"/>
    <w:rsid w:val="00570C26"/>
    <w:rsid w:val="00570D19"/>
    <w:rsid w:val="00570F2B"/>
    <w:rsid w:val="00570FF6"/>
    <w:rsid w:val="00571497"/>
    <w:rsid w:val="0057194D"/>
    <w:rsid w:val="00571A05"/>
    <w:rsid w:val="00572034"/>
    <w:rsid w:val="0057238B"/>
    <w:rsid w:val="005724C2"/>
    <w:rsid w:val="005724D7"/>
    <w:rsid w:val="005724E7"/>
    <w:rsid w:val="00572641"/>
    <w:rsid w:val="0057279C"/>
    <w:rsid w:val="005727B3"/>
    <w:rsid w:val="00572928"/>
    <w:rsid w:val="00572AD9"/>
    <w:rsid w:val="00572B89"/>
    <w:rsid w:val="00572E2C"/>
    <w:rsid w:val="00572FC5"/>
    <w:rsid w:val="0057353B"/>
    <w:rsid w:val="00573737"/>
    <w:rsid w:val="00573E09"/>
    <w:rsid w:val="005741EA"/>
    <w:rsid w:val="00574445"/>
    <w:rsid w:val="00574C73"/>
    <w:rsid w:val="00574CA1"/>
    <w:rsid w:val="00574D2A"/>
    <w:rsid w:val="00574DDF"/>
    <w:rsid w:val="00574F2E"/>
    <w:rsid w:val="00574F7C"/>
    <w:rsid w:val="00574F9B"/>
    <w:rsid w:val="00574FE7"/>
    <w:rsid w:val="005751AE"/>
    <w:rsid w:val="005753EC"/>
    <w:rsid w:val="005755F7"/>
    <w:rsid w:val="005757FF"/>
    <w:rsid w:val="00575940"/>
    <w:rsid w:val="0057595A"/>
    <w:rsid w:val="00575B1E"/>
    <w:rsid w:val="00575BCD"/>
    <w:rsid w:val="00575C3D"/>
    <w:rsid w:val="00575DD8"/>
    <w:rsid w:val="005760FD"/>
    <w:rsid w:val="0057637E"/>
    <w:rsid w:val="00576397"/>
    <w:rsid w:val="0057663D"/>
    <w:rsid w:val="0057666C"/>
    <w:rsid w:val="0057667E"/>
    <w:rsid w:val="00576822"/>
    <w:rsid w:val="00576AED"/>
    <w:rsid w:val="00576F0F"/>
    <w:rsid w:val="00577743"/>
    <w:rsid w:val="00577A26"/>
    <w:rsid w:val="00577F98"/>
    <w:rsid w:val="0058074F"/>
    <w:rsid w:val="005808E6"/>
    <w:rsid w:val="00580993"/>
    <w:rsid w:val="00580B56"/>
    <w:rsid w:val="00580C49"/>
    <w:rsid w:val="00581060"/>
    <w:rsid w:val="00581390"/>
    <w:rsid w:val="005813B9"/>
    <w:rsid w:val="00581687"/>
    <w:rsid w:val="00581794"/>
    <w:rsid w:val="00581810"/>
    <w:rsid w:val="005819F0"/>
    <w:rsid w:val="00581A00"/>
    <w:rsid w:val="00581C75"/>
    <w:rsid w:val="00581E69"/>
    <w:rsid w:val="0058223A"/>
    <w:rsid w:val="005823A6"/>
    <w:rsid w:val="00582440"/>
    <w:rsid w:val="00582596"/>
    <w:rsid w:val="005827EE"/>
    <w:rsid w:val="005830C9"/>
    <w:rsid w:val="00583504"/>
    <w:rsid w:val="00583541"/>
    <w:rsid w:val="00584483"/>
    <w:rsid w:val="0058448C"/>
    <w:rsid w:val="00584565"/>
    <w:rsid w:val="00584654"/>
    <w:rsid w:val="00584BA5"/>
    <w:rsid w:val="00584D52"/>
    <w:rsid w:val="00585288"/>
    <w:rsid w:val="00585862"/>
    <w:rsid w:val="00585A15"/>
    <w:rsid w:val="00585D0E"/>
    <w:rsid w:val="00585E98"/>
    <w:rsid w:val="00585EDE"/>
    <w:rsid w:val="00585F10"/>
    <w:rsid w:val="005867FD"/>
    <w:rsid w:val="005868BC"/>
    <w:rsid w:val="00586A26"/>
    <w:rsid w:val="00586C33"/>
    <w:rsid w:val="00587408"/>
    <w:rsid w:val="00587490"/>
    <w:rsid w:val="005874DD"/>
    <w:rsid w:val="00587527"/>
    <w:rsid w:val="00587B88"/>
    <w:rsid w:val="00587E4A"/>
    <w:rsid w:val="0059001F"/>
    <w:rsid w:val="005902B5"/>
    <w:rsid w:val="00590362"/>
    <w:rsid w:val="005904A1"/>
    <w:rsid w:val="00590732"/>
    <w:rsid w:val="0059089D"/>
    <w:rsid w:val="00590A88"/>
    <w:rsid w:val="00591B0D"/>
    <w:rsid w:val="00591F0C"/>
    <w:rsid w:val="00591F8D"/>
    <w:rsid w:val="00591FEF"/>
    <w:rsid w:val="00592121"/>
    <w:rsid w:val="005923B1"/>
    <w:rsid w:val="005925B7"/>
    <w:rsid w:val="00592600"/>
    <w:rsid w:val="005927BD"/>
    <w:rsid w:val="0059299D"/>
    <w:rsid w:val="00592B19"/>
    <w:rsid w:val="00592B2B"/>
    <w:rsid w:val="00592B30"/>
    <w:rsid w:val="00592DF1"/>
    <w:rsid w:val="00592EBD"/>
    <w:rsid w:val="00592F6D"/>
    <w:rsid w:val="00593047"/>
    <w:rsid w:val="0059323D"/>
    <w:rsid w:val="005932E4"/>
    <w:rsid w:val="00593856"/>
    <w:rsid w:val="00594076"/>
    <w:rsid w:val="005940B1"/>
    <w:rsid w:val="0059417A"/>
    <w:rsid w:val="005947E3"/>
    <w:rsid w:val="0059543C"/>
    <w:rsid w:val="00595548"/>
    <w:rsid w:val="00595817"/>
    <w:rsid w:val="00595AD6"/>
    <w:rsid w:val="00595DBE"/>
    <w:rsid w:val="005962CF"/>
    <w:rsid w:val="005962F8"/>
    <w:rsid w:val="005964D3"/>
    <w:rsid w:val="00596564"/>
    <w:rsid w:val="005969C5"/>
    <w:rsid w:val="00596B62"/>
    <w:rsid w:val="005973AD"/>
    <w:rsid w:val="005973C3"/>
    <w:rsid w:val="00597647"/>
    <w:rsid w:val="0059770F"/>
    <w:rsid w:val="00597857"/>
    <w:rsid w:val="005979A6"/>
    <w:rsid w:val="005A0177"/>
    <w:rsid w:val="005A01F2"/>
    <w:rsid w:val="005A0516"/>
    <w:rsid w:val="005A05CF"/>
    <w:rsid w:val="005A083A"/>
    <w:rsid w:val="005A08C7"/>
    <w:rsid w:val="005A0B67"/>
    <w:rsid w:val="005A0BAC"/>
    <w:rsid w:val="005A0DD7"/>
    <w:rsid w:val="005A0EA7"/>
    <w:rsid w:val="005A0F0B"/>
    <w:rsid w:val="005A11C3"/>
    <w:rsid w:val="005A12C7"/>
    <w:rsid w:val="005A141C"/>
    <w:rsid w:val="005A141D"/>
    <w:rsid w:val="005A149F"/>
    <w:rsid w:val="005A14A4"/>
    <w:rsid w:val="005A155D"/>
    <w:rsid w:val="005A1581"/>
    <w:rsid w:val="005A1B6E"/>
    <w:rsid w:val="005A1CF3"/>
    <w:rsid w:val="005A210B"/>
    <w:rsid w:val="005A224A"/>
    <w:rsid w:val="005A250F"/>
    <w:rsid w:val="005A2540"/>
    <w:rsid w:val="005A25B8"/>
    <w:rsid w:val="005A272D"/>
    <w:rsid w:val="005A2ECC"/>
    <w:rsid w:val="005A32CB"/>
    <w:rsid w:val="005A3A0D"/>
    <w:rsid w:val="005A3D5F"/>
    <w:rsid w:val="005A3F07"/>
    <w:rsid w:val="005A40E4"/>
    <w:rsid w:val="005A4717"/>
    <w:rsid w:val="005A49EA"/>
    <w:rsid w:val="005A52A8"/>
    <w:rsid w:val="005A537E"/>
    <w:rsid w:val="005A57CE"/>
    <w:rsid w:val="005A5A0E"/>
    <w:rsid w:val="005A5EBB"/>
    <w:rsid w:val="005A60F5"/>
    <w:rsid w:val="005A62BD"/>
    <w:rsid w:val="005A6AA5"/>
    <w:rsid w:val="005A6CA1"/>
    <w:rsid w:val="005A6D9B"/>
    <w:rsid w:val="005A7392"/>
    <w:rsid w:val="005A7403"/>
    <w:rsid w:val="005A77E3"/>
    <w:rsid w:val="005A794A"/>
    <w:rsid w:val="005A79AB"/>
    <w:rsid w:val="005A7C9C"/>
    <w:rsid w:val="005A7E89"/>
    <w:rsid w:val="005A7F46"/>
    <w:rsid w:val="005B034E"/>
    <w:rsid w:val="005B0635"/>
    <w:rsid w:val="005B0720"/>
    <w:rsid w:val="005B0821"/>
    <w:rsid w:val="005B094D"/>
    <w:rsid w:val="005B0A4A"/>
    <w:rsid w:val="005B0D39"/>
    <w:rsid w:val="005B0D59"/>
    <w:rsid w:val="005B0E3F"/>
    <w:rsid w:val="005B11BE"/>
    <w:rsid w:val="005B13A5"/>
    <w:rsid w:val="005B1535"/>
    <w:rsid w:val="005B1789"/>
    <w:rsid w:val="005B17A4"/>
    <w:rsid w:val="005B1842"/>
    <w:rsid w:val="005B1B1E"/>
    <w:rsid w:val="005B21F4"/>
    <w:rsid w:val="005B2237"/>
    <w:rsid w:val="005B22D9"/>
    <w:rsid w:val="005B24C1"/>
    <w:rsid w:val="005B2516"/>
    <w:rsid w:val="005B28B9"/>
    <w:rsid w:val="005B2BE2"/>
    <w:rsid w:val="005B2C57"/>
    <w:rsid w:val="005B30EE"/>
    <w:rsid w:val="005B365A"/>
    <w:rsid w:val="005B3AA3"/>
    <w:rsid w:val="005B40D8"/>
    <w:rsid w:val="005B41B2"/>
    <w:rsid w:val="005B4474"/>
    <w:rsid w:val="005B45CC"/>
    <w:rsid w:val="005B45EC"/>
    <w:rsid w:val="005B5303"/>
    <w:rsid w:val="005B5326"/>
    <w:rsid w:val="005B5554"/>
    <w:rsid w:val="005B5968"/>
    <w:rsid w:val="005B5B56"/>
    <w:rsid w:val="005B5BE8"/>
    <w:rsid w:val="005B5DB3"/>
    <w:rsid w:val="005B5DCC"/>
    <w:rsid w:val="005B5E44"/>
    <w:rsid w:val="005B61A2"/>
    <w:rsid w:val="005B64FE"/>
    <w:rsid w:val="005B65DA"/>
    <w:rsid w:val="005B6810"/>
    <w:rsid w:val="005B6910"/>
    <w:rsid w:val="005B6CEF"/>
    <w:rsid w:val="005B6F79"/>
    <w:rsid w:val="005B6F9A"/>
    <w:rsid w:val="005B6FD1"/>
    <w:rsid w:val="005B72AB"/>
    <w:rsid w:val="005B752F"/>
    <w:rsid w:val="005B77A0"/>
    <w:rsid w:val="005B78B8"/>
    <w:rsid w:val="005B7A19"/>
    <w:rsid w:val="005B7A5C"/>
    <w:rsid w:val="005B7E82"/>
    <w:rsid w:val="005B7EF1"/>
    <w:rsid w:val="005C01B8"/>
    <w:rsid w:val="005C01EE"/>
    <w:rsid w:val="005C026F"/>
    <w:rsid w:val="005C0431"/>
    <w:rsid w:val="005C0836"/>
    <w:rsid w:val="005C0954"/>
    <w:rsid w:val="005C0AA6"/>
    <w:rsid w:val="005C0B2A"/>
    <w:rsid w:val="005C0D56"/>
    <w:rsid w:val="005C0DCF"/>
    <w:rsid w:val="005C0DD9"/>
    <w:rsid w:val="005C0EA8"/>
    <w:rsid w:val="005C0F8A"/>
    <w:rsid w:val="005C119E"/>
    <w:rsid w:val="005C12A0"/>
    <w:rsid w:val="005C1A68"/>
    <w:rsid w:val="005C1AD3"/>
    <w:rsid w:val="005C1DA7"/>
    <w:rsid w:val="005C263E"/>
    <w:rsid w:val="005C265E"/>
    <w:rsid w:val="005C293A"/>
    <w:rsid w:val="005C2D07"/>
    <w:rsid w:val="005C2D42"/>
    <w:rsid w:val="005C3082"/>
    <w:rsid w:val="005C30B7"/>
    <w:rsid w:val="005C3182"/>
    <w:rsid w:val="005C32E1"/>
    <w:rsid w:val="005C367D"/>
    <w:rsid w:val="005C36C9"/>
    <w:rsid w:val="005C3893"/>
    <w:rsid w:val="005C3B73"/>
    <w:rsid w:val="005C3ED5"/>
    <w:rsid w:val="005C3F4C"/>
    <w:rsid w:val="005C4028"/>
    <w:rsid w:val="005C40B4"/>
    <w:rsid w:val="005C432D"/>
    <w:rsid w:val="005C46D7"/>
    <w:rsid w:val="005C4756"/>
    <w:rsid w:val="005C4A63"/>
    <w:rsid w:val="005C4B2D"/>
    <w:rsid w:val="005C4EAA"/>
    <w:rsid w:val="005C5BF7"/>
    <w:rsid w:val="005C5CF6"/>
    <w:rsid w:val="005C631C"/>
    <w:rsid w:val="005C70DD"/>
    <w:rsid w:val="005C73A8"/>
    <w:rsid w:val="005C742D"/>
    <w:rsid w:val="005C7610"/>
    <w:rsid w:val="005C77AE"/>
    <w:rsid w:val="005C7B85"/>
    <w:rsid w:val="005C7C46"/>
    <w:rsid w:val="005D0261"/>
    <w:rsid w:val="005D076A"/>
    <w:rsid w:val="005D07D2"/>
    <w:rsid w:val="005D0DC1"/>
    <w:rsid w:val="005D0FF5"/>
    <w:rsid w:val="005D10CE"/>
    <w:rsid w:val="005D132B"/>
    <w:rsid w:val="005D1AA0"/>
    <w:rsid w:val="005D1AD6"/>
    <w:rsid w:val="005D1B05"/>
    <w:rsid w:val="005D1B2B"/>
    <w:rsid w:val="005D1C13"/>
    <w:rsid w:val="005D1C90"/>
    <w:rsid w:val="005D1D64"/>
    <w:rsid w:val="005D23F3"/>
    <w:rsid w:val="005D2408"/>
    <w:rsid w:val="005D251B"/>
    <w:rsid w:val="005D265B"/>
    <w:rsid w:val="005D2E52"/>
    <w:rsid w:val="005D2EA7"/>
    <w:rsid w:val="005D3129"/>
    <w:rsid w:val="005D3472"/>
    <w:rsid w:val="005D35DD"/>
    <w:rsid w:val="005D3639"/>
    <w:rsid w:val="005D3CE5"/>
    <w:rsid w:val="005D3E68"/>
    <w:rsid w:val="005D46E6"/>
    <w:rsid w:val="005D471C"/>
    <w:rsid w:val="005D4A16"/>
    <w:rsid w:val="005D4F88"/>
    <w:rsid w:val="005D50C7"/>
    <w:rsid w:val="005D51B8"/>
    <w:rsid w:val="005D5211"/>
    <w:rsid w:val="005D531A"/>
    <w:rsid w:val="005D54DD"/>
    <w:rsid w:val="005D5D6B"/>
    <w:rsid w:val="005D6045"/>
    <w:rsid w:val="005D60EB"/>
    <w:rsid w:val="005D645E"/>
    <w:rsid w:val="005D64B3"/>
    <w:rsid w:val="005D671A"/>
    <w:rsid w:val="005D675B"/>
    <w:rsid w:val="005D6837"/>
    <w:rsid w:val="005D6948"/>
    <w:rsid w:val="005D69DA"/>
    <w:rsid w:val="005D6FFD"/>
    <w:rsid w:val="005D70FD"/>
    <w:rsid w:val="005D7B54"/>
    <w:rsid w:val="005D7CA3"/>
    <w:rsid w:val="005D7DF9"/>
    <w:rsid w:val="005D7E2E"/>
    <w:rsid w:val="005E00F7"/>
    <w:rsid w:val="005E0335"/>
    <w:rsid w:val="005E04D0"/>
    <w:rsid w:val="005E089D"/>
    <w:rsid w:val="005E0C07"/>
    <w:rsid w:val="005E0F57"/>
    <w:rsid w:val="005E1286"/>
    <w:rsid w:val="005E1626"/>
    <w:rsid w:val="005E172C"/>
    <w:rsid w:val="005E17DC"/>
    <w:rsid w:val="005E1920"/>
    <w:rsid w:val="005E1C37"/>
    <w:rsid w:val="005E1ECA"/>
    <w:rsid w:val="005E1F1C"/>
    <w:rsid w:val="005E1FD3"/>
    <w:rsid w:val="005E2306"/>
    <w:rsid w:val="005E232C"/>
    <w:rsid w:val="005E2B1C"/>
    <w:rsid w:val="005E35EE"/>
    <w:rsid w:val="005E3664"/>
    <w:rsid w:val="005E3679"/>
    <w:rsid w:val="005E4373"/>
    <w:rsid w:val="005E4514"/>
    <w:rsid w:val="005E4A70"/>
    <w:rsid w:val="005E4ABB"/>
    <w:rsid w:val="005E4BEF"/>
    <w:rsid w:val="005E4F41"/>
    <w:rsid w:val="005E52B3"/>
    <w:rsid w:val="005E549C"/>
    <w:rsid w:val="005E54A7"/>
    <w:rsid w:val="005E55E9"/>
    <w:rsid w:val="005E571D"/>
    <w:rsid w:val="005E57FA"/>
    <w:rsid w:val="005E5AF4"/>
    <w:rsid w:val="005E6204"/>
    <w:rsid w:val="005E6205"/>
    <w:rsid w:val="005E638D"/>
    <w:rsid w:val="005E63E2"/>
    <w:rsid w:val="005E64AC"/>
    <w:rsid w:val="005E6A08"/>
    <w:rsid w:val="005E701E"/>
    <w:rsid w:val="005E7032"/>
    <w:rsid w:val="005E76E5"/>
    <w:rsid w:val="005E7A0B"/>
    <w:rsid w:val="005E7ACB"/>
    <w:rsid w:val="005E7B7D"/>
    <w:rsid w:val="005E7D05"/>
    <w:rsid w:val="005F00B4"/>
    <w:rsid w:val="005F0405"/>
    <w:rsid w:val="005F086F"/>
    <w:rsid w:val="005F0AD1"/>
    <w:rsid w:val="005F0AED"/>
    <w:rsid w:val="005F0C25"/>
    <w:rsid w:val="005F0D30"/>
    <w:rsid w:val="005F12FB"/>
    <w:rsid w:val="005F1467"/>
    <w:rsid w:val="005F18CB"/>
    <w:rsid w:val="005F1C57"/>
    <w:rsid w:val="005F1E12"/>
    <w:rsid w:val="005F2178"/>
    <w:rsid w:val="005F23F3"/>
    <w:rsid w:val="005F2714"/>
    <w:rsid w:val="005F2A10"/>
    <w:rsid w:val="005F2A4E"/>
    <w:rsid w:val="005F2FC2"/>
    <w:rsid w:val="005F30A9"/>
    <w:rsid w:val="005F30C4"/>
    <w:rsid w:val="005F3485"/>
    <w:rsid w:val="005F353E"/>
    <w:rsid w:val="005F3654"/>
    <w:rsid w:val="005F38C4"/>
    <w:rsid w:val="005F3B38"/>
    <w:rsid w:val="005F3EEF"/>
    <w:rsid w:val="005F4075"/>
    <w:rsid w:val="005F44D7"/>
    <w:rsid w:val="005F47E2"/>
    <w:rsid w:val="005F4804"/>
    <w:rsid w:val="005F48A9"/>
    <w:rsid w:val="005F49EA"/>
    <w:rsid w:val="005F4D68"/>
    <w:rsid w:val="005F4EFB"/>
    <w:rsid w:val="005F5314"/>
    <w:rsid w:val="005F53B4"/>
    <w:rsid w:val="005F55F5"/>
    <w:rsid w:val="005F560C"/>
    <w:rsid w:val="005F5ACE"/>
    <w:rsid w:val="005F5D43"/>
    <w:rsid w:val="005F5F3E"/>
    <w:rsid w:val="005F5FE2"/>
    <w:rsid w:val="005F6144"/>
    <w:rsid w:val="005F646C"/>
    <w:rsid w:val="005F6499"/>
    <w:rsid w:val="005F6754"/>
    <w:rsid w:val="005F6B29"/>
    <w:rsid w:val="005F729B"/>
    <w:rsid w:val="005F746B"/>
    <w:rsid w:val="005F76CE"/>
    <w:rsid w:val="005F76D1"/>
    <w:rsid w:val="005F7910"/>
    <w:rsid w:val="005F7E2F"/>
    <w:rsid w:val="006003FB"/>
    <w:rsid w:val="0060050D"/>
    <w:rsid w:val="006006DA"/>
    <w:rsid w:val="00600763"/>
    <w:rsid w:val="00600900"/>
    <w:rsid w:val="0060096F"/>
    <w:rsid w:val="00600A77"/>
    <w:rsid w:val="00600AA8"/>
    <w:rsid w:val="00600DE0"/>
    <w:rsid w:val="00601097"/>
    <w:rsid w:val="006014A9"/>
    <w:rsid w:val="006014FE"/>
    <w:rsid w:val="0060177F"/>
    <w:rsid w:val="006018E2"/>
    <w:rsid w:val="00601B6B"/>
    <w:rsid w:val="00601C75"/>
    <w:rsid w:val="00602408"/>
    <w:rsid w:val="0060277C"/>
    <w:rsid w:val="00602C30"/>
    <w:rsid w:val="00602FF6"/>
    <w:rsid w:val="0060342A"/>
    <w:rsid w:val="00603816"/>
    <w:rsid w:val="00603DF9"/>
    <w:rsid w:val="006042E5"/>
    <w:rsid w:val="00604302"/>
    <w:rsid w:val="00604409"/>
    <w:rsid w:val="00604553"/>
    <w:rsid w:val="006048CD"/>
    <w:rsid w:val="00604CB1"/>
    <w:rsid w:val="00604DAC"/>
    <w:rsid w:val="00604FF0"/>
    <w:rsid w:val="006052FD"/>
    <w:rsid w:val="006055FB"/>
    <w:rsid w:val="00605766"/>
    <w:rsid w:val="00605AD5"/>
    <w:rsid w:val="00605AD6"/>
    <w:rsid w:val="00605C83"/>
    <w:rsid w:val="00605F26"/>
    <w:rsid w:val="0060638A"/>
    <w:rsid w:val="006065F5"/>
    <w:rsid w:val="00606A56"/>
    <w:rsid w:val="00606AAC"/>
    <w:rsid w:val="00606B02"/>
    <w:rsid w:val="00606BE5"/>
    <w:rsid w:val="00606EC5"/>
    <w:rsid w:val="00606F26"/>
    <w:rsid w:val="00607017"/>
    <w:rsid w:val="00607285"/>
    <w:rsid w:val="00607648"/>
    <w:rsid w:val="00607722"/>
    <w:rsid w:val="006077E3"/>
    <w:rsid w:val="00610104"/>
    <w:rsid w:val="006101BA"/>
    <w:rsid w:val="00610564"/>
    <w:rsid w:val="00610665"/>
    <w:rsid w:val="00610856"/>
    <w:rsid w:val="006108E1"/>
    <w:rsid w:val="006108F3"/>
    <w:rsid w:val="00610999"/>
    <w:rsid w:val="00610B45"/>
    <w:rsid w:val="00610E0C"/>
    <w:rsid w:val="006110CA"/>
    <w:rsid w:val="0061130E"/>
    <w:rsid w:val="006117CC"/>
    <w:rsid w:val="00611A85"/>
    <w:rsid w:val="00611C3E"/>
    <w:rsid w:val="00611C42"/>
    <w:rsid w:val="00611D49"/>
    <w:rsid w:val="00612005"/>
    <w:rsid w:val="00612022"/>
    <w:rsid w:val="006120C8"/>
    <w:rsid w:val="00612301"/>
    <w:rsid w:val="006123C7"/>
    <w:rsid w:val="00612400"/>
    <w:rsid w:val="0061240B"/>
    <w:rsid w:val="0061244D"/>
    <w:rsid w:val="0061255C"/>
    <w:rsid w:val="00612744"/>
    <w:rsid w:val="00612DE7"/>
    <w:rsid w:val="00612DF4"/>
    <w:rsid w:val="00612F6F"/>
    <w:rsid w:val="006130A4"/>
    <w:rsid w:val="006131BD"/>
    <w:rsid w:val="00613476"/>
    <w:rsid w:val="0061351E"/>
    <w:rsid w:val="006138A4"/>
    <w:rsid w:val="00613AC7"/>
    <w:rsid w:val="00613C8C"/>
    <w:rsid w:val="00614852"/>
    <w:rsid w:val="00614931"/>
    <w:rsid w:val="006149A9"/>
    <w:rsid w:val="006149D9"/>
    <w:rsid w:val="00614A52"/>
    <w:rsid w:val="00614D4F"/>
    <w:rsid w:val="0061573E"/>
    <w:rsid w:val="00616146"/>
    <w:rsid w:val="00616253"/>
    <w:rsid w:val="00616312"/>
    <w:rsid w:val="00616583"/>
    <w:rsid w:val="00616A89"/>
    <w:rsid w:val="00616A90"/>
    <w:rsid w:val="00616B1D"/>
    <w:rsid w:val="00616B6E"/>
    <w:rsid w:val="00616F5C"/>
    <w:rsid w:val="00617033"/>
    <w:rsid w:val="00617583"/>
    <w:rsid w:val="006176B5"/>
    <w:rsid w:val="00617D2A"/>
    <w:rsid w:val="00620196"/>
    <w:rsid w:val="006204A8"/>
    <w:rsid w:val="00620543"/>
    <w:rsid w:val="00620812"/>
    <w:rsid w:val="0062082A"/>
    <w:rsid w:val="00621414"/>
    <w:rsid w:val="0062196E"/>
    <w:rsid w:val="00621C54"/>
    <w:rsid w:val="00621CE5"/>
    <w:rsid w:val="006223E7"/>
    <w:rsid w:val="00622467"/>
    <w:rsid w:val="006224C5"/>
    <w:rsid w:val="00622561"/>
    <w:rsid w:val="0062284F"/>
    <w:rsid w:val="00622A19"/>
    <w:rsid w:val="00622A6E"/>
    <w:rsid w:val="00622D7F"/>
    <w:rsid w:val="00622E0D"/>
    <w:rsid w:val="00623055"/>
    <w:rsid w:val="006235B1"/>
    <w:rsid w:val="00623D79"/>
    <w:rsid w:val="00623DA1"/>
    <w:rsid w:val="00623F6A"/>
    <w:rsid w:val="006241A0"/>
    <w:rsid w:val="00624207"/>
    <w:rsid w:val="00624515"/>
    <w:rsid w:val="006246C6"/>
    <w:rsid w:val="006247D5"/>
    <w:rsid w:val="00624AB3"/>
    <w:rsid w:val="00624DF1"/>
    <w:rsid w:val="00624E10"/>
    <w:rsid w:val="00624F7F"/>
    <w:rsid w:val="00625261"/>
    <w:rsid w:val="00625307"/>
    <w:rsid w:val="00625C2F"/>
    <w:rsid w:val="00625CC3"/>
    <w:rsid w:val="00625D27"/>
    <w:rsid w:val="00625DA2"/>
    <w:rsid w:val="00625DCF"/>
    <w:rsid w:val="00625E53"/>
    <w:rsid w:val="00625E67"/>
    <w:rsid w:val="00625F78"/>
    <w:rsid w:val="00626401"/>
    <w:rsid w:val="00626671"/>
    <w:rsid w:val="00626913"/>
    <w:rsid w:val="0062698F"/>
    <w:rsid w:val="006269D9"/>
    <w:rsid w:val="00626AC9"/>
    <w:rsid w:val="00626C41"/>
    <w:rsid w:val="00626D2B"/>
    <w:rsid w:val="00626D47"/>
    <w:rsid w:val="00626D55"/>
    <w:rsid w:val="00626ED7"/>
    <w:rsid w:val="0062799A"/>
    <w:rsid w:val="006279B0"/>
    <w:rsid w:val="00627B44"/>
    <w:rsid w:val="006303DE"/>
    <w:rsid w:val="0063068D"/>
    <w:rsid w:val="00630B5D"/>
    <w:rsid w:val="00631138"/>
    <w:rsid w:val="00631169"/>
    <w:rsid w:val="00631177"/>
    <w:rsid w:val="006313E6"/>
    <w:rsid w:val="00631ABB"/>
    <w:rsid w:val="0063219A"/>
    <w:rsid w:val="00632355"/>
    <w:rsid w:val="006326CA"/>
    <w:rsid w:val="00632813"/>
    <w:rsid w:val="00632A88"/>
    <w:rsid w:val="00632EBB"/>
    <w:rsid w:val="00632F36"/>
    <w:rsid w:val="006330A7"/>
    <w:rsid w:val="006331E6"/>
    <w:rsid w:val="006333F8"/>
    <w:rsid w:val="006337B4"/>
    <w:rsid w:val="006339D4"/>
    <w:rsid w:val="00633AD7"/>
    <w:rsid w:val="00633B18"/>
    <w:rsid w:val="00633BE0"/>
    <w:rsid w:val="00633C73"/>
    <w:rsid w:val="006344C3"/>
    <w:rsid w:val="00634759"/>
    <w:rsid w:val="0063510E"/>
    <w:rsid w:val="0063530E"/>
    <w:rsid w:val="0063550F"/>
    <w:rsid w:val="00635727"/>
    <w:rsid w:val="00635865"/>
    <w:rsid w:val="0063597E"/>
    <w:rsid w:val="00635C27"/>
    <w:rsid w:val="00635E70"/>
    <w:rsid w:val="00635E74"/>
    <w:rsid w:val="00635F28"/>
    <w:rsid w:val="00636057"/>
    <w:rsid w:val="00636A3A"/>
    <w:rsid w:val="00636B86"/>
    <w:rsid w:val="00636B8A"/>
    <w:rsid w:val="00636DE2"/>
    <w:rsid w:val="00636E7E"/>
    <w:rsid w:val="00636F58"/>
    <w:rsid w:val="00636F6A"/>
    <w:rsid w:val="00637004"/>
    <w:rsid w:val="0063705C"/>
    <w:rsid w:val="006374B9"/>
    <w:rsid w:val="00637770"/>
    <w:rsid w:val="00637D2C"/>
    <w:rsid w:val="006400E8"/>
    <w:rsid w:val="0064074E"/>
    <w:rsid w:val="00640B0E"/>
    <w:rsid w:val="006410EE"/>
    <w:rsid w:val="00641298"/>
    <w:rsid w:val="00641655"/>
    <w:rsid w:val="00641AF2"/>
    <w:rsid w:val="00641AF7"/>
    <w:rsid w:val="00641B02"/>
    <w:rsid w:val="00641B35"/>
    <w:rsid w:val="00641B4A"/>
    <w:rsid w:val="00641C69"/>
    <w:rsid w:val="00641C71"/>
    <w:rsid w:val="00642021"/>
    <w:rsid w:val="00642830"/>
    <w:rsid w:val="0064286B"/>
    <w:rsid w:val="00642B08"/>
    <w:rsid w:val="00642BE0"/>
    <w:rsid w:val="00642DED"/>
    <w:rsid w:val="00642FEC"/>
    <w:rsid w:val="0064301D"/>
    <w:rsid w:val="006431EA"/>
    <w:rsid w:val="006431FD"/>
    <w:rsid w:val="00643530"/>
    <w:rsid w:val="00643ABE"/>
    <w:rsid w:val="00643AEB"/>
    <w:rsid w:val="00643B10"/>
    <w:rsid w:val="00643BDE"/>
    <w:rsid w:val="006440D2"/>
    <w:rsid w:val="006443F2"/>
    <w:rsid w:val="006445D0"/>
    <w:rsid w:val="00644C56"/>
    <w:rsid w:val="00644C79"/>
    <w:rsid w:val="00644F53"/>
    <w:rsid w:val="00645629"/>
    <w:rsid w:val="00645687"/>
    <w:rsid w:val="00645D78"/>
    <w:rsid w:val="00645DD1"/>
    <w:rsid w:val="0064669D"/>
    <w:rsid w:val="006466A7"/>
    <w:rsid w:val="00646A83"/>
    <w:rsid w:val="00646AEE"/>
    <w:rsid w:val="00646D17"/>
    <w:rsid w:val="00647121"/>
    <w:rsid w:val="0064735B"/>
    <w:rsid w:val="006479BA"/>
    <w:rsid w:val="00647F0D"/>
    <w:rsid w:val="0065025D"/>
    <w:rsid w:val="0065073C"/>
    <w:rsid w:val="00650C8E"/>
    <w:rsid w:val="00650F1C"/>
    <w:rsid w:val="00651157"/>
    <w:rsid w:val="006511FC"/>
    <w:rsid w:val="0065163F"/>
    <w:rsid w:val="006519CD"/>
    <w:rsid w:val="006520FD"/>
    <w:rsid w:val="0065211B"/>
    <w:rsid w:val="00652260"/>
    <w:rsid w:val="0065254F"/>
    <w:rsid w:val="006525FF"/>
    <w:rsid w:val="00652694"/>
    <w:rsid w:val="00652724"/>
    <w:rsid w:val="00652E91"/>
    <w:rsid w:val="00652E9A"/>
    <w:rsid w:val="0065375A"/>
    <w:rsid w:val="00653780"/>
    <w:rsid w:val="006538B2"/>
    <w:rsid w:val="00653992"/>
    <w:rsid w:val="00653DA2"/>
    <w:rsid w:val="00653EFB"/>
    <w:rsid w:val="00654293"/>
    <w:rsid w:val="006543EF"/>
    <w:rsid w:val="0065488D"/>
    <w:rsid w:val="00654AE6"/>
    <w:rsid w:val="00654E55"/>
    <w:rsid w:val="00655037"/>
    <w:rsid w:val="00655045"/>
    <w:rsid w:val="006555E6"/>
    <w:rsid w:val="00655635"/>
    <w:rsid w:val="0065568B"/>
    <w:rsid w:val="00655953"/>
    <w:rsid w:val="00655E6C"/>
    <w:rsid w:val="0065600C"/>
    <w:rsid w:val="006561AC"/>
    <w:rsid w:val="00656411"/>
    <w:rsid w:val="006565F0"/>
    <w:rsid w:val="006566F0"/>
    <w:rsid w:val="006567C0"/>
    <w:rsid w:val="00656D61"/>
    <w:rsid w:val="00656DF4"/>
    <w:rsid w:val="0065706C"/>
    <w:rsid w:val="00657152"/>
    <w:rsid w:val="006577CF"/>
    <w:rsid w:val="00657910"/>
    <w:rsid w:val="00657CB0"/>
    <w:rsid w:val="00657D66"/>
    <w:rsid w:val="00657E29"/>
    <w:rsid w:val="00660272"/>
    <w:rsid w:val="00660430"/>
    <w:rsid w:val="00660EF8"/>
    <w:rsid w:val="0066146A"/>
    <w:rsid w:val="00661527"/>
    <w:rsid w:val="00661C97"/>
    <w:rsid w:val="00661CC4"/>
    <w:rsid w:val="00661DD9"/>
    <w:rsid w:val="00661F2A"/>
    <w:rsid w:val="00661FD3"/>
    <w:rsid w:val="00662314"/>
    <w:rsid w:val="006623FF"/>
    <w:rsid w:val="0066243D"/>
    <w:rsid w:val="00662A18"/>
    <w:rsid w:val="00662A6D"/>
    <w:rsid w:val="00662B7D"/>
    <w:rsid w:val="00662E30"/>
    <w:rsid w:val="00663093"/>
    <w:rsid w:val="006630B2"/>
    <w:rsid w:val="0066317C"/>
    <w:rsid w:val="00663437"/>
    <w:rsid w:val="0066357C"/>
    <w:rsid w:val="00663831"/>
    <w:rsid w:val="006639E0"/>
    <w:rsid w:val="00663CBB"/>
    <w:rsid w:val="00663D50"/>
    <w:rsid w:val="00663DAC"/>
    <w:rsid w:val="00664555"/>
    <w:rsid w:val="0066459A"/>
    <w:rsid w:val="006647FE"/>
    <w:rsid w:val="00664B35"/>
    <w:rsid w:val="00664E41"/>
    <w:rsid w:val="00664FF9"/>
    <w:rsid w:val="00665057"/>
    <w:rsid w:val="00665131"/>
    <w:rsid w:val="00665360"/>
    <w:rsid w:val="00665825"/>
    <w:rsid w:val="006659CA"/>
    <w:rsid w:val="00665C42"/>
    <w:rsid w:val="00665FFD"/>
    <w:rsid w:val="006661A2"/>
    <w:rsid w:val="00666296"/>
    <w:rsid w:val="00666586"/>
    <w:rsid w:val="00666AAE"/>
    <w:rsid w:val="00666BA3"/>
    <w:rsid w:val="00667084"/>
    <w:rsid w:val="00667295"/>
    <w:rsid w:val="006673E6"/>
    <w:rsid w:val="0066774B"/>
    <w:rsid w:val="00667827"/>
    <w:rsid w:val="00667A3C"/>
    <w:rsid w:val="00667C14"/>
    <w:rsid w:val="00667FAC"/>
    <w:rsid w:val="00670051"/>
    <w:rsid w:val="006701C5"/>
    <w:rsid w:val="00670398"/>
    <w:rsid w:val="006709FD"/>
    <w:rsid w:val="00670B0B"/>
    <w:rsid w:val="00671017"/>
    <w:rsid w:val="006710D4"/>
    <w:rsid w:val="00671243"/>
    <w:rsid w:val="00671294"/>
    <w:rsid w:val="006712F6"/>
    <w:rsid w:val="006714F7"/>
    <w:rsid w:val="00671DF2"/>
    <w:rsid w:val="006721E0"/>
    <w:rsid w:val="00672251"/>
    <w:rsid w:val="00672556"/>
    <w:rsid w:val="006725BA"/>
    <w:rsid w:val="00672816"/>
    <w:rsid w:val="00672981"/>
    <w:rsid w:val="00672B77"/>
    <w:rsid w:val="00672D86"/>
    <w:rsid w:val="0067308D"/>
    <w:rsid w:val="0067331A"/>
    <w:rsid w:val="006733C4"/>
    <w:rsid w:val="00673565"/>
    <w:rsid w:val="00673697"/>
    <w:rsid w:val="00673A54"/>
    <w:rsid w:val="00673F5A"/>
    <w:rsid w:val="0067404E"/>
    <w:rsid w:val="006742C3"/>
    <w:rsid w:val="0067444A"/>
    <w:rsid w:val="006746F5"/>
    <w:rsid w:val="00674AF5"/>
    <w:rsid w:val="00674EF1"/>
    <w:rsid w:val="0067563D"/>
    <w:rsid w:val="0067568F"/>
    <w:rsid w:val="006757DA"/>
    <w:rsid w:val="0067591F"/>
    <w:rsid w:val="006759CA"/>
    <w:rsid w:val="00675CB2"/>
    <w:rsid w:val="00675F2E"/>
    <w:rsid w:val="00676123"/>
    <w:rsid w:val="0067656C"/>
    <w:rsid w:val="006765B1"/>
    <w:rsid w:val="0067676F"/>
    <w:rsid w:val="006767EC"/>
    <w:rsid w:val="006768AE"/>
    <w:rsid w:val="00676CD8"/>
    <w:rsid w:val="00676EA3"/>
    <w:rsid w:val="00676EDB"/>
    <w:rsid w:val="00676FBC"/>
    <w:rsid w:val="00676FF2"/>
    <w:rsid w:val="00677623"/>
    <w:rsid w:val="006777AC"/>
    <w:rsid w:val="00677A2D"/>
    <w:rsid w:val="0068016C"/>
    <w:rsid w:val="006802A1"/>
    <w:rsid w:val="00680472"/>
    <w:rsid w:val="006805B4"/>
    <w:rsid w:val="00680A65"/>
    <w:rsid w:val="00680D6A"/>
    <w:rsid w:val="006812AC"/>
    <w:rsid w:val="006818B2"/>
    <w:rsid w:val="00681965"/>
    <w:rsid w:val="00681C1F"/>
    <w:rsid w:val="00681C20"/>
    <w:rsid w:val="00681C3F"/>
    <w:rsid w:val="006820B7"/>
    <w:rsid w:val="00682496"/>
    <w:rsid w:val="0068304F"/>
    <w:rsid w:val="00683300"/>
    <w:rsid w:val="006836E0"/>
    <w:rsid w:val="0068382A"/>
    <w:rsid w:val="00683837"/>
    <w:rsid w:val="0068384F"/>
    <w:rsid w:val="0068388B"/>
    <w:rsid w:val="00683B81"/>
    <w:rsid w:val="0068433D"/>
    <w:rsid w:val="00684611"/>
    <w:rsid w:val="006847DD"/>
    <w:rsid w:val="00684C61"/>
    <w:rsid w:val="00684DCC"/>
    <w:rsid w:val="0068587C"/>
    <w:rsid w:val="006859A8"/>
    <w:rsid w:val="00685EC2"/>
    <w:rsid w:val="00686865"/>
    <w:rsid w:val="00686918"/>
    <w:rsid w:val="00686966"/>
    <w:rsid w:val="00686AE4"/>
    <w:rsid w:val="00686AFA"/>
    <w:rsid w:val="00686B8F"/>
    <w:rsid w:val="0068748C"/>
    <w:rsid w:val="006875EA"/>
    <w:rsid w:val="00687750"/>
    <w:rsid w:val="00687865"/>
    <w:rsid w:val="006878D0"/>
    <w:rsid w:val="006878FF"/>
    <w:rsid w:val="00687AD6"/>
    <w:rsid w:val="00687AFB"/>
    <w:rsid w:val="00687CE6"/>
    <w:rsid w:val="00690925"/>
    <w:rsid w:val="00690A96"/>
    <w:rsid w:val="00690DA9"/>
    <w:rsid w:val="00690F97"/>
    <w:rsid w:val="0069115D"/>
    <w:rsid w:val="00691C80"/>
    <w:rsid w:val="00691FB7"/>
    <w:rsid w:val="006920DE"/>
    <w:rsid w:val="0069232D"/>
    <w:rsid w:val="006924DE"/>
    <w:rsid w:val="006925B3"/>
    <w:rsid w:val="0069275B"/>
    <w:rsid w:val="006927F5"/>
    <w:rsid w:val="0069286D"/>
    <w:rsid w:val="006929CF"/>
    <w:rsid w:val="00692ADB"/>
    <w:rsid w:val="00692E9A"/>
    <w:rsid w:val="00692EA9"/>
    <w:rsid w:val="00692F1C"/>
    <w:rsid w:val="00692F5B"/>
    <w:rsid w:val="00693046"/>
    <w:rsid w:val="00693259"/>
    <w:rsid w:val="0069329D"/>
    <w:rsid w:val="00693557"/>
    <w:rsid w:val="00693911"/>
    <w:rsid w:val="00693A1D"/>
    <w:rsid w:val="00693A57"/>
    <w:rsid w:val="00693C39"/>
    <w:rsid w:val="00693FB6"/>
    <w:rsid w:val="0069476A"/>
    <w:rsid w:val="0069495C"/>
    <w:rsid w:val="00694C96"/>
    <w:rsid w:val="00694DBA"/>
    <w:rsid w:val="00694E0B"/>
    <w:rsid w:val="00694EB6"/>
    <w:rsid w:val="00694F3B"/>
    <w:rsid w:val="00694F62"/>
    <w:rsid w:val="006950FB"/>
    <w:rsid w:val="0069588A"/>
    <w:rsid w:val="006959AE"/>
    <w:rsid w:val="00695C18"/>
    <w:rsid w:val="00695C7E"/>
    <w:rsid w:val="00695D58"/>
    <w:rsid w:val="00695D77"/>
    <w:rsid w:val="00695EC9"/>
    <w:rsid w:val="00695EF4"/>
    <w:rsid w:val="0069636E"/>
    <w:rsid w:val="00696493"/>
    <w:rsid w:val="00696509"/>
    <w:rsid w:val="0069657B"/>
    <w:rsid w:val="006965D8"/>
    <w:rsid w:val="006965EA"/>
    <w:rsid w:val="0069688E"/>
    <w:rsid w:val="00696C90"/>
    <w:rsid w:val="00697017"/>
    <w:rsid w:val="0069704B"/>
    <w:rsid w:val="00697149"/>
    <w:rsid w:val="00697251"/>
    <w:rsid w:val="006972A9"/>
    <w:rsid w:val="006975CB"/>
    <w:rsid w:val="00697A55"/>
    <w:rsid w:val="00697A65"/>
    <w:rsid w:val="00697DD6"/>
    <w:rsid w:val="00697F2C"/>
    <w:rsid w:val="00697FEC"/>
    <w:rsid w:val="006A0492"/>
    <w:rsid w:val="006A04DC"/>
    <w:rsid w:val="006A081B"/>
    <w:rsid w:val="006A1089"/>
    <w:rsid w:val="006A12A3"/>
    <w:rsid w:val="006A16EF"/>
    <w:rsid w:val="006A1C15"/>
    <w:rsid w:val="006A1C4D"/>
    <w:rsid w:val="006A2004"/>
    <w:rsid w:val="006A225E"/>
    <w:rsid w:val="006A2289"/>
    <w:rsid w:val="006A2346"/>
    <w:rsid w:val="006A235B"/>
    <w:rsid w:val="006A23E6"/>
    <w:rsid w:val="006A285D"/>
    <w:rsid w:val="006A28AD"/>
    <w:rsid w:val="006A2A14"/>
    <w:rsid w:val="006A3207"/>
    <w:rsid w:val="006A3280"/>
    <w:rsid w:val="006A3762"/>
    <w:rsid w:val="006A3AC5"/>
    <w:rsid w:val="006A3BB4"/>
    <w:rsid w:val="006A407C"/>
    <w:rsid w:val="006A4193"/>
    <w:rsid w:val="006A4BE3"/>
    <w:rsid w:val="006A4C1E"/>
    <w:rsid w:val="006A4C76"/>
    <w:rsid w:val="006A4E66"/>
    <w:rsid w:val="006A5643"/>
    <w:rsid w:val="006A58A6"/>
    <w:rsid w:val="006A59BB"/>
    <w:rsid w:val="006A5B98"/>
    <w:rsid w:val="006A5D17"/>
    <w:rsid w:val="006A5EA7"/>
    <w:rsid w:val="006A6182"/>
    <w:rsid w:val="006A61FA"/>
    <w:rsid w:val="006A64DB"/>
    <w:rsid w:val="006A656F"/>
    <w:rsid w:val="006A6704"/>
    <w:rsid w:val="006A6803"/>
    <w:rsid w:val="006A687C"/>
    <w:rsid w:val="006A6897"/>
    <w:rsid w:val="006A7316"/>
    <w:rsid w:val="006A76FA"/>
    <w:rsid w:val="006A787E"/>
    <w:rsid w:val="006B0074"/>
    <w:rsid w:val="006B01AB"/>
    <w:rsid w:val="006B046E"/>
    <w:rsid w:val="006B08CF"/>
    <w:rsid w:val="006B0980"/>
    <w:rsid w:val="006B09C5"/>
    <w:rsid w:val="006B0CF3"/>
    <w:rsid w:val="006B0FE3"/>
    <w:rsid w:val="006B10B3"/>
    <w:rsid w:val="006B11B5"/>
    <w:rsid w:val="006B13A8"/>
    <w:rsid w:val="006B17E7"/>
    <w:rsid w:val="006B1A02"/>
    <w:rsid w:val="006B1A39"/>
    <w:rsid w:val="006B1A43"/>
    <w:rsid w:val="006B1B79"/>
    <w:rsid w:val="006B1B86"/>
    <w:rsid w:val="006B1BFF"/>
    <w:rsid w:val="006B22E3"/>
    <w:rsid w:val="006B2336"/>
    <w:rsid w:val="006B23B1"/>
    <w:rsid w:val="006B23F7"/>
    <w:rsid w:val="006B26EA"/>
    <w:rsid w:val="006B2733"/>
    <w:rsid w:val="006B2C0A"/>
    <w:rsid w:val="006B2E12"/>
    <w:rsid w:val="006B2F31"/>
    <w:rsid w:val="006B2F51"/>
    <w:rsid w:val="006B3420"/>
    <w:rsid w:val="006B34F6"/>
    <w:rsid w:val="006B3507"/>
    <w:rsid w:val="006B3EFA"/>
    <w:rsid w:val="006B3F2C"/>
    <w:rsid w:val="006B4561"/>
    <w:rsid w:val="006B4EEF"/>
    <w:rsid w:val="006B5170"/>
    <w:rsid w:val="006B5398"/>
    <w:rsid w:val="006B55B4"/>
    <w:rsid w:val="006B5E41"/>
    <w:rsid w:val="006B5ED2"/>
    <w:rsid w:val="006B673D"/>
    <w:rsid w:val="006B67D6"/>
    <w:rsid w:val="006B6A8D"/>
    <w:rsid w:val="006B6D66"/>
    <w:rsid w:val="006B7F86"/>
    <w:rsid w:val="006C01C9"/>
    <w:rsid w:val="006C02A8"/>
    <w:rsid w:val="006C051D"/>
    <w:rsid w:val="006C0546"/>
    <w:rsid w:val="006C097E"/>
    <w:rsid w:val="006C0A91"/>
    <w:rsid w:val="006C1210"/>
    <w:rsid w:val="006C12C3"/>
    <w:rsid w:val="006C1347"/>
    <w:rsid w:val="006C1489"/>
    <w:rsid w:val="006C1549"/>
    <w:rsid w:val="006C177D"/>
    <w:rsid w:val="006C182C"/>
    <w:rsid w:val="006C19F0"/>
    <w:rsid w:val="006C1B88"/>
    <w:rsid w:val="006C2089"/>
    <w:rsid w:val="006C22DE"/>
    <w:rsid w:val="006C23AF"/>
    <w:rsid w:val="006C2420"/>
    <w:rsid w:val="006C24C9"/>
    <w:rsid w:val="006C2640"/>
    <w:rsid w:val="006C298C"/>
    <w:rsid w:val="006C2A85"/>
    <w:rsid w:val="006C2D79"/>
    <w:rsid w:val="006C2F5E"/>
    <w:rsid w:val="006C30E2"/>
    <w:rsid w:val="006C31AD"/>
    <w:rsid w:val="006C3304"/>
    <w:rsid w:val="006C33D9"/>
    <w:rsid w:val="006C33E7"/>
    <w:rsid w:val="006C340B"/>
    <w:rsid w:val="006C356B"/>
    <w:rsid w:val="006C3764"/>
    <w:rsid w:val="006C385C"/>
    <w:rsid w:val="006C3A94"/>
    <w:rsid w:val="006C3B01"/>
    <w:rsid w:val="006C4185"/>
    <w:rsid w:val="006C4790"/>
    <w:rsid w:val="006C47A5"/>
    <w:rsid w:val="006C4928"/>
    <w:rsid w:val="006C4A1E"/>
    <w:rsid w:val="006C4FDD"/>
    <w:rsid w:val="006C5098"/>
    <w:rsid w:val="006C50E1"/>
    <w:rsid w:val="006C52BC"/>
    <w:rsid w:val="006C56D0"/>
    <w:rsid w:val="006C5A05"/>
    <w:rsid w:val="006C5ADD"/>
    <w:rsid w:val="006C5E44"/>
    <w:rsid w:val="006C5E8E"/>
    <w:rsid w:val="006C6606"/>
    <w:rsid w:val="006C667E"/>
    <w:rsid w:val="006C6A16"/>
    <w:rsid w:val="006C6A66"/>
    <w:rsid w:val="006C6B36"/>
    <w:rsid w:val="006C6E21"/>
    <w:rsid w:val="006C7017"/>
    <w:rsid w:val="006C7206"/>
    <w:rsid w:val="006C734B"/>
    <w:rsid w:val="006C73AA"/>
    <w:rsid w:val="006C75B8"/>
    <w:rsid w:val="006C7E29"/>
    <w:rsid w:val="006D0044"/>
    <w:rsid w:val="006D08E8"/>
    <w:rsid w:val="006D0B09"/>
    <w:rsid w:val="006D0B77"/>
    <w:rsid w:val="006D0BB9"/>
    <w:rsid w:val="006D0CFE"/>
    <w:rsid w:val="006D0E2A"/>
    <w:rsid w:val="006D105F"/>
    <w:rsid w:val="006D10FA"/>
    <w:rsid w:val="006D1630"/>
    <w:rsid w:val="006D167F"/>
    <w:rsid w:val="006D17D0"/>
    <w:rsid w:val="006D18BE"/>
    <w:rsid w:val="006D18E6"/>
    <w:rsid w:val="006D1BC7"/>
    <w:rsid w:val="006D1D77"/>
    <w:rsid w:val="006D20E4"/>
    <w:rsid w:val="006D231E"/>
    <w:rsid w:val="006D2384"/>
    <w:rsid w:val="006D23C4"/>
    <w:rsid w:val="006D24DB"/>
    <w:rsid w:val="006D25F7"/>
    <w:rsid w:val="006D2602"/>
    <w:rsid w:val="006D28CB"/>
    <w:rsid w:val="006D2D1B"/>
    <w:rsid w:val="006D2E48"/>
    <w:rsid w:val="006D2F16"/>
    <w:rsid w:val="006D301B"/>
    <w:rsid w:val="006D3344"/>
    <w:rsid w:val="006D33D8"/>
    <w:rsid w:val="006D39DD"/>
    <w:rsid w:val="006D3BDD"/>
    <w:rsid w:val="006D40DB"/>
    <w:rsid w:val="006D42B8"/>
    <w:rsid w:val="006D4388"/>
    <w:rsid w:val="006D4490"/>
    <w:rsid w:val="006D4543"/>
    <w:rsid w:val="006D4641"/>
    <w:rsid w:val="006D497E"/>
    <w:rsid w:val="006D499A"/>
    <w:rsid w:val="006D49CA"/>
    <w:rsid w:val="006D4C3E"/>
    <w:rsid w:val="006D4F04"/>
    <w:rsid w:val="006D5315"/>
    <w:rsid w:val="006D5538"/>
    <w:rsid w:val="006D5564"/>
    <w:rsid w:val="006D5A39"/>
    <w:rsid w:val="006D5B93"/>
    <w:rsid w:val="006D5C07"/>
    <w:rsid w:val="006D5ECF"/>
    <w:rsid w:val="006D6511"/>
    <w:rsid w:val="006D6646"/>
    <w:rsid w:val="006D6CD0"/>
    <w:rsid w:val="006D6CFB"/>
    <w:rsid w:val="006D6D49"/>
    <w:rsid w:val="006D6DF3"/>
    <w:rsid w:val="006D6F1B"/>
    <w:rsid w:val="006D719F"/>
    <w:rsid w:val="006D72C5"/>
    <w:rsid w:val="006D731E"/>
    <w:rsid w:val="006D78B9"/>
    <w:rsid w:val="006D7ABF"/>
    <w:rsid w:val="006E00C3"/>
    <w:rsid w:val="006E02DB"/>
    <w:rsid w:val="006E0572"/>
    <w:rsid w:val="006E05D3"/>
    <w:rsid w:val="006E09E3"/>
    <w:rsid w:val="006E0D8D"/>
    <w:rsid w:val="006E1074"/>
    <w:rsid w:val="006E10B4"/>
    <w:rsid w:val="006E156A"/>
    <w:rsid w:val="006E1A37"/>
    <w:rsid w:val="006E1C6F"/>
    <w:rsid w:val="006E1FDC"/>
    <w:rsid w:val="006E208D"/>
    <w:rsid w:val="006E23E1"/>
    <w:rsid w:val="006E262E"/>
    <w:rsid w:val="006E278C"/>
    <w:rsid w:val="006E2D88"/>
    <w:rsid w:val="006E30CD"/>
    <w:rsid w:val="006E31A7"/>
    <w:rsid w:val="006E3C36"/>
    <w:rsid w:val="006E3D30"/>
    <w:rsid w:val="006E4218"/>
    <w:rsid w:val="006E421B"/>
    <w:rsid w:val="006E4294"/>
    <w:rsid w:val="006E438F"/>
    <w:rsid w:val="006E4500"/>
    <w:rsid w:val="006E45EE"/>
    <w:rsid w:val="006E465B"/>
    <w:rsid w:val="006E4924"/>
    <w:rsid w:val="006E4C1B"/>
    <w:rsid w:val="006E5737"/>
    <w:rsid w:val="006E5F03"/>
    <w:rsid w:val="006E6268"/>
    <w:rsid w:val="006E6287"/>
    <w:rsid w:val="006E643E"/>
    <w:rsid w:val="006E689C"/>
    <w:rsid w:val="006E69DF"/>
    <w:rsid w:val="006E6F99"/>
    <w:rsid w:val="006E703D"/>
    <w:rsid w:val="006E7CD6"/>
    <w:rsid w:val="006E7D36"/>
    <w:rsid w:val="006F08FD"/>
    <w:rsid w:val="006F0BDC"/>
    <w:rsid w:val="006F0CB7"/>
    <w:rsid w:val="006F0D20"/>
    <w:rsid w:val="006F0F80"/>
    <w:rsid w:val="006F1754"/>
    <w:rsid w:val="006F19AA"/>
    <w:rsid w:val="006F1B36"/>
    <w:rsid w:val="006F1B8D"/>
    <w:rsid w:val="006F1C4B"/>
    <w:rsid w:val="006F1D0A"/>
    <w:rsid w:val="006F1DF2"/>
    <w:rsid w:val="006F1E0E"/>
    <w:rsid w:val="006F2505"/>
    <w:rsid w:val="006F2679"/>
    <w:rsid w:val="006F299C"/>
    <w:rsid w:val="006F2B9C"/>
    <w:rsid w:val="006F3482"/>
    <w:rsid w:val="006F3549"/>
    <w:rsid w:val="006F3778"/>
    <w:rsid w:val="006F3A9F"/>
    <w:rsid w:val="006F3CEF"/>
    <w:rsid w:val="006F3D85"/>
    <w:rsid w:val="006F3FE4"/>
    <w:rsid w:val="006F415E"/>
    <w:rsid w:val="006F4436"/>
    <w:rsid w:val="006F462A"/>
    <w:rsid w:val="006F476A"/>
    <w:rsid w:val="006F47DE"/>
    <w:rsid w:val="006F47EB"/>
    <w:rsid w:val="006F496D"/>
    <w:rsid w:val="006F4B6D"/>
    <w:rsid w:val="006F4BDA"/>
    <w:rsid w:val="006F4FB7"/>
    <w:rsid w:val="006F565B"/>
    <w:rsid w:val="006F5B88"/>
    <w:rsid w:val="006F5FAF"/>
    <w:rsid w:val="006F6363"/>
    <w:rsid w:val="006F69EA"/>
    <w:rsid w:val="006F6C21"/>
    <w:rsid w:val="006F6E15"/>
    <w:rsid w:val="006F7229"/>
    <w:rsid w:val="006F74A2"/>
    <w:rsid w:val="006F7601"/>
    <w:rsid w:val="006F7E38"/>
    <w:rsid w:val="006F7FDC"/>
    <w:rsid w:val="00700384"/>
    <w:rsid w:val="00700532"/>
    <w:rsid w:val="00700649"/>
    <w:rsid w:val="0070066D"/>
    <w:rsid w:val="007006A2"/>
    <w:rsid w:val="007008C6"/>
    <w:rsid w:val="007009AA"/>
    <w:rsid w:val="00700B0E"/>
    <w:rsid w:val="00700B23"/>
    <w:rsid w:val="00700DCA"/>
    <w:rsid w:val="00700FA0"/>
    <w:rsid w:val="0070127A"/>
    <w:rsid w:val="00701282"/>
    <w:rsid w:val="00701423"/>
    <w:rsid w:val="0070148C"/>
    <w:rsid w:val="00701539"/>
    <w:rsid w:val="007015AA"/>
    <w:rsid w:val="00701617"/>
    <w:rsid w:val="007016AE"/>
    <w:rsid w:val="007016EF"/>
    <w:rsid w:val="00701881"/>
    <w:rsid w:val="00702516"/>
    <w:rsid w:val="00702633"/>
    <w:rsid w:val="00702942"/>
    <w:rsid w:val="007029A3"/>
    <w:rsid w:val="00703054"/>
    <w:rsid w:val="007032D5"/>
    <w:rsid w:val="00703403"/>
    <w:rsid w:val="0070342C"/>
    <w:rsid w:val="0070351C"/>
    <w:rsid w:val="00703A3D"/>
    <w:rsid w:val="00703C87"/>
    <w:rsid w:val="00703CA8"/>
    <w:rsid w:val="00703FEA"/>
    <w:rsid w:val="0070451E"/>
    <w:rsid w:val="00704750"/>
    <w:rsid w:val="00704BCC"/>
    <w:rsid w:val="00704BCF"/>
    <w:rsid w:val="00705187"/>
    <w:rsid w:val="007052B7"/>
    <w:rsid w:val="0070550A"/>
    <w:rsid w:val="0070569C"/>
    <w:rsid w:val="0070570C"/>
    <w:rsid w:val="0070578C"/>
    <w:rsid w:val="0070583C"/>
    <w:rsid w:val="007058EC"/>
    <w:rsid w:val="00705BA0"/>
    <w:rsid w:val="00705DD7"/>
    <w:rsid w:val="00705EB5"/>
    <w:rsid w:val="0070620B"/>
    <w:rsid w:val="0070622B"/>
    <w:rsid w:val="007062BC"/>
    <w:rsid w:val="00706433"/>
    <w:rsid w:val="007065EE"/>
    <w:rsid w:val="0070676F"/>
    <w:rsid w:val="007067A4"/>
    <w:rsid w:val="00706878"/>
    <w:rsid w:val="0070690D"/>
    <w:rsid w:val="00706DAE"/>
    <w:rsid w:val="0070755E"/>
    <w:rsid w:val="0070782E"/>
    <w:rsid w:val="0070790E"/>
    <w:rsid w:val="007079F8"/>
    <w:rsid w:val="00707ACD"/>
    <w:rsid w:val="00707DFA"/>
    <w:rsid w:val="00707F05"/>
    <w:rsid w:val="007101F3"/>
    <w:rsid w:val="00710269"/>
    <w:rsid w:val="007102E6"/>
    <w:rsid w:val="00710412"/>
    <w:rsid w:val="00710536"/>
    <w:rsid w:val="00710A8C"/>
    <w:rsid w:val="00710AA0"/>
    <w:rsid w:val="00710C3B"/>
    <w:rsid w:val="00710E17"/>
    <w:rsid w:val="00711242"/>
    <w:rsid w:val="007114FE"/>
    <w:rsid w:val="00711A1D"/>
    <w:rsid w:val="00711F0E"/>
    <w:rsid w:val="0071209D"/>
    <w:rsid w:val="007121E0"/>
    <w:rsid w:val="007124A9"/>
    <w:rsid w:val="00712966"/>
    <w:rsid w:val="007129B5"/>
    <w:rsid w:val="007129B6"/>
    <w:rsid w:val="00712BC2"/>
    <w:rsid w:val="00712BD4"/>
    <w:rsid w:val="00712CB8"/>
    <w:rsid w:val="00712CC1"/>
    <w:rsid w:val="00712DB3"/>
    <w:rsid w:val="00712F0C"/>
    <w:rsid w:val="007137CE"/>
    <w:rsid w:val="00713DD2"/>
    <w:rsid w:val="00713DE2"/>
    <w:rsid w:val="00714097"/>
    <w:rsid w:val="0071418C"/>
    <w:rsid w:val="007147BD"/>
    <w:rsid w:val="007149D1"/>
    <w:rsid w:val="00714C6E"/>
    <w:rsid w:val="00714EDE"/>
    <w:rsid w:val="0071509C"/>
    <w:rsid w:val="007156A4"/>
    <w:rsid w:val="00715811"/>
    <w:rsid w:val="007159CD"/>
    <w:rsid w:val="00715FAA"/>
    <w:rsid w:val="007161BE"/>
    <w:rsid w:val="007161BF"/>
    <w:rsid w:val="00716554"/>
    <w:rsid w:val="007167A5"/>
    <w:rsid w:val="007167F4"/>
    <w:rsid w:val="00716A1E"/>
    <w:rsid w:val="00716BEA"/>
    <w:rsid w:val="00716DEF"/>
    <w:rsid w:val="00717380"/>
    <w:rsid w:val="007174AE"/>
    <w:rsid w:val="007178CE"/>
    <w:rsid w:val="00717967"/>
    <w:rsid w:val="00717F1A"/>
    <w:rsid w:val="00720316"/>
    <w:rsid w:val="00720726"/>
    <w:rsid w:val="00720DE2"/>
    <w:rsid w:val="00720FD4"/>
    <w:rsid w:val="0072181C"/>
    <w:rsid w:val="00721A31"/>
    <w:rsid w:val="00721A71"/>
    <w:rsid w:val="00721BCE"/>
    <w:rsid w:val="00721F67"/>
    <w:rsid w:val="007225DF"/>
    <w:rsid w:val="00722788"/>
    <w:rsid w:val="007227E3"/>
    <w:rsid w:val="00722880"/>
    <w:rsid w:val="00722C1D"/>
    <w:rsid w:val="00722C84"/>
    <w:rsid w:val="00722CBD"/>
    <w:rsid w:val="00722E0A"/>
    <w:rsid w:val="00722E47"/>
    <w:rsid w:val="007234B9"/>
    <w:rsid w:val="0072355E"/>
    <w:rsid w:val="0072377A"/>
    <w:rsid w:val="00723869"/>
    <w:rsid w:val="00723942"/>
    <w:rsid w:val="00723C79"/>
    <w:rsid w:val="00724395"/>
    <w:rsid w:val="007243B1"/>
    <w:rsid w:val="0072470E"/>
    <w:rsid w:val="00724C04"/>
    <w:rsid w:val="00724C54"/>
    <w:rsid w:val="0072528E"/>
    <w:rsid w:val="0072530E"/>
    <w:rsid w:val="007253E9"/>
    <w:rsid w:val="007253F7"/>
    <w:rsid w:val="00725B32"/>
    <w:rsid w:val="00725C28"/>
    <w:rsid w:val="00725E0A"/>
    <w:rsid w:val="00726441"/>
    <w:rsid w:val="007269C9"/>
    <w:rsid w:val="007269F5"/>
    <w:rsid w:val="00726A12"/>
    <w:rsid w:val="00726C43"/>
    <w:rsid w:val="00726D55"/>
    <w:rsid w:val="00726D87"/>
    <w:rsid w:val="00726D9F"/>
    <w:rsid w:val="00726E20"/>
    <w:rsid w:val="00727017"/>
    <w:rsid w:val="0072708A"/>
    <w:rsid w:val="007273DB"/>
    <w:rsid w:val="007277B0"/>
    <w:rsid w:val="00727BBA"/>
    <w:rsid w:val="00727EE6"/>
    <w:rsid w:val="00727FA0"/>
    <w:rsid w:val="007303C8"/>
    <w:rsid w:val="007304A6"/>
    <w:rsid w:val="00730587"/>
    <w:rsid w:val="00730775"/>
    <w:rsid w:val="00730CC5"/>
    <w:rsid w:val="00730D4F"/>
    <w:rsid w:val="0073127E"/>
    <w:rsid w:val="007313CD"/>
    <w:rsid w:val="007315E1"/>
    <w:rsid w:val="00731683"/>
    <w:rsid w:val="007316FF"/>
    <w:rsid w:val="00731856"/>
    <w:rsid w:val="007318D0"/>
    <w:rsid w:val="0073195A"/>
    <w:rsid w:val="00731A7A"/>
    <w:rsid w:val="00731A97"/>
    <w:rsid w:val="00731D69"/>
    <w:rsid w:val="00731F1D"/>
    <w:rsid w:val="0073213E"/>
    <w:rsid w:val="0073276E"/>
    <w:rsid w:val="007329F3"/>
    <w:rsid w:val="00732AF5"/>
    <w:rsid w:val="00732CB2"/>
    <w:rsid w:val="00732FDF"/>
    <w:rsid w:val="0073300C"/>
    <w:rsid w:val="00733536"/>
    <w:rsid w:val="007340BA"/>
    <w:rsid w:val="0073438F"/>
    <w:rsid w:val="0073462F"/>
    <w:rsid w:val="007350E7"/>
    <w:rsid w:val="00735299"/>
    <w:rsid w:val="00735B66"/>
    <w:rsid w:val="00736976"/>
    <w:rsid w:val="00736A9B"/>
    <w:rsid w:val="00736AC1"/>
    <w:rsid w:val="00736C26"/>
    <w:rsid w:val="00736CA5"/>
    <w:rsid w:val="00736CBF"/>
    <w:rsid w:val="00737374"/>
    <w:rsid w:val="00737692"/>
    <w:rsid w:val="007376DF"/>
    <w:rsid w:val="00737A02"/>
    <w:rsid w:val="00737A4D"/>
    <w:rsid w:val="00737B99"/>
    <w:rsid w:val="007403EE"/>
    <w:rsid w:val="00740411"/>
    <w:rsid w:val="007406F6"/>
    <w:rsid w:val="0074090C"/>
    <w:rsid w:val="00740CC3"/>
    <w:rsid w:val="00740ECB"/>
    <w:rsid w:val="00741606"/>
    <w:rsid w:val="00741B87"/>
    <w:rsid w:val="00741B9F"/>
    <w:rsid w:val="00741ED8"/>
    <w:rsid w:val="00741FBB"/>
    <w:rsid w:val="00742043"/>
    <w:rsid w:val="00742999"/>
    <w:rsid w:val="007436CC"/>
    <w:rsid w:val="0074395B"/>
    <w:rsid w:val="0074399C"/>
    <w:rsid w:val="00743B35"/>
    <w:rsid w:val="00743F3F"/>
    <w:rsid w:val="00744715"/>
    <w:rsid w:val="007447E9"/>
    <w:rsid w:val="007454B3"/>
    <w:rsid w:val="007455B3"/>
    <w:rsid w:val="00745A15"/>
    <w:rsid w:val="00745C40"/>
    <w:rsid w:val="007460C3"/>
    <w:rsid w:val="007465B6"/>
    <w:rsid w:val="0074674F"/>
    <w:rsid w:val="00746D4F"/>
    <w:rsid w:val="00746F55"/>
    <w:rsid w:val="007473C2"/>
    <w:rsid w:val="007475DF"/>
    <w:rsid w:val="00747715"/>
    <w:rsid w:val="0074771F"/>
    <w:rsid w:val="007477F7"/>
    <w:rsid w:val="00747915"/>
    <w:rsid w:val="00747936"/>
    <w:rsid w:val="00750020"/>
    <w:rsid w:val="00750226"/>
    <w:rsid w:val="00750475"/>
    <w:rsid w:val="00750754"/>
    <w:rsid w:val="00750911"/>
    <w:rsid w:val="00750A29"/>
    <w:rsid w:val="00750D45"/>
    <w:rsid w:val="00750DBE"/>
    <w:rsid w:val="007513F5"/>
    <w:rsid w:val="0075177C"/>
    <w:rsid w:val="007518B7"/>
    <w:rsid w:val="00751B14"/>
    <w:rsid w:val="00751BD3"/>
    <w:rsid w:val="00751CC4"/>
    <w:rsid w:val="00751F28"/>
    <w:rsid w:val="00752170"/>
    <w:rsid w:val="007521B6"/>
    <w:rsid w:val="00752577"/>
    <w:rsid w:val="0075280D"/>
    <w:rsid w:val="00752838"/>
    <w:rsid w:val="00752B99"/>
    <w:rsid w:val="00752C67"/>
    <w:rsid w:val="007531BB"/>
    <w:rsid w:val="007531E1"/>
    <w:rsid w:val="00754271"/>
    <w:rsid w:val="007544B3"/>
    <w:rsid w:val="00754521"/>
    <w:rsid w:val="00754723"/>
    <w:rsid w:val="00754A3A"/>
    <w:rsid w:val="0075532C"/>
    <w:rsid w:val="007555DB"/>
    <w:rsid w:val="00755D0B"/>
    <w:rsid w:val="00755F2A"/>
    <w:rsid w:val="00756030"/>
    <w:rsid w:val="007564AC"/>
    <w:rsid w:val="007566DC"/>
    <w:rsid w:val="00756CB3"/>
    <w:rsid w:val="00756D1A"/>
    <w:rsid w:val="00756DA7"/>
    <w:rsid w:val="007570DE"/>
    <w:rsid w:val="00757847"/>
    <w:rsid w:val="007579F4"/>
    <w:rsid w:val="00757F67"/>
    <w:rsid w:val="007601CD"/>
    <w:rsid w:val="007603D2"/>
    <w:rsid w:val="007608AC"/>
    <w:rsid w:val="00760DF5"/>
    <w:rsid w:val="00760FA9"/>
    <w:rsid w:val="00761370"/>
    <w:rsid w:val="0076142E"/>
    <w:rsid w:val="00761531"/>
    <w:rsid w:val="00761580"/>
    <w:rsid w:val="007619F9"/>
    <w:rsid w:val="00761A28"/>
    <w:rsid w:val="00761AAB"/>
    <w:rsid w:val="00761D0A"/>
    <w:rsid w:val="00761E16"/>
    <w:rsid w:val="00761FBF"/>
    <w:rsid w:val="00761FDA"/>
    <w:rsid w:val="007623F5"/>
    <w:rsid w:val="0076284B"/>
    <w:rsid w:val="00762B96"/>
    <w:rsid w:val="00762C2B"/>
    <w:rsid w:val="00762CEF"/>
    <w:rsid w:val="00762DA9"/>
    <w:rsid w:val="007631E2"/>
    <w:rsid w:val="0076360A"/>
    <w:rsid w:val="0076378B"/>
    <w:rsid w:val="007638CA"/>
    <w:rsid w:val="007641D5"/>
    <w:rsid w:val="0076437F"/>
    <w:rsid w:val="00764558"/>
    <w:rsid w:val="00764706"/>
    <w:rsid w:val="007649BD"/>
    <w:rsid w:val="007649C0"/>
    <w:rsid w:val="00764B96"/>
    <w:rsid w:val="00764CD0"/>
    <w:rsid w:val="00764FCD"/>
    <w:rsid w:val="00765026"/>
    <w:rsid w:val="0076512B"/>
    <w:rsid w:val="00765270"/>
    <w:rsid w:val="007652B1"/>
    <w:rsid w:val="007654F1"/>
    <w:rsid w:val="0076583D"/>
    <w:rsid w:val="00765887"/>
    <w:rsid w:val="00765900"/>
    <w:rsid w:val="007659CB"/>
    <w:rsid w:val="00765A47"/>
    <w:rsid w:val="00765A61"/>
    <w:rsid w:val="00765B9F"/>
    <w:rsid w:val="00765E72"/>
    <w:rsid w:val="00765EDB"/>
    <w:rsid w:val="007662DC"/>
    <w:rsid w:val="00766307"/>
    <w:rsid w:val="007663B4"/>
    <w:rsid w:val="0076665A"/>
    <w:rsid w:val="00766A71"/>
    <w:rsid w:val="00766AE2"/>
    <w:rsid w:val="00766B52"/>
    <w:rsid w:val="00766E1F"/>
    <w:rsid w:val="00766EA9"/>
    <w:rsid w:val="00766F56"/>
    <w:rsid w:val="0076723B"/>
    <w:rsid w:val="007674B4"/>
    <w:rsid w:val="00767710"/>
    <w:rsid w:val="0076771C"/>
    <w:rsid w:val="00767864"/>
    <w:rsid w:val="00767BCC"/>
    <w:rsid w:val="00767DF4"/>
    <w:rsid w:val="00767E36"/>
    <w:rsid w:val="00770173"/>
    <w:rsid w:val="00770225"/>
    <w:rsid w:val="007706BB"/>
    <w:rsid w:val="0077079A"/>
    <w:rsid w:val="007709BC"/>
    <w:rsid w:val="00770DF4"/>
    <w:rsid w:val="00770E55"/>
    <w:rsid w:val="007713AA"/>
    <w:rsid w:val="007714E5"/>
    <w:rsid w:val="007714F9"/>
    <w:rsid w:val="00771DD0"/>
    <w:rsid w:val="00771E3D"/>
    <w:rsid w:val="00771EC2"/>
    <w:rsid w:val="007720FB"/>
    <w:rsid w:val="00772248"/>
    <w:rsid w:val="007725CA"/>
    <w:rsid w:val="00772C79"/>
    <w:rsid w:val="00772D80"/>
    <w:rsid w:val="00772F69"/>
    <w:rsid w:val="007730A9"/>
    <w:rsid w:val="00773636"/>
    <w:rsid w:val="00773DF9"/>
    <w:rsid w:val="00773ED3"/>
    <w:rsid w:val="00773FD1"/>
    <w:rsid w:val="00774036"/>
    <w:rsid w:val="00774818"/>
    <w:rsid w:val="007748DC"/>
    <w:rsid w:val="00774D8C"/>
    <w:rsid w:val="00775543"/>
    <w:rsid w:val="00775818"/>
    <w:rsid w:val="00775B30"/>
    <w:rsid w:val="00775B66"/>
    <w:rsid w:val="00775F5E"/>
    <w:rsid w:val="007765AD"/>
    <w:rsid w:val="00776E31"/>
    <w:rsid w:val="00777307"/>
    <w:rsid w:val="00777BAA"/>
    <w:rsid w:val="00777D23"/>
    <w:rsid w:val="00777D8A"/>
    <w:rsid w:val="00777E5F"/>
    <w:rsid w:val="007800C4"/>
    <w:rsid w:val="00780354"/>
    <w:rsid w:val="00780A74"/>
    <w:rsid w:val="00781099"/>
    <w:rsid w:val="00781282"/>
    <w:rsid w:val="0078144D"/>
    <w:rsid w:val="00781B92"/>
    <w:rsid w:val="00781C35"/>
    <w:rsid w:val="00781EDB"/>
    <w:rsid w:val="0078222E"/>
    <w:rsid w:val="0078241C"/>
    <w:rsid w:val="00782646"/>
    <w:rsid w:val="0078270E"/>
    <w:rsid w:val="007828A3"/>
    <w:rsid w:val="007828F9"/>
    <w:rsid w:val="00782BDB"/>
    <w:rsid w:val="00783018"/>
    <w:rsid w:val="00783030"/>
    <w:rsid w:val="007831BD"/>
    <w:rsid w:val="00783421"/>
    <w:rsid w:val="007835F5"/>
    <w:rsid w:val="00783D02"/>
    <w:rsid w:val="007842DD"/>
    <w:rsid w:val="00784831"/>
    <w:rsid w:val="0078488D"/>
    <w:rsid w:val="00784CD1"/>
    <w:rsid w:val="00784F28"/>
    <w:rsid w:val="007852C2"/>
    <w:rsid w:val="00785425"/>
    <w:rsid w:val="007854EC"/>
    <w:rsid w:val="00785691"/>
    <w:rsid w:val="00785902"/>
    <w:rsid w:val="00785945"/>
    <w:rsid w:val="007859EB"/>
    <w:rsid w:val="00785A75"/>
    <w:rsid w:val="00785EE5"/>
    <w:rsid w:val="00785F85"/>
    <w:rsid w:val="007861CF"/>
    <w:rsid w:val="00786623"/>
    <w:rsid w:val="007867E7"/>
    <w:rsid w:val="007868E7"/>
    <w:rsid w:val="00786C02"/>
    <w:rsid w:val="00786E79"/>
    <w:rsid w:val="00786EF3"/>
    <w:rsid w:val="007870FA"/>
    <w:rsid w:val="00787557"/>
    <w:rsid w:val="0078773C"/>
    <w:rsid w:val="007878B7"/>
    <w:rsid w:val="00787FAE"/>
    <w:rsid w:val="0079053F"/>
    <w:rsid w:val="0079075E"/>
    <w:rsid w:val="00790830"/>
    <w:rsid w:val="00790C25"/>
    <w:rsid w:val="00790C6B"/>
    <w:rsid w:val="00790E61"/>
    <w:rsid w:val="00791155"/>
    <w:rsid w:val="00791222"/>
    <w:rsid w:val="007914C8"/>
    <w:rsid w:val="00791538"/>
    <w:rsid w:val="007916BE"/>
    <w:rsid w:val="00791711"/>
    <w:rsid w:val="0079189A"/>
    <w:rsid w:val="00791D28"/>
    <w:rsid w:val="007924DF"/>
    <w:rsid w:val="00792CDA"/>
    <w:rsid w:val="007931BD"/>
    <w:rsid w:val="007931FE"/>
    <w:rsid w:val="0079325E"/>
    <w:rsid w:val="00793607"/>
    <w:rsid w:val="00793D58"/>
    <w:rsid w:val="00793F6F"/>
    <w:rsid w:val="007945DF"/>
    <w:rsid w:val="00794A70"/>
    <w:rsid w:val="0079539A"/>
    <w:rsid w:val="0079550E"/>
    <w:rsid w:val="00795EE5"/>
    <w:rsid w:val="00795FC8"/>
    <w:rsid w:val="0079618F"/>
    <w:rsid w:val="0079647A"/>
    <w:rsid w:val="007965AC"/>
    <w:rsid w:val="00796879"/>
    <w:rsid w:val="007969F4"/>
    <w:rsid w:val="00796A14"/>
    <w:rsid w:val="00796A8F"/>
    <w:rsid w:val="00796EED"/>
    <w:rsid w:val="00796F31"/>
    <w:rsid w:val="00797160"/>
    <w:rsid w:val="007973E5"/>
    <w:rsid w:val="0079744B"/>
    <w:rsid w:val="00797673"/>
    <w:rsid w:val="007978DC"/>
    <w:rsid w:val="00797911"/>
    <w:rsid w:val="00797A55"/>
    <w:rsid w:val="00797D29"/>
    <w:rsid w:val="007A03FB"/>
    <w:rsid w:val="007A0668"/>
    <w:rsid w:val="007A08A1"/>
    <w:rsid w:val="007A0AFB"/>
    <w:rsid w:val="007A1220"/>
    <w:rsid w:val="007A1D7F"/>
    <w:rsid w:val="007A1DD1"/>
    <w:rsid w:val="007A1EEB"/>
    <w:rsid w:val="007A1EEF"/>
    <w:rsid w:val="007A227F"/>
    <w:rsid w:val="007A23FB"/>
    <w:rsid w:val="007A240C"/>
    <w:rsid w:val="007A24C7"/>
    <w:rsid w:val="007A2909"/>
    <w:rsid w:val="007A293A"/>
    <w:rsid w:val="007A2D8A"/>
    <w:rsid w:val="007A2DE0"/>
    <w:rsid w:val="007A2FF9"/>
    <w:rsid w:val="007A30CC"/>
    <w:rsid w:val="007A31A9"/>
    <w:rsid w:val="007A33D4"/>
    <w:rsid w:val="007A3407"/>
    <w:rsid w:val="007A3AA2"/>
    <w:rsid w:val="007A3B28"/>
    <w:rsid w:val="007A3E8E"/>
    <w:rsid w:val="007A40FD"/>
    <w:rsid w:val="007A4370"/>
    <w:rsid w:val="007A49E0"/>
    <w:rsid w:val="007A510D"/>
    <w:rsid w:val="007A54A2"/>
    <w:rsid w:val="007A550B"/>
    <w:rsid w:val="007A563B"/>
    <w:rsid w:val="007A5920"/>
    <w:rsid w:val="007A5D47"/>
    <w:rsid w:val="007A5E28"/>
    <w:rsid w:val="007A5E51"/>
    <w:rsid w:val="007A5E70"/>
    <w:rsid w:val="007A620E"/>
    <w:rsid w:val="007A6359"/>
    <w:rsid w:val="007A6606"/>
    <w:rsid w:val="007A6639"/>
    <w:rsid w:val="007A68E0"/>
    <w:rsid w:val="007A72DF"/>
    <w:rsid w:val="007A735D"/>
    <w:rsid w:val="007A7452"/>
    <w:rsid w:val="007A75C1"/>
    <w:rsid w:val="007A75D9"/>
    <w:rsid w:val="007A77BB"/>
    <w:rsid w:val="007A7DD2"/>
    <w:rsid w:val="007A7F75"/>
    <w:rsid w:val="007A7F95"/>
    <w:rsid w:val="007B0185"/>
    <w:rsid w:val="007B033E"/>
    <w:rsid w:val="007B0388"/>
    <w:rsid w:val="007B075D"/>
    <w:rsid w:val="007B0891"/>
    <w:rsid w:val="007B0D57"/>
    <w:rsid w:val="007B1015"/>
    <w:rsid w:val="007B13AB"/>
    <w:rsid w:val="007B1599"/>
    <w:rsid w:val="007B17AB"/>
    <w:rsid w:val="007B1812"/>
    <w:rsid w:val="007B1B68"/>
    <w:rsid w:val="007B22A1"/>
    <w:rsid w:val="007B237D"/>
    <w:rsid w:val="007B25DA"/>
    <w:rsid w:val="007B28A4"/>
    <w:rsid w:val="007B28CF"/>
    <w:rsid w:val="007B2EA9"/>
    <w:rsid w:val="007B2FAE"/>
    <w:rsid w:val="007B3502"/>
    <w:rsid w:val="007B35F4"/>
    <w:rsid w:val="007B3939"/>
    <w:rsid w:val="007B3ABB"/>
    <w:rsid w:val="007B3B17"/>
    <w:rsid w:val="007B3ED5"/>
    <w:rsid w:val="007B42AD"/>
    <w:rsid w:val="007B45BB"/>
    <w:rsid w:val="007B4BAF"/>
    <w:rsid w:val="007B4CF5"/>
    <w:rsid w:val="007B4FB5"/>
    <w:rsid w:val="007B5042"/>
    <w:rsid w:val="007B5A4A"/>
    <w:rsid w:val="007B5AA7"/>
    <w:rsid w:val="007B6005"/>
    <w:rsid w:val="007B6228"/>
    <w:rsid w:val="007B6437"/>
    <w:rsid w:val="007B695E"/>
    <w:rsid w:val="007B6D3D"/>
    <w:rsid w:val="007B6DE8"/>
    <w:rsid w:val="007B6DF7"/>
    <w:rsid w:val="007B6FC9"/>
    <w:rsid w:val="007B768A"/>
    <w:rsid w:val="007B77C2"/>
    <w:rsid w:val="007B795D"/>
    <w:rsid w:val="007B7F6E"/>
    <w:rsid w:val="007C0047"/>
    <w:rsid w:val="007C05A0"/>
    <w:rsid w:val="007C06FB"/>
    <w:rsid w:val="007C0E0B"/>
    <w:rsid w:val="007C11BF"/>
    <w:rsid w:val="007C1579"/>
    <w:rsid w:val="007C176A"/>
    <w:rsid w:val="007C1918"/>
    <w:rsid w:val="007C1AEC"/>
    <w:rsid w:val="007C1D15"/>
    <w:rsid w:val="007C20FA"/>
    <w:rsid w:val="007C2442"/>
    <w:rsid w:val="007C250E"/>
    <w:rsid w:val="007C29EB"/>
    <w:rsid w:val="007C2A0A"/>
    <w:rsid w:val="007C2D70"/>
    <w:rsid w:val="007C2E4F"/>
    <w:rsid w:val="007C2E9E"/>
    <w:rsid w:val="007C3093"/>
    <w:rsid w:val="007C32E3"/>
    <w:rsid w:val="007C3330"/>
    <w:rsid w:val="007C359A"/>
    <w:rsid w:val="007C3A8A"/>
    <w:rsid w:val="007C3AD4"/>
    <w:rsid w:val="007C3D6C"/>
    <w:rsid w:val="007C3E2E"/>
    <w:rsid w:val="007C3F49"/>
    <w:rsid w:val="007C4095"/>
    <w:rsid w:val="007C4211"/>
    <w:rsid w:val="007C4430"/>
    <w:rsid w:val="007C493E"/>
    <w:rsid w:val="007C4B4C"/>
    <w:rsid w:val="007C5E9B"/>
    <w:rsid w:val="007C5F6A"/>
    <w:rsid w:val="007C618F"/>
    <w:rsid w:val="007C61A1"/>
    <w:rsid w:val="007C66F2"/>
    <w:rsid w:val="007C679B"/>
    <w:rsid w:val="007C67E8"/>
    <w:rsid w:val="007C6960"/>
    <w:rsid w:val="007C6B7D"/>
    <w:rsid w:val="007C6DFF"/>
    <w:rsid w:val="007C6F9F"/>
    <w:rsid w:val="007C71D2"/>
    <w:rsid w:val="007C7423"/>
    <w:rsid w:val="007C76A9"/>
    <w:rsid w:val="007C78A7"/>
    <w:rsid w:val="007C7FF7"/>
    <w:rsid w:val="007D0417"/>
    <w:rsid w:val="007D0668"/>
    <w:rsid w:val="007D0C5F"/>
    <w:rsid w:val="007D102A"/>
    <w:rsid w:val="007D108F"/>
    <w:rsid w:val="007D23AF"/>
    <w:rsid w:val="007D2419"/>
    <w:rsid w:val="007D25FF"/>
    <w:rsid w:val="007D26F2"/>
    <w:rsid w:val="007D2700"/>
    <w:rsid w:val="007D2775"/>
    <w:rsid w:val="007D29E0"/>
    <w:rsid w:val="007D2B3E"/>
    <w:rsid w:val="007D305D"/>
    <w:rsid w:val="007D383E"/>
    <w:rsid w:val="007D3908"/>
    <w:rsid w:val="007D3961"/>
    <w:rsid w:val="007D40DA"/>
    <w:rsid w:val="007D4277"/>
    <w:rsid w:val="007D435A"/>
    <w:rsid w:val="007D4581"/>
    <w:rsid w:val="007D4ABA"/>
    <w:rsid w:val="007D4AEB"/>
    <w:rsid w:val="007D4C46"/>
    <w:rsid w:val="007D5168"/>
    <w:rsid w:val="007D523E"/>
    <w:rsid w:val="007D56A6"/>
    <w:rsid w:val="007D57B5"/>
    <w:rsid w:val="007D627E"/>
    <w:rsid w:val="007D6308"/>
    <w:rsid w:val="007D64DC"/>
    <w:rsid w:val="007D661D"/>
    <w:rsid w:val="007D6953"/>
    <w:rsid w:val="007D69AA"/>
    <w:rsid w:val="007D6C1D"/>
    <w:rsid w:val="007D6C49"/>
    <w:rsid w:val="007D6D00"/>
    <w:rsid w:val="007D6DD1"/>
    <w:rsid w:val="007D6E62"/>
    <w:rsid w:val="007D6E92"/>
    <w:rsid w:val="007D7167"/>
    <w:rsid w:val="007D7958"/>
    <w:rsid w:val="007D7BC4"/>
    <w:rsid w:val="007E002E"/>
    <w:rsid w:val="007E005E"/>
    <w:rsid w:val="007E0A3A"/>
    <w:rsid w:val="007E0C31"/>
    <w:rsid w:val="007E0D09"/>
    <w:rsid w:val="007E0E2D"/>
    <w:rsid w:val="007E1246"/>
    <w:rsid w:val="007E1E0B"/>
    <w:rsid w:val="007E217A"/>
    <w:rsid w:val="007E22F6"/>
    <w:rsid w:val="007E25D0"/>
    <w:rsid w:val="007E2761"/>
    <w:rsid w:val="007E2832"/>
    <w:rsid w:val="007E28B0"/>
    <w:rsid w:val="007E28DD"/>
    <w:rsid w:val="007E28F9"/>
    <w:rsid w:val="007E28FA"/>
    <w:rsid w:val="007E2C0B"/>
    <w:rsid w:val="007E2EA0"/>
    <w:rsid w:val="007E3025"/>
    <w:rsid w:val="007E3218"/>
    <w:rsid w:val="007E3572"/>
    <w:rsid w:val="007E3734"/>
    <w:rsid w:val="007E3761"/>
    <w:rsid w:val="007E3792"/>
    <w:rsid w:val="007E3C1F"/>
    <w:rsid w:val="007E47CE"/>
    <w:rsid w:val="007E4955"/>
    <w:rsid w:val="007E4B12"/>
    <w:rsid w:val="007E4D5D"/>
    <w:rsid w:val="007E51C0"/>
    <w:rsid w:val="007E542F"/>
    <w:rsid w:val="007E5B39"/>
    <w:rsid w:val="007E6668"/>
    <w:rsid w:val="007E6DD7"/>
    <w:rsid w:val="007E71AA"/>
    <w:rsid w:val="007E71F2"/>
    <w:rsid w:val="007E738D"/>
    <w:rsid w:val="007E76B9"/>
    <w:rsid w:val="007E7B25"/>
    <w:rsid w:val="007E7D39"/>
    <w:rsid w:val="007F0795"/>
    <w:rsid w:val="007F083F"/>
    <w:rsid w:val="007F0A0D"/>
    <w:rsid w:val="007F0BCB"/>
    <w:rsid w:val="007F0D1A"/>
    <w:rsid w:val="007F0D7A"/>
    <w:rsid w:val="007F0E0E"/>
    <w:rsid w:val="007F1016"/>
    <w:rsid w:val="007F1088"/>
    <w:rsid w:val="007F1232"/>
    <w:rsid w:val="007F140E"/>
    <w:rsid w:val="007F1A73"/>
    <w:rsid w:val="007F1D56"/>
    <w:rsid w:val="007F1EB0"/>
    <w:rsid w:val="007F1EF5"/>
    <w:rsid w:val="007F22A2"/>
    <w:rsid w:val="007F26AF"/>
    <w:rsid w:val="007F2E18"/>
    <w:rsid w:val="007F2F8E"/>
    <w:rsid w:val="007F31DC"/>
    <w:rsid w:val="007F3549"/>
    <w:rsid w:val="007F3565"/>
    <w:rsid w:val="007F3583"/>
    <w:rsid w:val="007F3A54"/>
    <w:rsid w:val="007F3BCF"/>
    <w:rsid w:val="007F3FA6"/>
    <w:rsid w:val="007F40D2"/>
    <w:rsid w:val="007F49AF"/>
    <w:rsid w:val="007F4A6A"/>
    <w:rsid w:val="007F4C16"/>
    <w:rsid w:val="007F4D5D"/>
    <w:rsid w:val="007F4E50"/>
    <w:rsid w:val="007F4F3A"/>
    <w:rsid w:val="007F5264"/>
    <w:rsid w:val="007F5333"/>
    <w:rsid w:val="007F55A9"/>
    <w:rsid w:val="007F5919"/>
    <w:rsid w:val="007F5A5D"/>
    <w:rsid w:val="007F5EDF"/>
    <w:rsid w:val="007F6192"/>
    <w:rsid w:val="007F6587"/>
    <w:rsid w:val="007F69B5"/>
    <w:rsid w:val="007F6E15"/>
    <w:rsid w:val="007F6F0B"/>
    <w:rsid w:val="007F6F9B"/>
    <w:rsid w:val="007F750B"/>
    <w:rsid w:val="007F7698"/>
    <w:rsid w:val="007F777B"/>
    <w:rsid w:val="007F778B"/>
    <w:rsid w:val="007F7925"/>
    <w:rsid w:val="007F79F8"/>
    <w:rsid w:val="007F7B17"/>
    <w:rsid w:val="007F7F84"/>
    <w:rsid w:val="00800137"/>
    <w:rsid w:val="00800542"/>
    <w:rsid w:val="008009B0"/>
    <w:rsid w:val="008017C1"/>
    <w:rsid w:val="00801873"/>
    <w:rsid w:val="0080193C"/>
    <w:rsid w:val="00801B7E"/>
    <w:rsid w:val="00801C79"/>
    <w:rsid w:val="00801C8B"/>
    <w:rsid w:val="00801D44"/>
    <w:rsid w:val="008020B6"/>
    <w:rsid w:val="00802522"/>
    <w:rsid w:val="00802DF3"/>
    <w:rsid w:val="00802E00"/>
    <w:rsid w:val="0080313B"/>
    <w:rsid w:val="00803169"/>
    <w:rsid w:val="0080386D"/>
    <w:rsid w:val="008038FA"/>
    <w:rsid w:val="008039AC"/>
    <w:rsid w:val="00803B2F"/>
    <w:rsid w:val="00803EE6"/>
    <w:rsid w:val="00803F97"/>
    <w:rsid w:val="008040B7"/>
    <w:rsid w:val="0080453E"/>
    <w:rsid w:val="00804949"/>
    <w:rsid w:val="00804BA0"/>
    <w:rsid w:val="00804D2E"/>
    <w:rsid w:val="00804E41"/>
    <w:rsid w:val="00804F8E"/>
    <w:rsid w:val="00804FB7"/>
    <w:rsid w:val="0080526A"/>
    <w:rsid w:val="008054BE"/>
    <w:rsid w:val="0080551C"/>
    <w:rsid w:val="0080554C"/>
    <w:rsid w:val="008055A2"/>
    <w:rsid w:val="00805A10"/>
    <w:rsid w:val="00805C09"/>
    <w:rsid w:val="00805C13"/>
    <w:rsid w:val="00805D64"/>
    <w:rsid w:val="00805FD8"/>
    <w:rsid w:val="00806319"/>
    <w:rsid w:val="00806479"/>
    <w:rsid w:val="00806854"/>
    <w:rsid w:val="00806C13"/>
    <w:rsid w:val="00806CD8"/>
    <w:rsid w:val="00806D58"/>
    <w:rsid w:val="00806E6F"/>
    <w:rsid w:val="008077B8"/>
    <w:rsid w:val="00807832"/>
    <w:rsid w:val="00807877"/>
    <w:rsid w:val="00807989"/>
    <w:rsid w:val="008109B8"/>
    <w:rsid w:val="00810A5A"/>
    <w:rsid w:val="008113DA"/>
    <w:rsid w:val="00811BE1"/>
    <w:rsid w:val="00811D58"/>
    <w:rsid w:val="0081207C"/>
    <w:rsid w:val="008120CA"/>
    <w:rsid w:val="00812138"/>
    <w:rsid w:val="0081233C"/>
    <w:rsid w:val="0081235B"/>
    <w:rsid w:val="00812693"/>
    <w:rsid w:val="00812A8F"/>
    <w:rsid w:val="00812D69"/>
    <w:rsid w:val="00812ED7"/>
    <w:rsid w:val="00812F18"/>
    <w:rsid w:val="008130C3"/>
    <w:rsid w:val="008130F2"/>
    <w:rsid w:val="00813119"/>
    <w:rsid w:val="00813148"/>
    <w:rsid w:val="008131C0"/>
    <w:rsid w:val="00813475"/>
    <w:rsid w:val="00813676"/>
    <w:rsid w:val="008136EA"/>
    <w:rsid w:val="0081378C"/>
    <w:rsid w:val="0081394B"/>
    <w:rsid w:val="00813B2D"/>
    <w:rsid w:val="00813F16"/>
    <w:rsid w:val="00813F43"/>
    <w:rsid w:val="00814137"/>
    <w:rsid w:val="0081459E"/>
    <w:rsid w:val="0081461A"/>
    <w:rsid w:val="008146DE"/>
    <w:rsid w:val="00814846"/>
    <w:rsid w:val="008149B0"/>
    <w:rsid w:val="00814B46"/>
    <w:rsid w:val="00814BA3"/>
    <w:rsid w:val="00815069"/>
    <w:rsid w:val="008157B7"/>
    <w:rsid w:val="00815838"/>
    <w:rsid w:val="0081595B"/>
    <w:rsid w:val="00815A62"/>
    <w:rsid w:val="0081624E"/>
    <w:rsid w:val="008163AB"/>
    <w:rsid w:val="008164FD"/>
    <w:rsid w:val="00816746"/>
    <w:rsid w:val="00816D56"/>
    <w:rsid w:val="00816F2B"/>
    <w:rsid w:val="00817023"/>
    <w:rsid w:val="0081737B"/>
    <w:rsid w:val="00817552"/>
    <w:rsid w:val="008175BC"/>
    <w:rsid w:val="0081772A"/>
    <w:rsid w:val="008178F4"/>
    <w:rsid w:val="00817A78"/>
    <w:rsid w:val="00817BC5"/>
    <w:rsid w:val="008202C5"/>
    <w:rsid w:val="00820527"/>
    <w:rsid w:val="00820688"/>
    <w:rsid w:val="00820AF0"/>
    <w:rsid w:val="00820C5D"/>
    <w:rsid w:val="00820D4B"/>
    <w:rsid w:val="00820DCA"/>
    <w:rsid w:val="00820FC5"/>
    <w:rsid w:val="00821174"/>
    <w:rsid w:val="008214C3"/>
    <w:rsid w:val="008214C7"/>
    <w:rsid w:val="00821567"/>
    <w:rsid w:val="00821917"/>
    <w:rsid w:val="0082196F"/>
    <w:rsid w:val="00821ABB"/>
    <w:rsid w:val="00822089"/>
    <w:rsid w:val="008222B3"/>
    <w:rsid w:val="008227DE"/>
    <w:rsid w:val="0082282E"/>
    <w:rsid w:val="00822CB9"/>
    <w:rsid w:val="00822F63"/>
    <w:rsid w:val="008230A6"/>
    <w:rsid w:val="008233C4"/>
    <w:rsid w:val="008235DE"/>
    <w:rsid w:val="0082363C"/>
    <w:rsid w:val="0082364C"/>
    <w:rsid w:val="00823990"/>
    <w:rsid w:val="00823F31"/>
    <w:rsid w:val="008240A7"/>
    <w:rsid w:val="008243B2"/>
    <w:rsid w:val="00824B5C"/>
    <w:rsid w:val="00824C6A"/>
    <w:rsid w:val="00824DDF"/>
    <w:rsid w:val="00824DE1"/>
    <w:rsid w:val="00824E73"/>
    <w:rsid w:val="00824EFC"/>
    <w:rsid w:val="00825158"/>
    <w:rsid w:val="008251A0"/>
    <w:rsid w:val="0082544E"/>
    <w:rsid w:val="00825B12"/>
    <w:rsid w:val="00825D9B"/>
    <w:rsid w:val="00825EB7"/>
    <w:rsid w:val="008268FE"/>
    <w:rsid w:val="00826995"/>
    <w:rsid w:val="00826B17"/>
    <w:rsid w:val="00826B9B"/>
    <w:rsid w:val="00826FEB"/>
    <w:rsid w:val="00827064"/>
    <w:rsid w:val="008270E2"/>
    <w:rsid w:val="0082715A"/>
    <w:rsid w:val="00827255"/>
    <w:rsid w:val="00827355"/>
    <w:rsid w:val="008274D5"/>
    <w:rsid w:val="0082770C"/>
    <w:rsid w:val="00827BEC"/>
    <w:rsid w:val="00827D1B"/>
    <w:rsid w:val="00827EE7"/>
    <w:rsid w:val="00827F0A"/>
    <w:rsid w:val="008300ED"/>
    <w:rsid w:val="008301E0"/>
    <w:rsid w:val="00830454"/>
    <w:rsid w:val="00830538"/>
    <w:rsid w:val="008306AC"/>
    <w:rsid w:val="0083070A"/>
    <w:rsid w:val="00830711"/>
    <w:rsid w:val="008307DB"/>
    <w:rsid w:val="00831602"/>
    <w:rsid w:val="00831627"/>
    <w:rsid w:val="0083164B"/>
    <w:rsid w:val="00831685"/>
    <w:rsid w:val="008317D1"/>
    <w:rsid w:val="00831921"/>
    <w:rsid w:val="008319A1"/>
    <w:rsid w:val="00831D9B"/>
    <w:rsid w:val="008322F9"/>
    <w:rsid w:val="008325A9"/>
    <w:rsid w:val="008327E6"/>
    <w:rsid w:val="00832801"/>
    <w:rsid w:val="00832B3A"/>
    <w:rsid w:val="00832D4F"/>
    <w:rsid w:val="008331DF"/>
    <w:rsid w:val="00833922"/>
    <w:rsid w:val="00833B1D"/>
    <w:rsid w:val="00834037"/>
    <w:rsid w:val="0083433A"/>
    <w:rsid w:val="00834A47"/>
    <w:rsid w:val="00834AB7"/>
    <w:rsid w:val="00834D58"/>
    <w:rsid w:val="00834EE4"/>
    <w:rsid w:val="00835038"/>
    <w:rsid w:val="00835675"/>
    <w:rsid w:val="00835C8D"/>
    <w:rsid w:val="00835CCC"/>
    <w:rsid w:val="008362EF"/>
    <w:rsid w:val="008363AE"/>
    <w:rsid w:val="00836512"/>
    <w:rsid w:val="0083663D"/>
    <w:rsid w:val="00836843"/>
    <w:rsid w:val="00836B1A"/>
    <w:rsid w:val="00836B80"/>
    <w:rsid w:val="00836C77"/>
    <w:rsid w:val="00836EC1"/>
    <w:rsid w:val="00837493"/>
    <w:rsid w:val="008374E6"/>
    <w:rsid w:val="00837784"/>
    <w:rsid w:val="00837965"/>
    <w:rsid w:val="00837B10"/>
    <w:rsid w:val="00837EBB"/>
    <w:rsid w:val="00840B53"/>
    <w:rsid w:val="00841421"/>
    <w:rsid w:val="00841583"/>
    <w:rsid w:val="0084165A"/>
    <w:rsid w:val="00841801"/>
    <w:rsid w:val="00841F2D"/>
    <w:rsid w:val="00841F77"/>
    <w:rsid w:val="008421EA"/>
    <w:rsid w:val="00842471"/>
    <w:rsid w:val="00842574"/>
    <w:rsid w:val="00842A95"/>
    <w:rsid w:val="00842AD8"/>
    <w:rsid w:val="00842BD7"/>
    <w:rsid w:val="00842EFA"/>
    <w:rsid w:val="008431C0"/>
    <w:rsid w:val="0084335B"/>
    <w:rsid w:val="00843422"/>
    <w:rsid w:val="008435CB"/>
    <w:rsid w:val="00843A6A"/>
    <w:rsid w:val="00843D8C"/>
    <w:rsid w:val="00843DA1"/>
    <w:rsid w:val="00843FC0"/>
    <w:rsid w:val="008444ED"/>
    <w:rsid w:val="0084453C"/>
    <w:rsid w:val="00844609"/>
    <w:rsid w:val="0084471A"/>
    <w:rsid w:val="00844A64"/>
    <w:rsid w:val="00844DC9"/>
    <w:rsid w:val="00844DD0"/>
    <w:rsid w:val="00844E2F"/>
    <w:rsid w:val="00845114"/>
    <w:rsid w:val="008451D8"/>
    <w:rsid w:val="00845295"/>
    <w:rsid w:val="00845417"/>
    <w:rsid w:val="008454B7"/>
    <w:rsid w:val="00845885"/>
    <w:rsid w:val="00845A16"/>
    <w:rsid w:val="00845ABD"/>
    <w:rsid w:val="00845C61"/>
    <w:rsid w:val="00845D57"/>
    <w:rsid w:val="00845EC4"/>
    <w:rsid w:val="00846788"/>
    <w:rsid w:val="00846B11"/>
    <w:rsid w:val="00846CDD"/>
    <w:rsid w:val="008472D0"/>
    <w:rsid w:val="008475E3"/>
    <w:rsid w:val="0084781C"/>
    <w:rsid w:val="00847AA7"/>
    <w:rsid w:val="00847BE9"/>
    <w:rsid w:val="00847F10"/>
    <w:rsid w:val="00847F37"/>
    <w:rsid w:val="00850015"/>
    <w:rsid w:val="00850444"/>
    <w:rsid w:val="008508FC"/>
    <w:rsid w:val="00850C17"/>
    <w:rsid w:val="00850C54"/>
    <w:rsid w:val="00850FBC"/>
    <w:rsid w:val="008511C1"/>
    <w:rsid w:val="0085124A"/>
    <w:rsid w:val="00851339"/>
    <w:rsid w:val="008514BE"/>
    <w:rsid w:val="008515FC"/>
    <w:rsid w:val="008516C2"/>
    <w:rsid w:val="00851884"/>
    <w:rsid w:val="00851ECE"/>
    <w:rsid w:val="0085266C"/>
    <w:rsid w:val="00852B69"/>
    <w:rsid w:val="008532A9"/>
    <w:rsid w:val="008535B7"/>
    <w:rsid w:val="00853A74"/>
    <w:rsid w:val="00853F9F"/>
    <w:rsid w:val="008540F0"/>
    <w:rsid w:val="008542A4"/>
    <w:rsid w:val="00854F3A"/>
    <w:rsid w:val="008556F5"/>
    <w:rsid w:val="00855ADF"/>
    <w:rsid w:val="00855C09"/>
    <w:rsid w:val="00855E62"/>
    <w:rsid w:val="0085617B"/>
    <w:rsid w:val="0085651B"/>
    <w:rsid w:val="00856577"/>
    <w:rsid w:val="00856AF8"/>
    <w:rsid w:val="00856B85"/>
    <w:rsid w:val="00856BDF"/>
    <w:rsid w:val="008571CF"/>
    <w:rsid w:val="008573F9"/>
    <w:rsid w:val="008575E4"/>
    <w:rsid w:val="0085768E"/>
    <w:rsid w:val="00857943"/>
    <w:rsid w:val="008579A7"/>
    <w:rsid w:val="00857C40"/>
    <w:rsid w:val="00857DD0"/>
    <w:rsid w:val="0086001C"/>
    <w:rsid w:val="00860176"/>
    <w:rsid w:val="008602E6"/>
    <w:rsid w:val="0086034A"/>
    <w:rsid w:val="0086074E"/>
    <w:rsid w:val="00860915"/>
    <w:rsid w:val="00860DC1"/>
    <w:rsid w:val="0086183C"/>
    <w:rsid w:val="0086187B"/>
    <w:rsid w:val="00861BA8"/>
    <w:rsid w:val="00862025"/>
    <w:rsid w:val="008621B3"/>
    <w:rsid w:val="00862499"/>
    <w:rsid w:val="00862810"/>
    <w:rsid w:val="00862E83"/>
    <w:rsid w:val="00863074"/>
    <w:rsid w:val="008633E1"/>
    <w:rsid w:val="008637FE"/>
    <w:rsid w:val="00863902"/>
    <w:rsid w:val="008639E6"/>
    <w:rsid w:val="00863C75"/>
    <w:rsid w:val="00863FFB"/>
    <w:rsid w:val="00864270"/>
    <w:rsid w:val="00864878"/>
    <w:rsid w:val="008649A4"/>
    <w:rsid w:val="008649F2"/>
    <w:rsid w:val="00864B70"/>
    <w:rsid w:val="00864C3F"/>
    <w:rsid w:val="00864E22"/>
    <w:rsid w:val="008656F4"/>
    <w:rsid w:val="00865A1C"/>
    <w:rsid w:val="00865AD5"/>
    <w:rsid w:val="00865AE7"/>
    <w:rsid w:val="00865E47"/>
    <w:rsid w:val="00865F8F"/>
    <w:rsid w:val="008660A0"/>
    <w:rsid w:val="00866226"/>
    <w:rsid w:val="00866526"/>
    <w:rsid w:val="00866678"/>
    <w:rsid w:val="008667D0"/>
    <w:rsid w:val="00866806"/>
    <w:rsid w:val="00866BFE"/>
    <w:rsid w:val="00866C54"/>
    <w:rsid w:val="008671EA"/>
    <w:rsid w:val="008673D1"/>
    <w:rsid w:val="00867476"/>
    <w:rsid w:val="008675C5"/>
    <w:rsid w:val="00867BC6"/>
    <w:rsid w:val="00870145"/>
    <w:rsid w:val="0087060D"/>
    <w:rsid w:val="00870931"/>
    <w:rsid w:val="00870C52"/>
    <w:rsid w:val="00870C9A"/>
    <w:rsid w:val="00870F2D"/>
    <w:rsid w:val="00871071"/>
    <w:rsid w:val="00871277"/>
    <w:rsid w:val="00871413"/>
    <w:rsid w:val="00871AFB"/>
    <w:rsid w:val="00871CF0"/>
    <w:rsid w:val="00871D19"/>
    <w:rsid w:val="00871EA8"/>
    <w:rsid w:val="00871ECE"/>
    <w:rsid w:val="0087208E"/>
    <w:rsid w:val="008721E6"/>
    <w:rsid w:val="0087233E"/>
    <w:rsid w:val="00872568"/>
    <w:rsid w:val="00872580"/>
    <w:rsid w:val="00872729"/>
    <w:rsid w:val="00872779"/>
    <w:rsid w:val="008727B7"/>
    <w:rsid w:val="00872867"/>
    <w:rsid w:val="0087319C"/>
    <w:rsid w:val="0087339C"/>
    <w:rsid w:val="008733B8"/>
    <w:rsid w:val="00873735"/>
    <w:rsid w:val="008738D8"/>
    <w:rsid w:val="00873D6F"/>
    <w:rsid w:val="0087421E"/>
    <w:rsid w:val="00874231"/>
    <w:rsid w:val="00874486"/>
    <w:rsid w:val="0087454D"/>
    <w:rsid w:val="0087474D"/>
    <w:rsid w:val="0087483A"/>
    <w:rsid w:val="00874D99"/>
    <w:rsid w:val="0087511A"/>
    <w:rsid w:val="008751FF"/>
    <w:rsid w:val="008755EB"/>
    <w:rsid w:val="00875840"/>
    <w:rsid w:val="00875E24"/>
    <w:rsid w:val="00876000"/>
    <w:rsid w:val="00876530"/>
    <w:rsid w:val="0087662E"/>
    <w:rsid w:val="008767D5"/>
    <w:rsid w:val="008768B9"/>
    <w:rsid w:val="00876A53"/>
    <w:rsid w:val="00876A98"/>
    <w:rsid w:val="00876D3E"/>
    <w:rsid w:val="00876E23"/>
    <w:rsid w:val="00876E28"/>
    <w:rsid w:val="0087713C"/>
    <w:rsid w:val="0087733D"/>
    <w:rsid w:val="00877391"/>
    <w:rsid w:val="00877497"/>
    <w:rsid w:val="0087751A"/>
    <w:rsid w:val="00877580"/>
    <w:rsid w:val="008778C5"/>
    <w:rsid w:val="00877916"/>
    <w:rsid w:val="0087798E"/>
    <w:rsid w:val="00877992"/>
    <w:rsid w:val="00877CF5"/>
    <w:rsid w:val="00880211"/>
    <w:rsid w:val="00880296"/>
    <w:rsid w:val="00880900"/>
    <w:rsid w:val="00880A3A"/>
    <w:rsid w:val="00880AA0"/>
    <w:rsid w:val="00880B06"/>
    <w:rsid w:val="008815BB"/>
    <w:rsid w:val="00881D55"/>
    <w:rsid w:val="00881EC6"/>
    <w:rsid w:val="00881EEA"/>
    <w:rsid w:val="008820AD"/>
    <w:rsid w:val="00882530"/>
    <w:rsid w:val="00882B62"/>
    <w:rsid w:val="008832FA"/>
    <w:rsid w:val="00883412"/>
    <w:rsid w:val="0088356C"/>
    <w:rsid w:val="00883896"/>
    <w:rsid w:val="00884A55"/>
    <w:rsid w:val="00884DF2"/>
    <w:rsid w:val="00884F2E"/>
    <w:rsid w:val="008852FE"/>
    <w:rsid w:val="00885481"/>
    <w:rsid w:val="008854C3"/>
    <w:rsid w:val="0088576B"/>
    <w:rsid w:val="008858AE"/>
    <w:rsid w:val="00885C46"/>
    <w:rsid w:val="00885EA6"/>
    <w:rsid w:val="00886084"/>
    <w:rsid w:val="0088628B"/>
    <w:rsid w:val="008862EF"/>
    <w:rsid w:val="0088641B"/>
    <w:rsid w:val="008866DF"/>
    <w:rsid w:val="0088674A"/>
    <w:rsid w:val="00886A1A"/>
    <w:rsid w:val="00886E53"/>
    <w:rsid w:val="00887021"/>
    <w:rsid w:val="008871BE"/>
    <w:rsid w:val="008874E0"/>
    <w:rsid w:val="0088797C"/>
    <w:rsid w:val="00887B8B"/>
    <w:rsid w:val="00887C13"/>
    <w:rsid w:val="00887CA5"/>
    <w:rsid w:val="00887FED"/>
    <w:rsid w:val="00890293"/>
    <w:rsid w:val="008902DC"/>
    <w:rsid w:val="00890414"/>
    <w:rsid w:val="00890821"/>
    <w:rsid w:val="00890DE5"/>
    <w:rsid w:val="008917B3"/>
    <w:rsid w:val="008918D1"/>
    <w:rsid w:val="008919E1"/>
    <w:rsid w:val="0089230E"/>
    <w:rsid w:val="0089256B"/>
    <w:rsid w:val="00892735"/>
    <w:rsid w:val="008928F0"/>
    <w:rsid w:val="0089292B"/>
    <w:rsid w:val="008929BB"/>
    <w:rsid w:val="008929F3"/>
    <w:rsid w:val="00892D23"/>
    <w:rsid w:val="008933E7"/>
    <w:rsid w:val="008936FE"/>
    <w:rsid w:val="008938C5"/>
    <w:rsid w:val="00893BA1"/>
    <w:rsid w:val="00893E31"/>
    <w:rsid w:val="00894064"/>
    <w:rsid w:val="0089422B"/>
    <w:rsid w:val="00894BEB"/>
    <w:rsid w:val="00894FDB"/>
    <w:rsid w:val="00895024"/>
    <w:rsid w:val="008955ED"/>
    <w:rsid w:val="00895831"/>
    <w:rsid w:val="00895DE3"/>
    <w:rsid w:val="00896458"/>
    <w:rsid w:val="00896A10"/>
    <w:rsid w:val="00896B2A"/>
    <w:rsid w:val="00896BCB"/>
    <w:rsid w:val="00896D0F"/>
    <w:rsid w:val="008970DF"/>
    <w:rsid w:val="008972C4"/>
    <w:rsid w:val="0089734F"/>
    <w:rsid w:val="008973A7"/>
    <w:rsid w:val="008976BD"/>
    <w:rsid w:val="00897C81"/>
    <w:rsid w:val="00897FED"/>
    <w:rsid w:val="008A0210"/>
    <w:rsid w:val="008A038C"/>
    <w:rsid w:val="008A03B8"/>
    <w:rsid w:val="008A0632"/>
    <w:rsid w:val="008A0736"/>
    <w:rsid w:val="008A0A4C"/>
    <w:rsid w:val="008A0AB7"/>
    <w:rsid w:val="008A0B3A"/>
    <w:rsid w:val="008A0FDD"/>
    <w:rsid w:val="008A1110"/>
    <w:rsid w:val="008A1151"/>
    <w:rsid w:val="008A1271"/>
    <w:rsid w:val="008A138E"/>
    <w:rsid w:val="008A1413"/>
    <w:rsid w:val="008A15B6"/>
    <w:rsid w:val="008A15CA"/>
    <w:rsid w:val="008A179E"/>
    <w:rsid w:val="008A2243"/>
    <w:rsid w:val="008A23DA"/>
    <w:rsid w:val="008A2A14"/>
    <w:rsid w:val="008A2EFD"/>
    <w:rsid w:val="008A31A3"/>
    <w:rsid w:val="008A350E"/>
    <w:rsid w:val="008A38B0"/>
    <w:rsid w:val="008A3AE6"/>
    <w:rsid w:val="008A3C57"/>
    <w:rsid w:val="008A3D33"/>
    <w:rsid w:val="008A429A"/>
    <w:rsid w:val="008A46C8"/>
    <w:rsid w:val="008A4C22"/>
    <w:rsid w:val="008A510D"/>
    <w:rsid w:val="008A5725"/>
    <w:rsid w:val="008A58D3"/>
    <w:rsid w:val="008A592D"/>
    <w:rsid w:val="008A5C4A"/>
    <w:rsid w:val="008A5ED3"/>
    <w:rsid w:val="008A667B"/>
    <w:rsid w:val="008A67DC"/>
    <w:rsid w:val="008A68F3"/>
    <w:rsid w:val="008A6EE5"/>
    <w:rsid w:val="008A7448"/>
    <w:rsid w:val="008A74A8"/>
    <w:rsid w:val="008A7654"/>
    <w:rsid w:val="008A779F"/>
    <w:rsid w:val="008A7907"/>
    <w:rsid w:val="008A7971"/>
    <w:rsid w:val="008A7D21"/>
    <w:rsid w:val="008A7DCB"/>
    <w:rsid w:val="008A7DF9"/>
    <w:rsid w:val="008A7FDB"/>
    <w:rsid w:val="008B00D7"/>
    <w:rsid w:val="008B01B9"/>
    <w:rsid w:val="008B01D9"/>
    <w:rsid w:val="008B04BD"/>
    <w:rsid w:val="008B0714"/>
    <w:rsid w:val="008B0766"/>
    <w:rsid w:val="008B07F9"/>
    <w:rsid w:val="008B09DC"/>
    <w:rsid w:val="008B0BDA"/>
    <w:rsid w:val="008B0C7F"/>
    <w:rsid w:val="008B1120"/>
    <w:rsid w:val="008B1260"/>
    <w:rsid w:val="008B1391"/>
    <w:rsid w:val="008B16A2"/>
    <w:rsid w:val="008B1B98"/>
    <w:rsid w:val="008B1D18"/>
    <w:rsid w:val="008B1E6D"/>
    <w:rsid w:val="008B211E"/>
    <w:rsid w:val="008B22B6"/>
    <w:rsid w:val="008B2649"/>
    <w:rsid w:val="008B27C9"/>
    <w:rsid w:val="008B29A2"/>
    <w:rsid w:val="008B2E24"/>
    <w:rsid w:val="008B2F62"/>
    <w:rsid w:val="008B35EC"/>
    <w:rsid w:val="008B39CA"/>
    <w:rsid w:val="008B3A19"/>
    <w:rsid w:val="008B3AB9"/>
    <w:rsid w:val="008B3B61"/>
    <w:rsid w:val="008B3D6D"/>
    <w:rsid w:val="008B3FAC"/>
    <w:rsid w:val="008B3FDE"/>
    <w:rsid w:val="008B4122"/>
    <w:rsid w:val="008B4384"/>
    <w:rsid w:val="008B4D43"/>
    <w:rsid w:val="008B5537"/>
    <w:rsid w:val="008B575C"/>
    <w:rsid w:val="008B5C70"/>
    <w:rsid w:val="008B5D4E"/>
    <w:rsid w:val="008B5FE8"/>
    <w:rsid w:val="008B6078"/>
    <w:rsid w:val="008B6276"/>
    <w:rsid w:val="008B6547"/>
    <w:rsid w:val="008B6608"/>
    <w:rsid w:val="008B6A96"/>
    <w:rsid w:val="008B6AD7"/>
    <w:rsid w:val="008B72C6"/>
    <w:rsid w:val="008B7318"/>
    <w:rsid w:val="008B7677"/>
    <w:rsid w:val="008B786E"/>
    <w:rsid w:val="008B7B1A"/>
    <w:rsid w:val="008B7D06"/>
    <w:rsid w:val="008C0100"/>
    <w:rsid w:val="008C029B"/>
    <w:rsid w:val="008C0413"/>
    <w:rsid w:val="008C0549"/>
    <w:rsid w:val="008C0D2D"/>
    <w:rsid w:val="008C0D4B"/>
    <w:rsid w:val="008C113E"/>
    <w:rsid w:val="008C11C6"/>
    <w:rsid w:val="008C120F"/>
    <w:rsid w:val="008C1681"/>
    <w:rsid w:val="008C16A3"/>
    <w:rsid w:val="008C1896"/>
    <w:rsid w:val="008C1B9E"/>
    <w:rsid w:val="008C1D96"/>
    <w:rsid w:val="008C1E0C"/>
    <w:rsid w:val="008C2270"/>
    <w:rsid w:val="008C2381"/>
    <w:rsid w:val="008C323B"/>
    <w:rsid w:val="008C32AD"/>
    <w:rsid w:val="008C3349"/>
    <w:rsid w:val="008C33B3"/>
    <w:rsid w:val="008C3731"/>
    <w:rsid w:val="008C37FA"/>
    <w:rsid w:val="008C387D"/>
    <w:rsid w:val="008C3F22"/>
    <w:rsid w:val="008C401B"/>
    <w:rsid w:val="008C413C"/>
    <w:rsid w:val="008C4B99"/>
    <w:rsid w:val="008C4F97"/>
    <w:rsid w:val="008C5053"/>
    <w:rsid w:val="008C5088"/>
    <w:rsid w:val="008C50BC"/>
    <w:rsid w:val="008C526F"/>
    <w:rsid w:val="008C590F"/>
    <w:rsid w:val="008C5CD2"/>
    <w:rsid w:val="008C61E0"/>
    <w:rsid w:val="008C6426"/>
    <w:rsid w:val="008C64F2"/>
    <w:rsid w:val="008C69B9"/>
    <w:rsid w:val="008C6AEC"/>
    <w:rsid w:val="008C6E28"/>
    <w:rsid w:val="008C7603"/>
    <w:rsid w:val="008C7735"/>
    <w:rsid w:val="008C7B2B"/>
    <w:rsid w:val="008C7EF2"/>
    <w:rsid w:val="008C7EFC"/>
    <w:rsid w:val="008D009C"/>
    <w:rsid w:val="008D01F2"/>
    <w:rsid w:val="008D0610"/>
    <w:rsid w:val="008D068F"/>
    <w:rsid w:val="008D0B0A"/>
    <w:rsid w:val="008D0B7C"/>
    <w:rsid w:val="008D0E48"/>
    <w:rsid w:val="008D0EFF"/>
    <w:rsid w:val="008D11AE"/>
    <w:rsid w:val="008D1676"/>
    <w:rsid w:val="008D175B"/>
    <w:rsid w:val="008D183D"/>
    <w:rsid w:val="008D1C8D"/>
    <w:rsid w:val="008D23AB"/>
    <w:rsid w:val="008D241E"/>
    <w:rsid w:val="008D26F9"/>
    <w:rsid w:val="008D2859"/>
    <w:rsid w:val="008D2A36"/>
    <w:rsid w:val="008D2A41"/>
    <w:rsid w:val="008D2A8B"/>
    <w:rsid w:val="008D2A9F"/>
    <w:rsid w:val="008D2C8E"/>
    <w:rsid w:val="008D2DCC"/>
    <w:rsid w:val="008D2DD6"/>
    <w:rsid w:val="008D2FAF"/>
    <w:rsid w:val="008D31F4"/>
    <w:rsid w:val="008D33C3"/>
    <w:rsid w:val="008D353C"/>
    <w:rsid w:val="008D3D0F"/>
    <w:rsid w:val="008D3EBF"/>
    <w:rsid w:val="008D3EF2"/>
    <w:rsid w:val="008D407B"/>
    <w:rsid w:val="008D4370"/>
    <w:rsid w:val="008D4528"/>
    <w:rsid w:val="008D46EC"/>
    <w:rsid w:val="008D496C"/>
    <w:rsid w:val="008D4E4A"/>
    <w:rsid w:val="008D501D"/>
    <w:rsid w:val="008D5B1A"/>
    <w:rsid w:val="008D5D79"/>
    <w:rsid w:val="008D602B"/>
    <w:rsid w:val="008D60A1"/>
    <w:rsid w:val="008D6153"/>
    <w:rsid w:val="008D62FE"/>
    <w:rsid w:val="008D6CD8"/>
    <w:rsid w:val="008D6E5A"/>
    <w:rsid w:val="008D6F2A"/>
    <w:rsid w:val="008D7949"/>
    <w:rsid w:val="008D7D9D"/>
    <w:rsid w:val="008E0436"/>
    <w:rsid w:val="008E14EB"/>
    <w:rsid w:val="008E153E"/>
    <w:rsid w:val="008E1818"/>
    <w:rsid w:val="008E1CB6"/>
    <w:rsid w:val="008E1E26"/>
    <w:rsid w:val="008E21DA"/>
    <w:rsid w:val="008E2518"/>
    <w:rsid w:val="008E2998"/>
    <w:rsid w:val="008E29F6"/>
    <w:rsid w:val="008E2A99"/>
    <w:rsid w:val="008E2BD5"/>
    <w:rsid w:val="008E2D4D"/>
    <w:rsid w:val="008E2DA7"/>
    <w:rsid w:val="008E2DB8"/>
    <w:rsid w:val="008E2F64"/>
    <w:rsid w:val="008E3403"/>
    <w:rsid w:val="008E361F"/>
    <w:rsid w:val="008E3740"/>
    <w:rsid w:val="008E37A1"/>
    <w:rsid w:val="008E3900"/>
    <w:rsid w:val="008E3A64"/>
    <w:rsid w:val="008E3C7D"/>
    <w:rsid w:val="008E3E97"/>
    <w:rsid w:val="008E403F"/>
    <w:rsid w:val="008E421A"/>
    <w:rsid w:val="008E4488"/>
    <w:rsid w:val="008E45C0"/>
    <w:rsid w:val="008E462B"/>
    <w:rsid w:val="008E4F70"/>
    <w:rsid w:val="008E51C7"/>
    <w:rsid w:val="008E5562"/>
    <w:rsid w:val="008E561D"/>
    <w:rsid w:val="008E59CE"/>
    <w:rsid w:val="008E5D1C"/>
    <w:rsid w:val="008E6435"/>
    <w:rsid w:val="008E671E"/>
    <w:rsid w:val="008E67F1"/>
    <w:rsid w:val="008E69EA"/>
    <w:rsid w:val="008E6BD0"/>
    <w:rsid w:val="008E6F27"/>
    <w:rsid w:val="008E7087"/>
    <w:rsid w:val="008E7393"/>
    <w:rsid w:val="008E747E"/>
    <w:rsid w:val="008E7B62"/>
    <w:rsid w:val="008E7C88"/>
    <w:rsid w:val="008F00C0"/>
    <w:rsid w:val="008F01C0"/>
    <w:rsid w:val="008F01FD"/>
    <w:rsid w:val="008F0557"/>
    <w:rsid w:val="008F0FFE"/>
    <w:rsid w:val="008F1030"/>
    <w:rsid w:val="008F10BF"/>
    <w:rsid w:val="008F123A"/>
    <w:rsid w:val="008F135F"/>
    <w:rsid w:val="008F1647"/>
    <w:rsid w:val="008F170E"/>
    <w:rsid w:val="008F17D4"/>
    <w:rsid w:val="008F1B25"/>
    <w:rsid w:val="008F2081"/>
    <w:rsid w:val="008F238C"/>
    <w:rsid w:val="008F2564"/>
    <w:rsid w:val="008F263E"/>
    <w:rsid w:val="008F2725"/>
    <w:rsid w:val="008F274C"/>
    <w:rsid w:val="008F2B97"/>
    <w:rsid w:val="008F2F7F"/>
    <w:rsid w:val="008F3139"/>
    <w:rsid w:val="008F3C39"/>
    <w:rsid w:val="008F404B"/>
    <w:rsid w:val="008F435B"/>
    <w:rsid w:val="008F4505"/>
    <w:rsid w:val="008F4B2B"/>
    <w:rsid w:val="008F4F89"/>
    <w:rsid w:val="008F51E5"/>
    <w:rsid w:val="008F523C"/>
    <w:rsid w:val="008F52EC"/>
    <w:rsid w:val="008F53F8"/>
    <w:rsid w:val="008F5725"/>
    <w:rsid w:val="008F5ADF"/>
    <w:rsid w:val="008F5EF7"/>
    <w:rsid w:val="008F60FF"/>
    <w:rsid w:val="008F6A09"/>
    <w:rsid w:val="008F6E6F"/>
    <w:rsid w:val="008F6ED5"/>
    <w:rsid w:val="008F6F35"/>
    <w:rsid w:val="008F79AA"/>
    <w:rsid w:val="008F7B1C"/>
    <w:rsid w:val="008F7BE2"/>
    <w:rsid w:val="0090011C"/>
    <w:rsid w:val="00900305"/>
    <w:rsid w:val="00900648"/>
    <w:rsid w:val="009009B6"/>
    <w:rsid w:val="00900E9C"/>
    <w:rsid w:val="00901213"/>
    <w:rsid w:val="009013AD"/>
    <w:rsid w:val="009019D2"/>
    <w:rsid w:val="00901B90"/>
    <w:rsid w:val="00901BF1"/>
    <w:rsid w:val="00902155"/>
    <w:rsid w:val="009022F0"/>
    <w:rsid w:val="00902693"/>
    <w:rsid w:val="00902A99"/>
    <w:rsid w:val="00902FF9"/>
    <w:rsid w:val="00903048"/>
    <w:rsid w:val="00903190"/>
    <w:rsid w:val="009036D7"/>
    <w:rsid w:val="009038BF"/>
    <w:rsid w:val="009039B5"/>
    <w:rsid w:val="00903D7F"/>
    <w:rsid w:val="00903DEE"/>
    <w:rsid w:val="00903F3D"/>
    <w:rsid w:val="0090416C"/>
    <w:rsid w:val="009041E7"/>
    <w:rsid w:val="0090423B"/>
    <w:rsid w:val="009047AA"/>
    <w:rsid w:val="00904C24"/>
    <w:rsid w:val="00905074"/>
    <w:rsid w:val="0090530C"/>
    <w:rsid w:val="009058AE"/>
    <w:rsid w:val="00905E28"/>
    <w:rsid w:val="00905F3D"/>
    <w:rsid w:val="00905FD7"/>
    <w:rsid w:val="0090672E"/>
    <w:rsid w:val="0090694C"/>
    <w:rsid w:val="00906B77"/>
    <w:rsid w:val="00907496"/>
    <w:rsid w:val="00907729"/>
    <w:rsid w:val="00907BC5"/>
    <w:rsid w:val="0091013D"/>
    <w:rsid w:val="009101FE"/>
    <w:rsid w:val="00910222"/>
    <w:rsid w:val="009104D2"/>
    <w:rsid w:val="0091068B"/>
    <w:rsid w:val="009107D1"/>
    <w:rsid w:val="009107F6"/>
    <w:rsid w:val="00910E85"/>
    <w:rsid w:val="009110DF"/>
    <w:rsid w:val="0091164D"/>
    <w:rsid w:val="00911688"/>
    <w:rsid w:val="00911C00"/>
    <w:rsid w:val="00911CA6"/>
    <w:rsid w:val="00911D58"/>
    <w:rsid w:val="00911DE7"/>
    <w:rsid w:val="0091206B"/>
    <w:rsid w:val="009120D0"/>
    <w:rsid w:val="00912273"/>
    <w:rsid w:val="0091242C"/>
    <w:rsid w:val="009124A7"/>
    <w:rsid w:val="00912C84"/>
    <w:rsid w:val="009132B3"/>
    <w:rsid w:val="009132F3"/>
    <w:rsid w:val="009134E3"/>
    <w:rsid w:val="00913539"/>
    <w:rsid w:val="00913618"/>
    <w:rsid w:val="00913887"/>
    <w:rsid w:val="009138A3"/>
    <w:rsid w:val="00913B3F"/>
    <w:rsid w:val="00913C4F"/>
    <w:rsid w:val="00913D49"/>
    <w:rsid w:val="00913FFD"/>
    <w:rsid w:val="0091450F"/>
    <w:rsid w:val="00914681"/>
    <w:rsid w:val="009146C1"/>
    <w:rsid w:val="009148E0"/>
    <w:rsid w:val="00914C0F"/>
    <w:rsid w:val="00914D7E"/>
    <w:rsid w:val="00914DB8"/>
    <w:rsid w:val="00914DFD"/>
    <w:rsid w:val="00914E69"/>
    <w:rsid w:val="00914F26"/>
    <w:rsid w:val="00914F30"/>
    <w:rsid w:val="009150B4"/>
    <w:rsid w:val="00915490"/>
    <w:rsid w:val="00915B34"/>
    <w:rsid w:val="00915CFE"/>
    <w:rsid w:val="00916174"/>
    <w:rsid w:val="009163BC"/>
    <w:rsid w:val="00916630"/>
    <w:rsid w:val="009168CA"/>
    <w:rsid w:val="00916B2F"/>
    <w:rsid w:val="0091702A"/>
    <w:rsid w:val="009170D1"/>
    <w:rsid w:val="00917310"/>
    <w:rsid w:val="0091733F"/>
    <w:rsid w:val="00917773"/>
    <w:rsid w:val="009179F6"/>
    <w:rsid w:val="00917F81"/>
    <w:rsid w:val="00920C03"/>
    <w:rsid w:val="00920C8A"/>
    <w:rsid w:val="00921399"/>
    <w:rsid w:val="00921B95"/>
    <w:rsid w:val="00922061"/>
    <w:rsid w:val="00922503"/>
    <w:rsid w:val="0092293D"/>
    <w:rsid w:val="00922B54"/>
    <w:rsid w:val="00922D47"/>
    <w:rsid w:val="00922D87"/>
    <w:rsid w:val="00922F93"/>
    <w:rsid w:val="00923221"/>
    <w:rsid w:val="00923460"/>
    <w:rsid w:val="00923566"/>
    <w:rsid w:val="0092356C"/>
    <w:rsid w:val="00923B98"/>
    <w:rsid w:val="00923C44"/>
    <w:rsid w:val="00923DA3"/>
    <w:rsid w:val="00923E55"/>
    <w:rsid w:val="0092418F"/>
    <w:rsid w:val="00924759"/>
    <w:rsid w:val="00924EA6"/>
    <w:rsid w:val="0092505E"/>
    <w:rsid w:val="009250E1"/>
    <w:rsid w:val="00925131"/>
    <w:rsid w:val="009253E4"/>
    <w:rsid w:val="00925490"/>
    <w:rsid w:val="00925668"/>
    <w:rsid w:val="00925970"/>
    <w:rsid w:val="00925F46"/>
    <w:rsid w:val="0092604A"/>
    <w:rsid w:val="00926B89"/>
    <w:rsid w:val="00926D4C"/>
    <w:rsid w:val="00927549"/>
    <w:rsid w:val="00927762"/>
    <w:rsid w:val="009277B3"/>
    <w:rsid w:val="00927A57"/>
    <w:rsid w:val="00927BDA"/>
    <w:rsid w:val="00927CA7"/>
    <w:rsid w:val="00927D9C"/>
    <w:rsid w:val="00927E65"/>
    <w:rsid w:val="0093005B"/>
    <w:rsid w:val="009303FB"/>
    <w:rsid w:val="00930694"/>
    <w:rsid w:val="0093069B"/>
    <w:rsid w:val="009306D2"/>
    <w:rsid w:val="00930758"/>
    <w:rsid w:val="00930F02"/>
    <w:rsid w:val="009311CD"/>
    <w:rsid w:val="00931631"/>
    <w:rsid w:val="00931872"/>
    <w:rsid w:val="00931958"/>
    <w:rsid w:val="00931B21"/>
    <w:rsid w:val="00931CB1"/>
    <w:rsid w:val="00931DEA"/>
    <w:rsid w:val="00932075"/>
    <w:rsid w:val="0093232C"/>
    <w:rsid w:val="009323E6"/>
    <w:rsid w:val="00932430"/>
    <w:rsid w:val="00932569"/>
    <w:rsid w:val="0093283E"/>
    <w:rsid w:val="00932B78"/>
    <w:rsid w:val="00932E56"/>
    <w:rsid w:val="0093320D"/>
    <w:rsid w:val="0093328C"/>
    <w:rsid w:val="009332D3"/>
    <w:rsid w:val="0093331C"/>
    <w:rsid w:val="009333C5"/>
    <w:rsid w:val="0093347E"/>
    <w:rsid w:val="00933658"/>
    <w:rsid w:val="0093375C"/>
    <w:rsid w:val="00933880"/>
    <w:rsid w:val="00933AB1"/>
    <w:rsid w:val="00933D63"/>
    <w:rsid w:val="009343AD"/>
    <w:rsid w:val="009347D9"/>
    <w:rsid w:val="00934DD7"/>
    <w:rsid w:val="00934F08"/>
    <w:rsid w:val="009352B7"/>
    <w:rsid w:val="00935990"/>
    <w:rsid w:val="009359BD"/>
    <w:rsid w:val="00936705"/>
    <w:rsid w:val="00936B1F"/>
    <w:rsid w:val="00936DEF"/>
    <w:rsid w:val="00936DF4"/>
    <w:rsid w:val="0093705B"/>
    <w:rsid w:val="009373F8"/>
    <w:rsid w:val="00937508"/>
    <w:rsid w:val="0093775E"/>
    <w:rsid w:val="00937AD8"/>
    <w:rsid w:val="0094008C"/>
    <w:rsid w:val="00940233"/>
    <w:rsid w:val="00940285"/>
    <w:rsid w:val="0094053B"/>
    <w:rsid w:val="0094073D"/>
    <w:rsid w:val="00940C0D"/>
    <w:rsid w:val="00940C27"/>
    <w:rsid w:val="00940C36"/>
    <w:rsid w:val="00940EEC"/>
    <w:rsid w:val="00941317"/>
    <w:rsid w:val="00941351"/>
    <w:rsid w:val="0094139B"/>
    <w:rsid w:val="0094157F"/>
    <w:rsid w:val="0094162D"/>
    <w:rsid w:val="00941A7A"/>
    <w:rsid w:val="00941DE1"/>
    <w:rsid w:val="00941EB1"/>
    <w:rsid w:val="00942154"/>
    <w:rsid w:val="00942297"/>
    <w:rsid w:val="009422CC"/>
    <w:rsid w:val="00942462"/>
    <w:rsid w:val="0094259B"/>
    <w:rsid w:val="009427B1"/>
    <w:rsid w:val="009427DB"/>
    <w:rsid w:val="00942812"/>
    <w:rsid w:val="00942821"/>
    <w:rsid w:val="00942B35"/>
    <w:rsid w:val="00942B71"/>
    <w:rsid w:val="00942D8C"/>
    <w:rsid w:val="009431A4"/>
    <w:rsid w:val="00943BAE"/>
    <w:rsid w:val="00943D83"/>
    <w:rsid w:val="00943EB5"/>
    <w:rsid w:val="0094426E"/>
    <w:rsid w:val="009448B5"/>
    <w:rsid w:val="009448CB"/>
    <w:rsid w:val="009448DB"/>
    <w:rsid w:val="00944BA1"/>
    <w:rsid w:val="00944BAD"/>
    <w:rsid w:val="00944D15"/>
    <w:rsid w:val="00944D25"/>
    <w:rsid w:val="00944DD9"/>
    <w:rsid w:val="00944E46"/>
    <w:rsid w:val="00944F71"/>
    <w:rsid w:val="0094531E"/>
    <w:rsid w:val="00945FB7"/>
    <w:rsid w:val="00946205"/>
    <w:rsid w:val="00946238"/>
    <w:rsid w:val="0094624E"/>
    <w:rsid w:val="0094644E"/>
    <w:rsid w:val="009464B7"/>
    <w:rsid w:val="00946608"/>
    <w:rsid w:val="00946687"/>
    <w:rsid w:val="00946839"/>
    <w:rsid w:val="009468E8"/>
    <w:rsid w:val="00946EED"/>
    <w:rsid w:val="00947013"/>
    <w:rsid w:val="00947062"/>
    <w:rsid w:val="00947280"/>
    <w:rsid w:val="00947879"/>
    <w:rsid w:val="00950069"/>
    <w:rsid w:val="0095025C"/>
    <w:rsid w:val="009502B2"/>
    <w:rsid w:val="0095030D"/>
    <w:rsid w:val="009503B0"/>
    <w:rsid w:val="00950B9B"/>
    <w:rsid w:val="0095109F"/>
    <w:rsid w:val="00951140"/>
    <w:rsid w:val="00951176"/>
    <w:rsid w:val="00951336"/>
    <w:rsid w:val="00951414"/>
    <w:rsid w:val="009516CA"/>
    <w:rsid w:val="00951869"/>
    <w:rsid w:val="0095192D"/>
    <w:rsid w:val="0095195C"/>
    <w:rsid w:val="00951FF1"/>
    <w:rsid w:val="009522CD"/>
    <w:rsid w:val="009524D1"/>
    <w:rsid w:val="009526C5"/>
    <w:rsid w:val="0095297C"/>
    <w:rsid w:val="00952F21"/>
    <w:rsid w:val="00953001"/>
    <w:rsid w:val="009532C8"/>
    <w:rsid w:val="00953627"/>
    <w:rsid w:val="0095369E"/>
    <w:rsid w:val="00953988"/>
    <w:rsid w:val="00953EED"/>
    <w:rsid w:val="00954102"/>
    <w:rsid w:val="0095413E"/>
    <w:rsid w:val="00954253"/>
    <w:rsid w:val="009544B5"/>
    <w:rsid w:val="009546C5"/>
    <w:rsid w:val="009547B6"/>
    <w:rsid w:val="00955386"/>
    <w:rsid w:val="0095540D"/>
    <w:rsid w:val="00955433"/>
    <w:rsid w:val="0095578B"/>
    <w:rsid w:val="00955A11"/>
    <w:rsid w:val="00955B78"/>
    <w:rsid w:val="00955C26"/>
    <w:rsid w:val="00956006"/>
    <w:rsid w:val="009560C3"/>
    <w:rsid w:val="009563AD"/>
    <w:rsid w:val="009566EE"/>
    <w:rsid w:val="009567A0"/>
    <w:rsid w:val="00956A05"/>
    <w:rsid w:val="00956C0E"/>
    <w:rsid w:val="00956EC7"/>
    <w:rsid w:val="00956F22"/>
    <w:rsid w:val="0095717F"/>
    <w:rsid w:val="009571D2"/>
    <w:rsid w:val="0095756E"/>
    <w:rsid w:val="00957695"/>
    <w:rsid w:val="00957A5E"/>
    <w:rsid w:val="00960067"/>
    <w:rsid w:val="00960266"/>
    <w:rsid w:val="0096033D"/>
    <w:rsid w:val="00960457"/>
    <w:rsid w:val="0096075C"/>
    <w:rsid w:val="009608CA"/>
    <w:rsid w:val="0096095E"/>
    <w:rsid w:val="009609AC"/>
    <w:rsid w:val="00960AD0"/>
    <w:rsid w:val="009610FB"/>
    <w:rsid w:val="00961191"/>
    <w:rsid w:val="009613BC"/>
    <w:rsid w:val="009619F5"/>
    <w:rsid w:val="00961CA9"/>
    <w:rsid w:val="00962508"/>
    <w:rsid w:val="00962B95"/>
    <w:rsid w:val="00962EA8"/>
    <w:rsid w:val="00963462"/>
    <w:rsid w:val="0096352C"/>
    <w:rsid w:val="0096356C"/>
    <w:rsid w:val="009636CA"/>
    <w:rsid w:val="00963E4B"/>
    <w:rsid w:val="009641B6"/>
    <w:rsid w:val="0096430B"/>
    <w:rsid w:val="00964405"/>
    <w:rsid w:val="009645F0"/>
    <w:rsid w:val="0096470A"/>
    <w:rsid w:val="0096479C"/>
    <w:rsid w:val="00964ADA"/>
    <w:rsid w:val="00965058"/>
    <w:rsid w:val="009651AD"/>
    <w:rsid w:val="009654D2"/>
    <w:rsid w:val="00965624"/>
    <w:rsid w:val="009659BE"/>
    <w:rsid w:val="00965ADE"/>
    <w:rsid w:val="00965BAD"/>
    <w:rsid w:val="00965CE4"/>
    <w:rsid w:val="00965DF0"/>
    <w:rsid w:val="00965E32"/>
    <w:rsid w:val="0096626E"/>
    <w:rsid w:val="0096651A"/>
    <w:rsid w:val="009665B9"/>
    <w:rsid w:val="00966DDB"/>
    <w:rsid w:val="00967484"/>
    <w:rsid w:val="00967705"/>
    <w:rsid w:val="00967A4E"/>
    <w:rsid w:val="00967C9F"/>
    <w:rsid w:val="00970051"/>
    <w:rsid w:val="0097016D"/>
    <w:rsid w:val="00970815"/>
    <w:rsid w:val="00970A90"/>
    <w:rsid w:val="00970C11"/>
    <w:rsid w:val="00970CB4"/>
    <w:rsid w:val="00970EE1"/>
    <w:rsid w:val="0097146E"/>
    <w:rsid w:val="0097148E"/>
    <w:rsid w:val="00971748"/>
    <w:rsid w:val="0097186D"/>
    <w:rsid w:val="00971929"/>
    <w:rsid w:val="00971A94"/>
    <w:rsid w:val="00971CE3"/>
    <w:rsid w:val="00971DEB"/>
    <w:rsid w:val="00971EF5"/>
    <w:rsid w:val="00971F08"/>
    <w:rsid w:val="009720A2"/>
    <w:rsid w:val="00972159"/>
    <w:rsid w:val="00972190"/>
    <w:rsid w:val="00972218"/>
    <w:rsid w:val="009722B1"/>
    <w:rsid w:val="009726B4"/>
    <w:rsid w:val="00972704"/>
    <w:rsid w:val="0097285E"/>
    <w:rsid w:val="009728D2"/>
    <w:rsid w:val="00972AA7"/>
    <w:rsid w:val="00972D47"/>
    <w:rsid w:val="00972FF7"/>
    <w:rsid w:val="009731AC"/>
    <w:rsid w:val="0097329A"/>
    <w:rsid w:val="00973352"/>
    <w:rsid w:val="0097359E"/>
    <w:rsid w:val="00973A38"/>
    <w:rsid w:val="00973F94"/>
    <w:rsid w:val="009740A6"/>
    <w:rsid w:val="009743B2"/>
    <w:rsid w:val="0097452D"/>
    <w:rsid w:val="009747D2"/>
    <w:rsid w:val="0097491B"/>
    <w:rsid w:val="00974987"/>
    <w:rsid w:val="00974D82"/>
    <w:rsid w:val="00974E42"/>
    <w:rsid w:val="009751CD"/>
    <w:rsid w:val="00975244"/>
    <w:rsid w:val="009752B0"/>
    <w:rsid w:val="009753C6"/>
    <w:rsid w:val="0097587B"/>
    <w:rsid w:val="00975891"/>
    <w:rsid w:val="009758AA"/>
    <w:rsid w:val="00975CA9"/>
    <w:rsid w:val="00975DB7"/>
    <w:rsid w:val="00975E80"/>
    <w:rsid w:val="009761F5"/>
    <w:rsid w:val="00976F45"/>
    <w:rsid w:val="0097737C"/>
    <w:rsid w:val="0097745B"/>
    <w:rsid w:val="00977495"/>
    <w:rsid w:val="00977664"/>
    <w:rsid w:val="0097770E"/>
    <w:rsid w:val="009778C3"/>
    <w:rsid w:val="00977C80"/>
    <w:rsid w:val="00977D65"/>
    <w:rsid w:val="009801D0"/>
    <w:rsid w:val="00980333"/>
    <w:rsid w:val="00980518"/>
    <w:rsid w:val="0098067A"/>
    <w:rsid w:val="00980A5A"/>
    <w:rsid w:val="00981129"/>
    <w:rsid w:val="0098127D"/>
    <w:rsid w:val="0098128F"/>
    <w:rsid w:val="0098167B"/>
    <w:rsid w:val="00981D2D"/>
    <w:rsid w:val="00981DF3"/>
    <w:rsid w:val="00981DFD"/>
    <w:rsid w:val="00981E35"/>
    <w:rsid w:val="0098210E"/>
    <w:rsid w:val="009826D3"/>
    <w:rsid w:val="00982ECD"/>
    <w:rsid w:val="0098302E"/>
    <w:rsid w:val="0098355A"/>
    <w:rsid w:val="009838A6"/>
    <w:rsid w:val="00984044"/>
    <w:rsid w:val="0098408D"/>
    <w:rsid w:val="009843A6"/>
    <w:rsid w:val="00984689"/>
    <w:rsid w:val="00984820"/>
    <w:rsid w:val="00984BE1"/>
    <w:rsid w:val="00984CB0"/>
    <w:rsid w:val="0098509B"/>
    <w:rsid w:val="00985137"/>
    <w:rsid w:val="00985525"/>
    <w:rsid w:val="0098568F"/>
    <w:rsid w:val="009856E2"/>
    <w:rsid w:val="00985ED5"/>
    <w:rsid w:val="00985EF4"/>
    <w:rsid w:val="00986196"/>
    <w:rsid w:val="009862E0"/>
    <w:rsid w:val="009864C9"/>
    <w:rsid w:val="009866AA"/>
    <w:rsid w:val="00986A9E"/>
    <w:rsid w:val="0098722F"/>
    <w:rsid w:val="00987547"/>
    <w:rsid w:val="0098774E"/>
    <w:rsid w:val="009879A7"/>
    <w:rsid w:val="00987A53"/>
    <w:rsid w:val="00987A8E"/>
    <w:rsid w:val="00987F0B"/>
    <w:rsid w:val="00987F7B"/>
    <w:rsid w:val="009908CF"/>
    <w:rsid w:val="00990CA8"/>
    <w:rsid w:val="00990F1C"/>
    <w:rsid w:val="00991336"/>
    <w:rsid w:val="009914E7"/>
    <w:rsid w:val="009914FA"/>
    <w:rsid w:val="009916AA"/>
    <w:rsid w:val="00991AAB"/>
    <w:rsid w:val="009921CB"/>
    <w:rsid w:val="009922C0"/>
    <w:rsid w:val="00992792"/>
    <w:rsid w:val="00992795"/>
    <w:rsid w:val="009928B7"/>
    <w:rsid w:val="009930C1"/>
    <w:rsid w:val="00993353"/>
    <w:rsid w:val="009936F2"/>
    <w:rsid w:val="00993AEA"/>
    <w:rsid w:val="00993CC8"/>
    <w:rsid w:val="00993D5D"/>
    <w:rsid w:val="00993F9A"/>
    <w:rsid w:val="0099438B"/>
    <w:rsid w:val="009944C4"/>
    <w:rsid w:val="00994662"/>
    <w:rsid w:val="0099475F"/>
    <w:rsid w:val="00994C23"/>
    <w:rsid w:val="00994D10"/>
    <w:rsid w:val="00994D4D"/>
    <w:rsid w:val="009952A7"/>
    <w:rsid w:val="00995318"/>
    <w:rsid w:val="009954E3"/>
    <w:rsid w:val="00995648"/>
    <w:rsid w:val="009958A8"/>
    <w:rsid w:val="00995E03"/>
    <w:rsid w:val="00996293"/>
    <w:rsid w:val="00996435"/>
    <w:rsid w:val="0099668C"/>
    <w:rsid w:val="009968C8"/>
    <w:rsid w:val="00996A2D"/>
    <w:rsid w:val="00996BD1"/>
    <w:rsid w:val="00996DCC"/>
    <w:rsid w:val="00996E40"/>
    <w:rsid w:val="009974B1"/>
    <w:rsid w:val="0099759B"/>
    <w:rsid w:val="00997C8A"/>
    <w:rsid w:val="00997C8E"/>
    <w:rsid w:val="009A0152"/>
    <w:rsid w:val="009A03BB"/>
    <w:rsid w:val="009A0B73"/>
    <w:rsid w:val="009A0BDC"/>
    <w:rsid w:val="009A0BE4"/>
    <w:rsid w:val="009A0CAF"/>
    <w:rsid w:val="009A0E59"/>
    <w:rsid w:val="009A1089"/>
    <w:rsid w:val="009A12B3"/>
    <w:rsid w:val="009A1408"/>
    <w:rsid w:val="009A1A4D"/>
    <w:rsid w:val="009A1B7A"/>
    <w:rsid w:val="009A21F1"/>
    <w:rsid w:val="009A2201"/>
    <w:rsid w:val="009A229E"/>
    <w:rsid w:val="009A2709"/>
    <w:rsid w:val="009A27CB"/>
    <w:rsid w:val="009A29DC"/>
    <w:rsid w:val="009A2C9C"/>
    <w:rsid w:val="009A2CC3"/>
    <w:rsid w:val="009A32CF"/>
    <w:rsid w:val="009A3418"/>
    <w:rsid w:val="009A348A"/>
    <w:rsid w:val="009A3531"/>
    <w:rsid w:val="009A37C4"/>
    <w:rsid w:val="009A3867"/>
    <w:rsid w:val="009A3872"/>
    <w:rsid w:val="009A393F"/>
    <w:rsid w:val="009A398A"/>
    <w:rsid w:val="009A40A2"/>
    <w:rsid w:val="009A40B2"/>
    <w:rsid w:val="009A42D0"/>
    <w:rsid w:val="009A440D"/>
    <w:rsid w:val="009A452B"/>
    <w:rsid w:val="009A4588"/>
    <w:rsid w:val="009A4809"/>
    <w:rsid w:val="009A490E"/>
    <w:rsid w:val="009A4979"/>
    <w:rsid w:val="009A4C87"/>
    <w:rsid w:val="009A5458"/>
    <w:rsid w:val="009A5A70"/>
    <w:rsid w:val="009A5AF8"/>
    <w:rsid w:val="009A5FED"/>
    <w:rsid w:val="009A6184"/>
    <w:rsid w:val="009A628F"/>
    <w:rsid w:val="009A6A19"/>
    <w:rsid w:val="009A6A6E"/>
    <w:rsid w:val="009A6BCD"/>
    <w:rsid w:val="009A6E41"/>
    <w:rsid w:val="009A7358"/>
    <w:rsid w:val="009A7664"/>
    <w:rsid w:val="009A7B9F"/>
    <w:rsid w:val="009A7EA9"/>
    <w:rsid w:val="009B00C9"/>
    <w:rsid w:val="009B0153"/>
    <w:rsid w:val="009B06FA"/>
    <w:rsid w:val="009B08B6"/>
    <w:rsid w:val="009B090B"/>
    <w:rsid w:val="009B0D95"/>
    <w:rsid w:val="009B14A5"/>
    <w:rsid w:val="009B1715"/>
    <w:rsid w:val="009B1AAB"/>
    <w:rsid w:val="009B1B62"/>
    <w:rsid w:val="009B1C23"/>
    <w:rsid w:val="009B1D2A"/>
    <w:rsid w:val="009B1D77"/>
    <w:rsid w:val="009B24E6"/>
    <w:rsid w:val="009B2DE4"/>
    <w:rsid w:val="009B3021"/>
    <w:rsid w:val="009B3426"/>
    <w:rsid w:val="009B363F"/>
    <w:rsid w:val="009B3C4F"/>
    <w:rsid w:val="009B472C"/>
    <w:rsid w:val="009B4D7C"/>
    <w:rsid w:val="009B4E01"/>
    <w:rsid w:val="009B51CE"/>
    <w:rsid w:val="009B542F"/>
    <w:rsid w:val="009B5441"/>
    <w:rsid w:val="009B555F"/>
    <w:rsid w:val="009B5611"/>
    <w:rsid w:val="009B56AA"/>
    <w:rsid w:val="009B57CF"/>
    <w:rsid w:val="009B58D8"/>
    <w:rsid w:val="009B59AF"/>
    <w:rsid w:val="009B59CB"/>
    <w:rsid w:val="009B5CEF"/>
    <w:rsid w:val="009B5D70"/>
    <w:rsid w:val="009B6284"/>
    <w:rsid w:val="009B6561"/>
    <w:rsid w:val="009B68F4"/>
    <w:rsid w:val="009B72E1"/>
    <w:rsid w:val="009B77B7"/>
    <w:rsid w:val="009B7B6B"/>
    <w:rsid w:val="009B7D77"/>
    <w:rsid w:val="009C0003"/>
    <w:rsid w:val="009C0506"/>
    <w:rsid w:val="009C0B41"/>
    <w:rsid w:val="009C0CBF"/>
    <w:rsid w:val="009C0D88"/>
    <w:rsid w:val="009C0DFC"/>
    <w:rsid w:val="009C1E99"/>
    <w:rsid w:val="009C1F81"/>
    <w:rsid w:val="009C227F"/>
    <w:rsid w:val="009C22CE"/>
    <w:rsid w:val="009C246E"/>
    <w:rsid w:val="009C2A8E"/>
    <w:rsid w:val="009C2B90"/>
    <w:rsid w:val="009C2BFA"/>
    <w:rsid w:val="009C2D8A"/>
    <w:rsid w:val="009C3143"/>
    <w:rsid w:val="009C3DB7"/>
    <w:rsid w:val="009C3F9A"/>
    <w:rsid w:val="009C3FBD"/>
    <w:rsid w:val="009C400D"/>
    <w:rsid w:val="009C4494"/>
    <w:rsid w:val="009C49A9"/>
    <w:rsid w:val="009C4C07"/>
    <w:rsid w:val="009C4EF7"/>
    <w:rsid w:val="009C5329"/>
    <w:rsid w:val="009C586B"/>
    <w:rsid w:val="009C5B93"/>
    <w:rsid w:val="009C5C3E"/>
    <w:rsid w:val="009C5D5D"/>
    <w:rsid w:val="009C5EAC"/>
    <w:rsid w:val="009C609F"/>
    <w:rsid w:val="009C6612"/>
    <w:rsid w:val="009C664A"/>
    <w:rsid w:val="009C69CA"/>
    <w:rsid w:val="009C71D6"/>
    <w:rsid w:val="009C72AE"/>
    <w:rsid w:val="009C7554"/>
    <w:rsid w:val="009C77CD"/>
    <w:rsid w:val="009C77EA"/>
    <w:rsid w:val="009C7853"/>
    <w:rsid w:val="009C798E"/>
    <w:rsid w:val="009C79E2"/>
    <w:rsid w:val="009C7B23"/>
    <w:rsid w:val="009C7C6D"/>
    <w:rsid w:val="009D01BA"/>
    <w:rsid w:val="009D04D1"/>
    <w:rsid w:val="009D05A6"/>
    <w:rsid w:val="009D05D7"/>
    <w:rsid w:val="009D06B0"/>
    <w:rsid w:val="009D08B0"/>
    <w:rsid w:val="009D0A8F"/>
    <w:rsid w:val="009D0B04"/>
    <w:rsid w:val="009D0C08"/>
    <w:rsid w:val="009D0F45"/>
    <w:rsid w:val="009D0FAE"/>
    <w:rsid w:val="009D100A"/>
    <w:rsid w:val="009D10B0"/>
    <w:rsid w:val="009D13A0"/>
    <w:rsid w:val="009D17DF"/>
    <w:rsid w:val="009D1B7F"/>
    <w:rsid w:val="009D1C5D"/>
    <w:rsid w:val="009D1D31"/>
    <w:rsid w:val="009D1DED"/>
    <w:rsid w:val="009D254D"/>
    <w:rsid w:val="009D271E"/>
    <w:rsid w:val="009D28C5"/>
    <w:rsid w:val="009D2AF2"/>
    <w:rsid w:val="009D314B"/>
    <w:rsid w:val="009D34CF"/>
    <w:rsid w:val="009D3A17"/>
    <w:rsid w:val="009D3D95"/>
    <w:rsid w:val="009D4075"/>
    <w:rsid w:val="009D4F1D"/>
    <w:rsid w:val="009D4F77"/>
    <w:rsid w:val="009D50FF"/>
    <w:rsid w:val="009D51E6"/>
    <w:rsid w:val="009D656D"/>
    <w:rsid w:val="009D6642"/>
    <w:rsid w:val="009D6A51"/>
    <w:rsid w:val="009D6EDD"/>
    <w:rsid w:val="009D703E"/>
    <w:rsid w:val="009D70B0"/>
    <w:rsid w:val="009D71B7"/>
    <w:rsid w:val="009D785C"/>
    <w:rsid w:val="009D7A11"/>
    <w:rsid w:val="009D7CEE"/>
    <w:rsid w:val="009E017A"/>
    <w:rsid w:val="009E0626"/>
    <w:rsid w:val="009E065F"/>
    <w:rsid w:val="009E096B"/>
    <w:rsid w:val="009E108B"/>
    <w:rsid w:val="009E1095"/>
    <w:rsid w:val="009E1122"/>
    <w:rsid w:val="009E124A"/>
    <w:rsid w:val="009E1325"/>
    <w:rsid w:val="009E149F"/>
    <w:rsid w:val="009E14BB"/>
    <w:rsid w:val="009E1767"/>
    <w:rsid w:val="009E1D1A"/>
    <w:rsid w:val="009E2566"/>
    <w:rsid w:val="009E25E3"/>
    <w:rsid w:val="009E26B6"/>
    <w:rsid w:val="009E2A80"/>
    <w:rsid w:val="009E2BE4"/>
    <w:rsid w:val="009E3189"/>
    <w:rsid w:val="009E318E"/>
    <w:rsid w:val="009E33DE"/>
    <w:rsid w:val="009E36A8"/>
    <w:rsid w:val="009E37D0"/>
    <w:rsid w:val="009E3917"/>
    <w:rsid w:val="009E3CB5"/>
    <w:rsid w:val="009E3E38"/>
    <w:rsid w:val="009E3F87"/>
    <w:rsid w:val="009E3FF6"/>
    <w:rsid w:val="009E4042"/>
    <w:rsid w:val="009E4133"/>
    <w:rsid w:val="009E42B4"/>
    <w:rsid w:val="009E470F"/>
    <w:rsid w:val="009E4985"/>
    <w:rsid w:val="009E4E97"/>
    <w:rsid w:val="009E4ECB"/>
    <w:rsid w:val="009E4F22"/>
    <w:rsid w:val="009E503C"/>
    <w:rsid w:val="009E5132"/>
    <w:rsid w:val="009E51A6"/>
    <w:rsid w:val="009E53AF"/>
    <w:rsid w:val="009E5598"/>
    <w:rsid w:val="009E56C1"/>
    <w:rsid w:val="009E5940"/>
    <w:rsid w:val="009E632C"/>
    <w:rsid w:val="009E6344"/>
    <w:rsid w:val="009E66E5"/>
    <w:rsid w:val="009E68CF"/>
    <w:rsid w:val="009E6932"/>
    <w:rsid w:val="009E6A9B"/>
    <w:rsid w:val="009E6AAD"/>
    <w:rsid w:val="009E6F1D"/>
    <w:rsid w:val="009E6FD7"/>
    <w:rsid w:val="009E711A"/>
    <w:rsid w:val="009E727F"/>
    <w:rsid w:val="009E7793"/>
    <w:rsid w:val="009E7A2D"/>
    <w:rsid w:val="009E7E26"/>
    <w:rsid w:val="009E7E70"/>
    <w:rsid w:val="009F0087"/>
    <w:rsid w:val="009F00DC"/>
    <w:rsid w:val="009F02E9"/>
    <w:rsid w:val="009F0348"/>
    <w:rsid w:val="009F04EF"/>
    <w:rsid w:val="009F0905"/>
    <w:rsid w:val="009F0E96"/>
    <w:rsid w:val="009F0FE7"/>
    <w:rsid w:val="009F10AD"/>
    <w:rsid w:val="009F1467"/>
    <w:rsid w:val="009F14C6"/>
    <w:rsid w:val="009F1529"/>
    <w:rsid w:val="009F18F4"/>
    <w:rsid w:val="009F19C8"/>
    <w:rsid w:val="009F1AE6"/>
    <w:rsid w:val="009F1B6B"/>
    <w:rsid w:val="009F1D8D"/>
    <w:rsid w:val="009F22D5"/>
    <w:rsid w:val="009F22E3"/>
    <w:rsid w:val="009F22EF"/>
    <w:rsid w:val="009F28CD"/>
    <w:rsid w:val="009F291C"/>
    <w:rsid w:val="009F2980"/>
    <w:rsid w:val="009F2A59"/>
    <w:rsid w:val="009F313F"/>
    <w:rsid w:val="009F342F"/>
    <w:rsid w:val="009F35F1"/>
    <w:rsid w:val="009F3745"/>
    <w:rsid w:val="009F38E1"/>
    <w:rsid w:val="009F3C5B"/>
    <w:rsid w:val="009F3D0C"/>
    <w:rsid w:val="009F3E2C"/>
    <w:rsid w:val="009F41D1"/>
    <w:rsid w:val="009F43A5"/>
    <w:rsid w:val="009F447E"/>
    <w:rsid w:val="009F44A1"/>
    <w:rsid w:val="009F4808"/>
    <w:rsid w:val="009F48EE"/>
    <w:rsid w:val="009F49D3"/>
    <w:rsid w:val="009F4B63"/>
    <w:rsid w:val="009F4E67"/>
    <w:rsid w:val="009F4E9D"/>
    <w:rsid w:val="009F5153"/>
    <w:rsid w:val="009F529D"/>
    <w:rsid w:val="009F57CA"/>
    <w:rsid w:val="009F5AB2"/>
    <w:rsid w:val="009F5C3B"/>
    <w:rsid w:val="009F5E19"/>
    <w:rsid w:val="009F5EA5"/>
    <w:rsid w:val="009F5FCC"/>
    <w:rsid w:val="009F6120"/>
    <w:rsid w:val="009F61BF"/>
    <w:rsid w:val="009F63BE"/>
    <w:rsid w:val="009F64D7"/>
    <w:rsid w:val="009F64E1"/>
    <w:rsid w:val="009F69AF"/>
    <w:rsid w:val="009F6BF4"/>
    <w:rsid w:val="009F7355"/>
    <w:rsid w:val="009F7437"/>
    <w:rsid w:val="009F7520"/>
    <w:rsid w:val="009F7544"/>
    <w:rsid w:val="009F7723"/>
    <w:rsid w:val="009F7884"/>
    <w:rsid w:val="00A00185"/>
    <w:rsid w:val="00A0035B"/>
    <w:rsid w:val="00A008B2"/>
    <w:rsid w:val="00A00A61"/>
    <w:rsid w:val="00A00AD5"/>
    <w:rsid w:val="00A00B51"/>
    <w:rsid w:val="00A00BD9"/>
    <w:rsid w:val="00A00E44"/>
    <w:rsid w:val="00A00EC6"/>
    <w:rsid w:val="00A012EF"/>
    <w:rsid w:val="00A01D15"/>
    <w:rsid w:val="00A0234A"/>
    <w:rsid w:val="00A024BC"/>
    <w:rsid w:val="00A026B4"/>
    <w:rsid w:val="00A02830"/>
    <w:rsid w:val="00A02BCE"/>
    <w:rsid w:val="00A02E86"/>
    <w:rsid w:val="00A02EDA"/>
    <w:rsid w:val="00A03101"/>
    <w:rsid w:val="00A033C9"/>
    <w:rsid w:val="00A03483"/>
    <w:rsid w:val="00A036E1"/>
    <w:rsid w:val="00A037C6"/>
    <w:rsid w:val="00A044D7"/>
    <w:rsid w:val="00A047FD"/>
    <w:rsid w:val="00A04ECB"/>
    <w:rsid w:val="00A04FED"/>
    <w:rsid w:val="00A0539B"/>
    <w:rsid w:val="00A0565A"/>
    <w:rsid w:val="00A056E1"/>
    <w:rsid w:val="00A05787"/>
    <w:rsid w:val="00A057F9"/>
    <w:rsid w:val="00A05996"/>
    <w:rsid w:val="00A05AA1"/>
    <w:rsid w:val="00A06287"/>
    <w:rsid w:val="00A065AA"/>
    <w:rsid w:val="00A067C8"/>
    <w:rsid w:val="00A069FD"/>
    <w:rsid w:val="00A06CFD"/>
    <w:rsid w:val="00A06FAE"/>
    <w:rsid w:val="00A070CF"/>
    <w:rsid w:val="00A07677"/>
    <w:rsid w:val="00A0790C"/>
    <w:rsid w:val="00A10114"/>
    <w:rsid w:val="00A105AF"/>
    <w:rsid w:val="00A106CD"/>
    <w:rsid w:val="00A109DE"/>
    <w:rsid w:val="00A10A31"/>
    <w:rsid w:val="00A10A75"/>
    <w:rsid w:val="00A10D00"/>
    <w:rsid w:val="00A1104E"/>
    <w:rsid w:val="00A11171"/>
    <w:rsid w:val="00A11263"/>
    <w:rsid w:val="00A1161B"/>
    <w:rsid w:val="00A11907"/>
    <w:rsid w:val="00A11B8D"/>
    <w:rsid w:val="00A11D23"/>
    <w:rsid w:val="00A12211"/>
    <w:rsid w:val="00A123B3"/>
    <w:rsid w:val="00A123E3"/>
    <w:rsid w:val="00A12B1D"/>
    <w:rsid w:val="00A12B3F"/>
    <w:rsid w:val="00A12F02"/>
    <w:rsid w:val="00A132D3"/>
    <w:rsid w:val="00A13375"/>
    <w:rsid w:val="00A1353C"/>
    <w:rsid w:val="00A13B20"/>
    <w:rsid w:val="00A142F1"/>
    <w:rsid w:val="00A1477D"/>
    <w:rsid w:val="00A148EC"/>
    <w:rsid w:val="00A14EE3"/>
    <w:rsid w:val="00A14FE9"/>
    <w:rsid w:val="00A1526E"/>
    <w:rsid w:val="00A153B7"/>
    <w:rsid w:val="00A15584"/>
    <w:rsid w:val="00A15817"/>
    <w:rsid w:val="00A15C28"/>
    <w:rsid w:val="00A15D24"/>
    <w:rsid w:val="00A16539"/>
    <w:rsid w:val="00A16693"/>
    <w:rsid w:val="00A168C6"/>
    <w:rsid w:val="00A16E0D"/>
    <w:rsid w:val="00A16EDC"/>
    <w:rsid w:val="00A17057"/>
    <w:rsid w:val="00A17190"/>
    <w:rsid w:val="00A17353"/>
    <w:rsid w:val="00A17779"/>
    <w:rsid w:val="00A17E1F"/>
    <w:rsid w:val="00A17F58"/>
    <w:rsid w:val="00A2012D"/>
    <w:rsid w:val="00A20200"/>
    <w:rsid w:val="00A20575"/>
    <w:rsid w:val="00A20A4C"/>
    <w:rsid w:val="00A20D8F"/>
    <w:rsid w:val="00A2100D"/>
    <w:rsid w:val="00A210E4"/>
    <w:rsid w:val="00A2115A"/>
    <w:rsid w:val="00A21266"/>
    <w:rsid w:val="00A21293"/>
    <w:rsid w:val="00A21B13"/>
    <w:rsid w:val="00A21B2D"/>
    <w:rsid w:val="00A21C46"/>
    <w:rsid w:val="00A220E0"/>
    <w:rsid w:val="00A2219A"/>
    <w:rsid w:val="00A222B9"/>
    <w:rsid w:val="00A2256C"/>
    <w:rsid w:val="00A22712"/>
    <w:rsid w:val="00A22AD9"/>
    <w:rsid w:val="00A22CDA"/>
    <w:rsid w:val="00A233C2"/>
    <w:rsid w:val="00A234D2"/>
    <w:rsid w:val="00A23516"/>
    <w:rsid w:val="00A236D5"/>
    <w:rsid w:val="00A2372B"/>
    <w:rsid w:val="00A237E7"/>
    <w:rsid w:val="00A24257"/>
    <w:rsid w:val="00A2445D"/>
    <w:rsid w:val="00A24C73"/>
    <w:rsid w:val="00A24EE1"/>
    <w:rsid w:val="00A25188"/>
    <w:rsid w:val="00A252F4"/>
    <w:rsid w:val="00A253FD"/>
    <w:rsid w:val="00A255FA"/>
    <w:rsid w:val="00A25AE6"/>
    <w:rsid w:val="00A25C30"/>
    <w:rsid w:val="00A25C8D"/>
    <w:rsid w:val="00A2629D"/>
    <w:rsid w:val="00A262F7"/>
    <w:rsid w:val="00A263F2"/>
    <w:rsid w:val="00A2645B"/>
    <w:rsid w:val="00A268F6"/>
    <w:rsid w:val="00A26D4A"/>
    <w:rsid w:val="00A26E9F"/>
    <w:rsid w:val="00A272A0"/>
    <w:rsid w:val="00A2732A"/>
    <w:rsid w:val="00A27D0E"/>
    <w:rsid w:val="00A27D97"/>
    <w:rsid w:val="00A3044D"/>
    <w:rsid w:val="00A308AD"/>
    <w:rsid w:val="00A308CE"/>
    <w:rsid w:val="00A30B71"/>
    <w:rsid w:val="00A30C1C"/>
    <w:rsid w:val="00A30D11"/>
    <w:rsid w:val="00A30DD2"/>
    <w:rsid w:val="00A3144E"/>
    <w:rsid w:val="00A314DD"/>
    <w:rsid w:val="00A3176C"/>
    <w:rsid w:val="00A319C3"/>
    <w:rsid w:val="00A31ADD"/>
    <w:rsid w:val="00A31BF8"/>
    <w:rsid w:val="00A31CFF"/>
    <w:rsid w:val="00A31DC1"/>
    <w:rsid w:val="00A31F5F"/>
    <w:rsid w:val="00A3214D"/>
    <w:rsid w:val="00A32592"/>
    <w:rsid w:val="00A325D7"/>
    <w:rsid w:val="00A32690"/>
    <w:rsid w:val="00A32806"/>
    <w:rsid w:val="00A331B1"/>
    <w:rsid w:val="00A33798"/>
    <w:rsid w:val="00A3390B"/>
    <w:rsid w:val="00A33B09"/>
    <w:rsid w:val="00A33C3A"/>
    <w:rsid w:val="00A34051"/>
    <w:rsid w:val="00A34280"/>
    <w:rsid w:val="00A34466"/>
    <w:rsid w:val="00A34663"/>
    <w:rsid w:val="00A34907"/>
    <w:rsid w:val="00A349C3"/>
    <w:rsid w:val="00A34B44"/>
    <w:rsid w:val="00A34EB7"/>
    <w:rsid w:val="00A35335"/>
    <w:rsid w:val="00A3533E"/>
    <w:rsid w:val="00A35710"/>
    <w:rsid w:val="00A35D30"/>
    <w:rsid w:val="00A35DC8"/>
    <w:rsid w:val="00A35FAA"/>
    <w:rsid w:val="00A36114"/>
    <w:rsid w:val="00A36729"/>
    <w:rsid w:val="00A3682A"/>
    <w:rsid w:val="00A368BD"/>
    <w:rsid w:val="00A36EB4"/>
    <w:rsid w:val="00A36F36"/>
    <w:rsid w:val="00A373C2"/>
    <w:rsid w:val="00A37770"/>
    <w:rsid w:val="00A37852"/>
    <w:rsid w:val="00A37873"/>
    <w:rsid w:val="00A37A69"/>
    <w:rsid w:val="00A37C0C"/>
    <w:rsid w:val="00A37EEB"/>
    <w:rsid w:val="00A407B5"/>
    <w:rsid w:val="00A40A3E"/>
    <w:rsid w:val="00A40B54"/>
    <w:rsid w:val="00A40C30"/>
    <w:rsid w:val="00A40F81"/>
    <w:rsid w:val="00A40FE1"/>
    <w:rsid w:val="00A41122"/>
    <w:rsid w:val="00A4168B"/>
    <w:rsid w:val="00A4182C"/>
    <w:rsid w:val="00A41FB5"/>
    <w:rsid w:val="00A421A0"/>
    <w:rsid w:val="00A42334"/>
    <w:rsid w:val="00A4243E"/>
    <w:rsid w:val="00A42874"/>
    <w:rsid w:val="00A428B6"/>
    <w:rsid w:val="00A42D83"/>
    <w:rsid w:val="00A42FC8"/>
    <w:rsid w:val="00A4303C"/>
    <w:rsid w:val="00A4383A"/>
    <w:rsid w:val="00A43D66"/>
    <w:rsid w:val="00A444AC"/>
    <w:rsid w:val="00A44563"/>
    <w:rsid w:val="00A446DB"/>
    <w:rsid w:val="00A44778"/>
    <w:rsid w:val="00A447E0"/>
    <w:rsid w:val="00A447E7"/>
    <w:rsid w:val="00A44AD5"/>
    <w:rsid w:val="00A44B74"/>
    <w:rsid w:val="00A45A2D"/>
    <w:rsid w:val="00A45C52"/>
    <w:rsid w:val="00A45C75"/>
    <w:rsid w:val="00A45D36"/>
    <w:rsid w:val="00A46152"/>
    <w:rsid w:val="00A4638B"/>
    <w:rsid w:val="00A468C2"/>
    <w:rsid w:val="00A46909"/>
    <w:rsid w:val="00A4697D"/>
    <w:rsid w:val="00A46A6D"/>
    <w:rsid w:val="00A472C0"/>
    <w:rsid w:val="00A4766F"/>
    <w:rsid w:val="00A477BC"/>
    <w:rsid w:val="00A478C5"/>
    <w:rsid w:val="00A47A27"/>
    <w:rsid w:val="00A47AC3"/>
    <w:rsid w:val="00A47D11"/>
    <w:rsid w:val="00A47EB6"/>
    <w:rsid w:val="00A47EEA"/>
    <w:rsid w:val="00A47F43"/>
    <w:rsid w:val="00A500E6"/>
    <w:rsid w:val="00A501A2"/>
    <w:rsid w:val="00A5037A"/>
    <w:rsid w:val="00A503A5"/>
    <w:rsid w:val="00A50489"/>
    <w:rsid w:val="00A506DC"/>
    <w:rsid w:val="00A50973"/>
    <w:rsid w:val="00A50D26"/>
    <w:rsid w:val="00A51090"/>
    <w:rsid w:val="00A5112A"/>
    <w:rsid w:val="00A51375"/>
    <w:rsid w:val="00A51636"/>
    <w:rsid w:val="00A518DE"/>
    <w:rsid w:val="00A51A0B"/>
    <w:rsid w:val="00A51A81"/>
    <w:rsid w:val="00A5212A"/>
    <w:rsid w:val="00A5229A"/>
    <w:rsid w:val="00A52456"/>
    <w:rsid w:val="00A52797"/>
    <w:rsid w:val="00A52AC7"/>
    <w:rsid w:val="00A52C83"/>
    <w:rsid w:val="00A5305D"/>
    <w:rsid w:val="00A53447"/>
    <w:rsid w:val="00A53582"/>
    <w:rsid w:val="00A537BB"/>
    <w:rsid w:val="00A53A40"/>
    <w:rsid w:val="00A53A84"/>
    <w:rsid w:val="00A54319"/>
    <w:rsid w:val="00A54322"/>
    <w:rsid w:val="00A54369"/>
    <w:rsid w:val="00A5458D"/>
    <w:rsid w:val="00A548C3"/>
    <w:rsid w:val="00A54C9A"/>
    <w:rsid w:val="00A55A58"/>
    <w:rsid w:val="00A55AC3"/>
    <w:rsid w:val="00A55CB6"/>
    <w:rsid w:val="00A56109"/>
    <w:rsid w:val="00A561D1"/>
    <w:rsid w:val="00A56465"/>
    <w:rsid w:val="00A5662E"/>
    <w:rsid w:val="00A56740"/>
    <w:rsid w:val="00A56924"/>
    <w:rsid w:val="00A56F9E"/>
    <w:rsid w:val="00A57455"/>
    <w:rsid w:val="00A57662"/>
    <w:rsid w:val="00A576B5"/>
    <w:rsid w:val="00A57821"/>
    <w:rsid w:val="00A578FD"/>
    <w:rsid w:val="00A57CE1"/>
    <w:rsid w:val="00A57E24"/>
    <w:rsid w:val="00A60086"/>
    <w:rsid w:val="00A6008A"/>
    <w:rsid w:val="00A600E3"/>
    <w:rsid w:val="00A60255"/>
    <w:rsid w:val="00A6037B"/>
    <w:rsid w:val="00A60970"/>
    <w:rsid w:val="00A60C8D"/>
    <w:rsid w:val="00A60EA2"/>
    <w:rsid w:val="00A60F86"/>
    <w:rsid w:val="00A60FF1"/>
    <w:rsid w:val="00A6101D"/>
    <w:rsid w:val="00A612BD"/>
    <w:rsid w:val="00A612F2"/>
    <w:rsid w:val="00A617DE"/>
    <w:rsid w:val="00A61859"/>
    <w:rsid w:val="00A61A7F"/>
    <w:rsid w:val="00A61EAC"/>
    <w:rsid w:val="00A61EE8"/>
    <w:rsid w:val="00A629D7"/>
    <w:rsid w:val="00A62E71"/>
    <w:rsid w:val="00A631E7"/>
    <w:rsid w:val="00A631EE"/>
    <w:rsid w:val="00A63263"/>
    <w:rsid w:val="00A635EA"/>
    <w:rsid w:val="00A63710"/>
    <w:rsid w:val="00A63786"/>
    <w:rsid w:val="00A63A52"/>
    <w:rsid w:val="00A63CB0"/>
    <w:rsid w:val="00A63FE8"/>
    <w:rsid w:val="00A64114"/>
    <w:rsid w:val="00A643E0"/>
    <w:rsid w:val="00A6469D"/>
    <w:rsid w:val="00A64852"/>
    <w:rsid w:val="00A64999"/>
    <w:rsid w:val="00A64BA4"/>
    <w:rsid w:val="00A64D0A"/>
    <w:rsid w:val="00A65121"/>
    <w:rsid w:val="00A65352"/>
    <w:rsid w:val="00A6565C"/>
    <w:rsid w:val="00A65728"/>
    <w:rsid w:val="00A658A2"/>
    <w:rsid w:val="00A65A3C"/>
    <w:rsid w:val="00A65B5A"/>
    <w:rsid w:val="00A66841"/>
    <w:rsid w:val="00A66B97"/>
    <w:rsid w:val="00A66C28"/>
    <w:rsid w:val="00A66DA9"/>
    <w:rsid w:val="00A6764D"/>
    <w:rsid w:val="00A67775"/>
    <w:rsid w:val="00A677C9"/>
    <w:rsid w:val="00A67A84"/>
    <w:rsid w:val="00A67EA7"/>
    <w:rsid w:val="00A70198"/>
    <w:rsid w:val="00A705BB"/>
    <w:rsid w:val="00A707D9"/>
    <w:rsid w:val="00A70B43"/>
    <w:rsid w:val="00A70B8B"/>
    <w:rsid w:val="00A70BCD"/>
    <w:rsid w:val="00A70C67"/>
    <w:rsid w:val="00A70D26"/>
    <w:rsid w:val="00A70D92"/>
    <w:rsid w:val="00A711F2"/>
    <w:rsid w:val="00A71609"/>
    <w:rsid w:val="00A719BE"/>
    <w:rsid w:val="00A71E1F"/>
    <w:rsid w:val="00A72363"/>
    <w:rsid w:val="00A726ED"/>
    <w:rsid w:val="00A72CB6"/>
    <w:rsid w:val="00A72D7D"/>
    <w:rsid w:val="00A72F8B"/>
    <w:rsid w:val="00A7320C"/>
    <w:rsid w:val="00A7335E"/>
    <w:rsid w:val="00A735CE"/>
    <w:rsid w:val="00A73634"/>
    <w:rsid w:val="00A738C2"/>
    <w:rsid w:val="00A738D4"/>
    <w:rsid w:val="00A7390F"/>
    <w:rsid w:val="00A73D77"/>
    <w:rsid w:val="00A73F88"/>
    <w:rsid w:val="00A73FC1"/>
    <w:rsid w:val="00A74046"/>
    <w:rsid w:val="00A74148"/>
    <w:rsid w:val="00A74318"/>
    <w:rsid w:val="00A748C3"/>
    <w:rsid w:val="00A74999"/>
    <w:rsid w:val="00A74A56"/>
    <w:rsid w:val="00A74D6A"/>
    <w:rsid w:val="00A74F14"/>
    <w:rsid w:val="00A7505D"/>
    <w:rsid w:val="00A75149"/>
    <w:rsid w:val="00A75155"/>
    <w:rsid w:val="00A752A5"/>
    <w:rsid w:val="00A75A83"/>
    <w:rsid w:val="00A75C35"/>
    <w:rsid w:val="00A75CC0"/>
    <w:rsid w:val="00A75E76"/>
    <w:rsid w:val="00A75EBD"/>
    <w:rsid w:val="00A766AE"/>
    <w:rsid w:val="00A76A70"/>
    <w:rsid w:val="00A76D51"/>
    <w:rsid w:val="00A77013"/>
    <w:rsid w:val="00A77130"/>
    <w:rsid w:val="00A773F8"/>
    <w:rsid w:val="00A77912"/>
    <w:rsid w:val="00A77BAD"/>
    <w:rsid w:val="00A77EC0"/>
    <w:rsid w:val="00A802F7"/>
    <w:rsid w:val="00A80409"/>
    <w:rsid w:val="00A80489"/>
    <w:rsid w:val="00A804A6"/>
    <w:rsid w:val="00A8056D"/>
    <w:rsid w:val="00A806E0"/>
    <w:rsid w:val="00A80C9A"/>
    <w:rsid w:val="00A817BF"/>
    <w:rsid w:val="00A81B9A"/>
    <w:rsid w:val="00A81C08"/>
    <w:rsid w:val="00A82155"/>
    <w:rsid w:val="00A821E0"/>
    <w:rsid w:val="00A827BD"/>
    <w:rsid w:val="00A828CA"/>
    <w:rsid w:val="00A82D79"/>
    <w:rsid w:val="00A82DBE"/>
    <w:rsid w:val="00A831B8"/>
    <w:rsid w:val="00A83210"/>
    <w:rsid w:val="00A832A9"/>
    <w:rsid w:val="00A833C2"/>
    <w:rsid w:val="00A83620"/>
    <w:rsid w:val="00A83854"/>
    <w:rsid w:val="00A83858"/>
    <w:rsid w:val="00A83AB6"/>
    <w:rsid w:val="00A83B38"/>
    <w:rsid w:val="00A83C93"/>
    <w:rsid w:val="00A83E78"/>
    <w:rsid w:val="00A83EF0"/>
    <w:rsid w:val="00A83EF7"/>
    <w:rsid w:val="00A849E7"/>
    <w:rsid w:val="00A84F0D"/>
    <w:rsid w:val="00A853EF"/>
    <w:rsid w:val="00A855CD"/>
    <w:rsid w:val="00A8589F"/>
    <w:rsid w:val="00A858C3"/>
    <w:rsid w:val="00A85B57"/>
    <w:rsid w:val="00A85BA3"/>
    <w:rsid w:val="00A85DE9"/>
    <w:rsid w:val="00A87017"/>
    <w:rsid w:val="00A8787B"/>
    <w:rsid w:val="00A87943"/>
    <w:rsid w:val="00A87AE6"/>
    <w:rsid w:val="00A87CBA"/>
    <w:rsid w:val="00A87EDD"/>
    <w:rsid w:val="00A87FC3"/>
    <w:rsid w:val="00A9011E"/>
    <w:rsid w:val="00A90780"/>
    <w:rsid w:val="00A9087E"/>
    <w:rsid w:val="00A90A2D"/>
    <w:rsid w:val="00A9117C"/>
    <w:rsid w:val="00A91360"/>
    <w:rsid w:val="00A9137F"/>
    <w:rsid w:val="00A9148E"/>
    <w:rsid w:val="00A91645"/>
    <w:rsid w:val="00A916B2"/>
    <w:rsid w:val="00A91772"/>
    <w:rsid w:val="00A921F7"/>
    <w:rsid w:val="00A9282B"/>
    <w:rsid w:val="00A92F51"/>
    <w:rsid w:val="00A93336"/>
    <w:rsid w:val="00A93481"/>
    <w:rsid w:val="00A934C0"/>
    <w:rsid w:val="00A93874"/>
    <w:rsid w:val="00A938E0"/>
    <w:rsid w:val="00A93CE7"/>
    <w:rsid w:val="00A93F0A"/>
    <w:rsid w:val="00A942C8"/>
    <w:rsid w:val="00A94520"/>
    <w:rsid w:val="00A94811"/>
    <w:rsid w:val="00A9487F"/>
    <w:rsid w:val="00A9497D"/>
    <w:rsid w:val="00A94A47"/>
    <w:rsid w:val="00A94DD2"/>
    <w:rsid w:val="00A94F6B"/>
    <w:rsid w:val="00A95464"/>
    <w:rsid w:val="00A95491"/>
    <w:rsid w:val="00A95587"/>
    <w:rsid w:val="00A9559A"/>
    <w:rsid w:val="00A957DF"/>
    <w:rsid w:val="00A95891"/>
    <w:rsid w:val="00A95A74"/>
    <w:rsid w:val="00A95B47"/>
    <w:rsid w:val="00A95CDF"/>
    <w:rsid w:val="00A96007"/>
    <w:rsid w:val="00A9620A"/>
    <w:rsid w:val="00A96549"/>
    <w:rsid w:val="00A9674B"/>
    <w:rsid w:val="00A96887"/>
    <w:rsid w:val="00A96A60"/>
    <w:rsid w:val="00A96A99"/>
    <w:rsid w:val="00A96B70"/>
    <w:rsid w:val="00A96B9E"/>
    <w:rsid w:val="00A9727B"/>
    <w:rsid w:val="00A973A3"/>
    <w:rsid w:val="00A976BE"/>
    <w:rsid w:val="00A976C2"/>
    <w:rsid w:val="00A978AB"/>
    <w:rsid w:val="00A97931"/>
    <w:rsid w:val="00A979DA"/>
    <w:rsid w:val="00A97A65"/>
    <w:rsid w:val="00A97ABD"/>
    <w:rsid w:val="00A97B89"/>
    <w:rsid w:val="00AA0091"/>
    <w:rsid w:val="00AA01D8"/>
    <w:rsid w:val="00AA031B"/>
    <w:rsid w:val="00AA06A4"/>
    <w:rsid w:val="00AA0DCD"/>
    <w:rsid w:val="00AA0EFB"/>
    <w:rsid w:val="00AA0F54"/>
    <w:rsid w:val="00AA114F"/>
    <w:rsid w:val="00AA159B"/>
    <w:rsid w:val="00AA1681"/>
    <w:rsid w:val="00AA1687"/>
    <w:rsid w:val="00AA1835"/>
    <w:rsid w:val="00AA1A20"/>
    <w:rsid w:val="00AA1A78"/>
    <w:rsid w:val="00AA1C9B"/>
    <w:rsid w:val="00AA2111"/>
    <w:rsid w:val="00AA2171"/>
    <w:rsid w:val="00AA2206"/>
    <w:rsid w:val="00AA2250"/>
    <w:rsid w:val="00AA2527"/>
    <w:rsid w:val="00AA28B3"/>
    <w:rsid w:val="00AA2993"/>
    <w:rsid w:val="00AA2A66"/>
    <w:rsid w:val="00AA2B3D"/>
    <w:rsid w:val="00AA2D3D"/>
    <w:rsid w:val="00AA2E7B"/>
    <w:rsid w:val="00AA3026"/>
    <w:rsid w:val="00AA33BE"/>
    <w:rsid w:val="00AA3644"/>
    <w:rsid w:val="00AA3A27"/>
    <w:rsid w:val="00AA3B55"/>
    <w:rsid w:val="00AA3FAB"/>
    <w:rsid w:val="00AA42B4"/>
    <w:rsid w:val="00AA4394"/>
    <w:rsid w:val="00AA45DD"/>
    <w:rsid w:val="00AA46DA"/>
    <w:rsid w:val="00AA4880"/>
    <w:rsid w:val="00AA4B18"/>
    <w:rsid w:val="00AA4F67"/>
    <w:rsid w:val="00AA5645"/>
    <w:rsid w:val="00AA5752"/>
    <w:rsid w:val="00AA5B1B"/>
    <w:rsid w:val="00AA5B32"/>
    <w:rsid w:val="00AA5C43"/>
    <w:rsid w:val="00AA5CB2"/>
    <w:rsid w:val="00AA6019"/>
    <w:rsid w:val="00AA64D1"/>
    <w:rsid w:val="00AA673E"/>
    <w:rsid w:val="00AA70ED"/>
    <w:rsid w:val="00AA7636"/>
    <w:rsid w:val="00AA76DD"/>
    <w:rsid w:val="00AA7A1F"/>
    <w:rsid w:val="00AB011E"/>
    <w:rsid w:val="00AB03D2"/>
    <w:rsid w:val="00AB0542"/>
    <w:rsid w:val="00AB05AD"/>
    <w:rsid w:val="00AB0C35"/>
    <w:rsid w:val="00AB0F68"/>
    <w:rsid w:val="00AB10E8"/>
    <w:rsid w:val="00AB13C7"/>
    <w:rsid w:val="00AB1E9C"/>
    <w:rsid w:val="00AB2696"/>
    <w:rsid w:val="00AB26E9"/>
    <w:rsid w:val="00AB2D71"/>
    <w:rsid w:val="00AB2D8B"/>
    <w:rsid w:val="00AB2FD5"/>
    <w:rsid w:val="00AB30F3"/>
    <w:rsid w:val="00AB322E"/>
    <w:rsid w:val="00AB36FE"/>
    <w:rsid w:val="00AB3F1E"/>
    <w:rsid w:val="00AB45DA"/>
    <w:rsid w:val="00AB4A5C"/>
    <w:rsid w:val="00AB4FBF"/>
    <w:rsid w:val="00AB51F6"/>
    <w:rsid w:val="00AB53BB"/>
    <w:rsid w:val="00AB589D"/>
    <w:rsid w:val="00AB5B69"/>
    <w:rsid w:val="00AB5BB0"/>
    <w:rsid w:val="00AB5C5E"/>
    <w:rsid w:val="00AB5E7B"/>
    <w:rsid w:val="00AB600B"/>
    <w:rsid w:val="00AB61FF"/>
    <w:rsid w:val="00AB63AA"/>
    <w:rsid w:val="00AB6472"/>
    <w:rsid w:val="00AB6478"/>
    <w:rsid w:val="00AB657B"/>
    <w:rsid w:val="00AB669D"/>
    <w:rsid w:val="00AB6773"/>
    <w:rsid w:val="00AB6C0C"/>
    <w:rsid w:val="00AB6C49"/>
    <w:rsid w:val="00AB6D1F"/>
    <w:rsid w:val="00AB6D42"/>
    <w:rsid w:val="00AB6E7F"/>
    <w:rsid w:val="00AB6F8B"/>
    <w:rsid w:val="00AB6F94"/>
    <w:rsid w:val="00AB710E"/>
    <w:rsid w:val="00AB759E"/>
    <w:rsid w:val="00AB79F5"/>
    <w:rsid w:val="00AB7CF6"/>
    <w:rsid w:val="00AB7DD8"/>
    <w:rsid w:val="00AC000D"/>
    <w:rsid w:val="00AC0056"/>
    <w:rsid w:val="00AC04D1"/>
    <w:rsid w:val="00AC062E"/>
    <w:rsid w:val="00AC08BB"/>
    <w:rsid w:val="00AC0AA7"/>
    <w:rsid w:val="00AC0B19"/>
    <w:rsid w:val="00AC0B25"/>
    <w:rsid w:val="00AC0CEA"/>
    <w:rsid w:val="00AC12B1"/>
    <w:rsid w:val="00AC1380"/>
    <w:rsid w:val="00AC14A1"/>
    <w:rsid w:val="00AC17E9"/>
    <w:rsid w:val="00AC1CC3"/>
    <w:rsid w:val="00AC1CF8"/>
    <w:rsid w:val="00AC1F2F"/>
    <w:rsid w:val="00AC2310"/>
    <w:rsid w:val="00AC25FF"/>
    <w:rsid w:val="00AC2678"/>
    <w:rsid w:val="00AC26FC"/>
    <w:rsid w:val="00AC2765"/>
    <w:rsid w:val="00AC27A4"/>
    <w:rsid w:val="00AC2BA4"/>
    <w:rsid w:val="00AC2CAD"/>
    <w:rsid w:val="00AC3ACC"/>
    <w:rsid w:val="00AC41B1"/>
    <w:rsid w:val="00AC43C2"/>
    <w:rsid w:val="00AC43E5"/>
    <w:rsid w:val="00AC45A9"/>
    <w:rsid w:val="00AC4DC4"/>
    <w:rsid w:val="00AC4F43"/>
    <w:rsid w:val="00AC4F8D"/>
    <w:rsid w:val="00AC535E"/>
    <w:rsid w:val="00AC55D0"/>
    <w:rsid w:val="00AC5833"/>
    <w:rsid w:val="00AC5CB6"/>
    <w:rsid w:val="00AC5D84"/>
    <w:rsid w:val="00AC60F0"/>
    <w:rsid w:val="00AC62D1"/>
    <w:rsid w:val="00AC6375"/>
    <w:rsid w:val="00AC67DB"/>
    <w:rsid w:val="00AC6A0D"/>
    <w:rsid w:val="00AC6BEF"/>
    <w:rsid w:val="00AC6D73"/>
    <w:rsid w:val="00AC73AD"/>
    <w:rsid w:val="00AC77D7"/>
    <w:rsid w:val="00AC7D75"/>
    <w:rsid w:val="00AD004E"/>
    <w:rsid w:val="00AD02D3"/>
    <w:rsid w:val="00AD03DB"/>
    <w:rsid w:val="00AD073E"/>
    <w:rsid w:val="00AD0903"/>
    <w:rsid w:val="00AD0CC2"/>
    <w:rsid w:val="00AD0E77"/>
    <w:rsid w:val="00AD0FF3"/>
    <w:rsid w:val="00AD13E2"/>
    <w:rsid w:val="00AD1516"/>
    <w:rsid w:val="00AD1BF5"/>
    <w:rsid w:val="00AD1C40"/>
    <w:rsid w:val="00AD1F5C"/>
    <w:rsid w:val="00AD2562"/>
    <w:rsid w:val="00AD2846"/>
    <w:rsid w:val="00AD293C"/>
    <w:rsid w:val="00AD2B33"/>
    <w:rsid w:val="00AD2BD4"/>
    <w:rsid w:val="00AD2C98"/>
    <w:rsid w:val="00AD2D4B"/>
    <w:rsid w:val="00AD35D0"/>
    <w:rsid w:val="00AD36FA"/>
    <w:rsid w:val="00AD39E3"/>
    <w:rsid w:val="00AD3A31"/>
    <w:rsid w:val="00AD3C3D"/>
    <w:rsid w:val="00AD3CA2"/>
    <w:rsid w:val="00AD3E9D"/>
    <w:rsid w:val="00AD3FD4"/>
    <w:rsid w:val="00AD410F"/>
    <w:rsid w:val="00AD41F8"/>
    <w:rsid w:val="00AD43FA"/>
    <w:rsid w:val="00AD4410"/>
    <w:rsid w:val="00AD47E3"/>
    <w:rsid w:val="00AD4C6C"/>
    <w:rsid w:val="00AD4C85"/>
    <w:rsid w:val="00AD4E90"/>
    <w:rsid w:val="00AD4ECF"/>
    <w:rsid w:val="00AD5007"/>
    <w:rsid w:val="00AD50AF"/>
    <w:rsid w:val="00AD5480"/>
    <w:rsid w:val="00AD568D"/>
    <w:rsid w:val="00AD57B3"/>
    <w:rsid w:val="00AD5DD2"/>
    <w:rsid w:val="00AD6061"/>
    <w:rsid w:val="00AD6766"/>
    <w:rsid w:val="00AD6C34"/>
    <w:rsid w:val="00AD6CAB"/>
    <w:rsid w:val="00AD70B4"/>
    <w:rsid w:val="00AD70C9"/>
    <w:rsid w:val="00AD74AF"/>
    <w:rsid w:val="00AD75A0"/>
    <w:rsid w:val="00AD77BD"/>
    <w:rsid w:val="00AD7DB2"/>
    <w:rsid w:val="00AD7E88"/>
    <w:rsid w:val="00AE0661"/>
    <w:rsid w:val="00AE0A34"/>
    <w:rsid w:val="00AE0A82"/>
    <w:rsid w:val="00AE0F01"/>
    <w:rsid w:val="00AE1097"/>
    <w:rsid w:val="00AE1294"/>
    <w:rsid w:val="00AE1628"/>
    <w:rsid w:val="00AE16C3"/>
    <w:rsid w:val="00AE18BE"/>
    <w:rsid w:val="00AE19B9"/>
    <w:rsid w:val="00AE1A67"/>
    <w:rsid w:val="00AE22CE"/>
    <w:rsid w:val="00AE22DA"/>
    <w:rsid w:val="00AE2302"/>
    <w:rsid w:val="00AE36A0"/>
    <w:rsid w:val="00AE3DCC"/>
    <w:rsid w:val="00AE3E1C"/>
    <w:rsid w:val="00AE423F"/>
    <w:rsid w:val="00AE42CF"/>
    <w:rsid w:val="00AE4381"/>
    <w:rsid w:val="00AE4475"/>
    <w:rsid w:val="00AE48F3"/>
    <w:rsid w:val="00AE4E13"/>
    <w:rsid w:val="00AE4EA7"/>
    <w:rsid w:val="00AE51B9"/>
    <w:rsid w:val="00AE5238"/>
    <w:rsid w:val="00AE5308"/>
    <w:rsid w:val="00AE568F"/>
    <w:rsid w:val="00AE56DC"/>
    <w:rsid w:val="00AE576A"/>
    <w:rsid w:val="00AE5C4E"/>
    <w:rsid w:val="00AE5D25"/>
    <w:rsid w:val="00AE62FC"/>
    <w:rsid w:val="00AE6430"/>
    <w:rsid w:val="00AE6528"/>
    <w:rsid w:val="00AE681C"/>
    <w:rsid w:val="00AE6C05"/>
    <w:rsid w:val="00AE6D6B"/>
    <w:rsid w:val="00AE79C1"/>
    <w:rsid w:val="00AF012A"/>
    <w:rsid w:val="00AF09CC"/>
    <w:rsid w:val="00AF0A60"/>
    <w:rsid w:val="00AF15A4"/>
    <w:rsid w:val="00AF1725"/>
    <w:rsid w:val="00AF1808"/>
    <w:rsid w:val="00AF187D"/>
    <w:rsid w:val="00AF1C70"/>
    <w:rsid w:val="00AF1ED8"/>
    <w:rsid w:val="00AF2262"/>
    <w:rsid w:val="00AF2327"/>
    <w:rsid w:val="00AF2496"/>
    <w:rsid w:val="00AF24AF"/>
    <w:rsid w:val="00AF2A67"/>
    <w:rsid w:val="00AF2AC1"/>
    <w:rsid w:val="00AF2B87"/>
    <w:rsid w:val="00AF3691"/>
    <w:rsid w:val="00AF3B48"/>
    <w:rsid w:val="00AF4006"/>
    <w:rsid w:val="00AF401F"/>
    <w:rsid w:val="00AF4113"/>
    <w:rsid w:val="00AF415F"/>
    <w:rsid w:val="00AF4331"/>
    <w:rsid w:val="00AF46F3"/>
    <w:rsid w:val="00AF481B"/>
    <w:rsid w:val="00AF48CE"/>
    <w:rsid w:val="00AF49D5"/>
    <w:rsid w:val="00AF4CF5"/>
    <w:rsid w:val="00AF5202"/>
    <w:rsid w:val="00AF55C7"/>
    <w:rsid w:val="00AF5695"/>
    <w:rsid w:val="00AF5BAC"/>
    <w:rsid w:val="00AF5E64"/>
    <w:rsid w:val="00AF6712"/>
    <w:rsid w:val="00AF673E"/>
    <w:rsid w:val="00AF6AED"/>
    <w:rsid w:val="00AF6B7B"/>
    <w:rsid w:val="00AF6D64"/>
    <w:rsid w:val="00AF6FC8"/>
    <w:rsid w:val="00AF7167"/>
    <w:rsid w:val="00AF71DE"/>
    <w:rsid w:val="00AF7712"/>
    <w:rsid w:val="00AF772B"/>
    <w:rsid w:val="00AF7768"/>
    <w:rsid w:val="00B002A3"/>
    <w:rsid w:val="00B0066E"/>
    <w:rsid w:val="00B00C07"/>
    <w:rsid w:val="00B0112E"/>
    <w:rsid w:val="00B014CE"/>
    <w:rsid w:val="00B01D65"/>
    <w:rsid w:val="00B01FA2"/>
    <w:rsid w:val="00B02216"/>
    <w:rsid w:val="00B022AD"/>
    <w:rsid w:val="00B024AE"/>
    <w:rsid w:val="00B02593"/>
    <w:rsid w:val="00B02A79"/>
    <w:rsid w:val="00B02A7E"/>
    <w:rsid w:val="00B02AEB"/>
    <w:rsid w:val="00B02D8B"/>
    <w:rsid w:val="00B02ECE"/>
    <w:rsid w:val="00B02F61"/>
    <w:rsid w:val="00B0371D"/>
    <w:rsid w:val="00B03857"/>
    <w:rsid w:val="00B038B4"/>
    <w:rsid w:val="00B03929"/>
    <w:rsid w:val="00B03C06"/>
    <w:rsid w:val="00B03D0D"/>
    <w:rsid w:val="00B03D62"/>
    <w:rsid w:val="00B04324"/>
    <w:rsid w:val="00B04327"/>
    <w:rsid w:val="00B04348"/>
    <w:rsid w:val="00B045B4"/>
    <w:rsid w:val="00B04712"/>
    <w:rsid w:val="00B0489B"/>
    <w:rsid w:val="00B0498F"/>
    <w:rsid w:val="00B052E4"/>
    <w:rsid w:val="00B053E4"/>
    <w:rsid w:val="00B056F4"/>
    <w:rsid w:val="00B057E5"/>
    <w:rsid w:val="00B05D99"/>
    <w:rsid w:val="00B05DCC"/>
    <w:rsid w:val="00B065AE"/>
    <w:rsid w:val="00B06831"/>
    <w:rsid w:val="00B069ED"/>
    <w:rsid w:val="00B06B0B"/>
    <w:rsid w:val="00B06BA1"/>
    <w:rsid w:val="00B06EF9"/>
    <w:rsid w:val="00B06F89"/>
    <w:rsid w:val="00B0738D"/>
    <w:rsid w:val="00B0752B"/>
    <w:rsid w:val="00B07A42"/>
    <w:rsid w:val="00B07D27"/>
    <w:rsid w:val="00B07DEB"/>
    <w:rsid w:val="00B100BE"/>
    <w:rsid w:val="00B10450"/>
    <w:rsid w:val="00B106C4"/>
    <w:rsid w:val="00B10D0D"/>
    <w:rsid w:val="00B10D7F"/>
    <w:rsid w:val="00B11006"/>
    <w:rsid w:val="00B11061"/>
    <w:rsid w:val="00B1150E"/>
    <w:rsid w:val="00B11B3B"/>
    <w:rsid w:val="00B11D3F"/>
    <w:rsid w:val="00B11D68"/>
    <w:rsid w:val="00B11DB4"/>
    <w:rsid w:val="00B120D8"/>
    <w:rsid w:val="00B123E7"/>
    <w:rsid w:val="00B125D5"/>
    <w:rsid w:val="00B12944"/>
    <w:rsid w:val="00B12BAA"/>
    <w:rsid w:val="00B12D44"/>
    <w:rsid w:val="00B12EC1"/>
    <w:rsid w:val="00B13269"/>
    <w:rsid w:val="00B13576"/>
    <w:rsid w:val="00B1364E"/>
    <w:rsid w:val="00B13DCC"/>
    <w:rsid w:val="00B1405F"/>
    <w:rsid w:val="00B14102"/>
    <w:rsid w:val="00B14441"/>
    <w:rsid w:val="00B1452E"/>
    <w:rsid w:val="00B1496A"/>
    <w:rsid w:val="00B14C50"/>
    <w:rsid w:val="00B14E38"/>
    <w:rsid w:val="00B14F3E"/>
    <w:rsid w:val="00B1505F"/>
    <w:rsid w:val="00B15384"/>
    <w:rsid w:val="00B15520"/>
    <w:rsid w:val="00B15D28"/>
    <w:rsid w:val="00B15E72"/>
    <w:rsid w:val="00B1687D"/>
    <w:rsid w:val="00B16B16"/>
    <w:rsid w:val="00B16F78"/>
    <w:rsid w:val="00B17027"/>
    <w:rsid w:val="00B1705F"/>
    <w:rsid w:val="00B17094"/>
    <w:rsid w:val="00B170F5"/>
    <w:rsid w:val="00B17185"/>
    <w:rsid w:val="00B17568"/>
    <w:rsid w:val="00B17886"/>
    <w:rsid w:val="00B17B66"/>
    <w:rsid w:val="00B17E1A"/>
    <w:rsid w:val="00B202E1"/>
    <w:rsid w:val="00B20330"/>
    <w:rsid w:val="00B204A7"/>
    <w:rsid w:val="00B2076A"/>
    <w:rsid w:val="00B20865"/>
    <w:rsid w:val="00B20AC2"/>
    <w:rsid w:val="00B20E81"/>
    <w:rsid w:val="00B21288"/>
    <w:rsid w:val="00B21397"/>
    <w:rsid w:val="00B21401"/>
    <w:rsid w:val="00B2146C"/>
    <w:rsid w:val="00B21B2C"/>
    <w:rsid w:val="00B21BA9"/>
    <w:rsid w:val="00B21CA4"/>
    <w:rsid w:val="00B21EDC"/>
    <w:rsid w:val="00B22059"/>
    <w:rsid w:val="00B2248D"/>
    <w:rsid w:val="00B22502"/>
    <w:rsid w:val="00B22577"/>
    <w:rsid w:val="00B22DE6"/>
    <w:rsid w:val="00B234D3"/>
    <w:rsid w:val="00B23756"/>
    <w:rsid w:val="00B23F49"/>
    <w:rsid w:val="00B2411C"/>
    <w:rsid w:val="00B241E3"/>
    <w:rsid w:val="00B24989"/>
    <w:rsid w:val="00B24ADD"/>
    <w:rsid w:val="00B25214"/>
    <w:rsid w:val="00B25A43"/>
    <w:rsid w:val="00B25FA3"/>
    <w:rsid w:val="00B25FB6"/>
    <w:rsid w:val="00B26060"/>
    <w:rsid w:val="00B261EB"/>
    <w:rsid w:val="00B2624C"/>
    <w:rsid w:val="00B26375"/>
    <w:rsid w:val="00B26B0F"/>
    <w:rsid w:val="00B26CCC"/>
    <w:rsid w:val="00B26D24"/>
    <w:rsid w:val="00B26D94"/>
    <w:rsid w:val="00B27078"/>
    <w:rsid w:val="00B272EB"/>
    <w:rsid w:val="00B27776"/>
    <w:rsid w:val="00B2792B"/>
    <w:rsid w:val="00B279DF"/>
    <w:rsid w:val="00B27ABF"/>
    <w:rsid w:val="00B300D0"/>
    <w:rsid w:val="00B300F5"/>
    <w:rsid w:val="00B30560"/>
    <w:rsid w:val="00B30614"/>
    <w:rsid w:val="00B309D5"/>
    <w:rsid w:val="00B30AA8"/>
    <w:rsid w:val="00B30CB6"/>
    <w:rsid w:val="00B30D71"/>
    <w:rsid w:val="00B30EFE"/>
    <w:rsid w:val="00B31076"/>
    <w:rsid w:val="00B31152"/>
    <w:rsid w:val="00B31358"/>
    <w:rsid w:val="00B31453"/>
    <w:rsid w:val="00B3167D"/>
    <w:rsid w:val="00B316C9"/>
    <w:rsid w:val="00B318F3"/>
    <w:rsid w:val="00B31908"/>
    <w:rsid w:val="00B3207F"/>
    <w:rsid w:val="00B32170"/>
    <w:rsid w:val="00B3241A"/>
    <w:rsid w:val="00B3251A"/>
    <w:rsid w:val="00B32CC2"/>
    <w:rsid w:val="00B32D8D"/>
    <w:rsid w:val="00B339D5"/>
    <w:rsid w:val="00B33E50"/>
    <w:rsid w:val="00B33EB7"/>
    <w:rsid w:val="00B340EC"/>
    <w:rsid w:val="00B34415"/>
    <w:rsid w:val="00B3463F"/>
    <w:rsid w:val="00B34661"/>
    <w:rsid w:val="00B3475D"/>
    <w:rsid w:val="00B34806"/>
    <w:rsid w:val="00B34B6A"/>
    <w:rsid w:val="00B34E69"/>
    <w:rsid w:val="00B34F94"/>
    <w:rsid w:val="00B3519D"/>
    <w:rsid w:val="00B354D9"/>
    <w:rsid w:val="00B358AA"/>
    <w:rsid w:val="00B35953"/>
    <w:rsid w:val="00B35FAD"/>
    <w:rsid w:val="00B36251"/>
    <w:rsid w:val="00B367EF"/>
    <w:rsid w:val="00B36A77"/>
    <w:rsid w:val="00B36A9B"/>
    <w:rsid w:val="00B36C64"/>
    <w:rsid w:val="00B36E98"/>
    <w:rsid w:val="00B36E9A"/>
    <w:rsid w:val="00B36ECD"/>
    <w:rsid w:val="00B37078"/>
    <w:rsid w:val="00B37134"/>
    <w:rsid w:val="00B37200"/>
    <w:rsid w:val="00B3722A"/>
    <w:rsid w:val="00B37819"/>
    <w:rsid w:val="00B37A8F"/>
    <w:rsid w:val="00B37B0D"/>
    <w:rsid w:val="00B4048C"/>
    <w:rsid w:val="00B405B9"/>
    <w:rsid w:val="00B4063F"/>
    <w:rsid w:val="00B407AF"/>
    <w:rsid w:val="00B40971"/>
    <w:rsid w:val="00B40DE2"/>
    <w:rsid w:val="00B413D5"/>
    <w:rsid w:val="00B41681"/>
    <w:rsid w:val="00B417A5"/>
    <w:rsid w:val="00B417DB"/>
    <w:rsid w:val="00B4219F"/>
    <w:rsid w:val="00B42446"/>
    <w:rsid w:val="00B4251E"/>
    <w:rsid w:val="00B4258B"/>
    <w:rsid w:val="00B42879"/>
    <w:rsid w:val="00B428B4"/>
    <w:rsid w:val="00B42FED"/>
    <w:rsid w:val="00B430D1"/>
    <w:rsid w:val="00B430FE"/>
    <w:rsid w:val="00B431A5"/>
    <w:rsid w:val="00B431A6"/>
    <w:rsid w:val="00B43299"/>
    <w:rsid w:val="00B433FF"/>
    <w:rsid w:val="00B43507"/>
    <w:rsid w:val="00B435AD"/>
    <w:rsid w:val="00B43908"/>
    <w:rsid w:val="00B43A85"/>
    <w:rsid w:val="00B43A99"/>
    <w:rsid w:val="00B43DFC"/>
    <w:rsid w:val="00B43EC2"/>
    <w:rsid w:val="00B440AD"/>
    <w:rsid w:val="00B44398"/>
    <w:rsid w:val="00B44705"/>
    <w:rsid w:val="00B44A20"/>
    <w:rsid w:val="00B44A50"/>
    <w:rsid w:val="00B44A71"/>
    <w:rsid w:val="00B44B60"/>
    <w:rsid w:val="00B44EA4"/>
    <w:rsid w:val="00B44F2C"/>
    <w:rsid w:val="00B45015"/>
    <w:rsid w:val="00B45020"/>
    <w:rsid w:val="00B4535C"/>
    <w:rsid w:val="00B453EA"/>
    <w:rsid w:val="00B4598B"/>
    <w:rsid w:val="00B45C15"/>
    <w:rsid w:val="00B45DFC"/>
    <w:rsid w:val="00B4605B"/>
    <w:rsid w:val="00B46383"/>
    <w:rsid w:val="00B463BA"/>
    <w:rsid w:val="00B46597"/>
    <w:rsid w:val="00B465A0"/>
    <w:rsid w:val="00B46698"/>
    <w:rsid w:val="00B46894"/>
    <w:rsid w:val="00B46C25"/>
    <w:rsid w:val="00B46DFE"/>
    <w:rsid w:val="00B46EA7"/>
    <w:rsid w:val="00B471A2"/>
    <w:rsid w:val="00B472D6"/>
    <w:rsid w:val="00B47662"/>
    <w:rsid w:val="00B477C2"/>
    <w:rsid w:val="00B47CDD"/>
    <w:rsid w:val="00B47D71"/>
    <w:rsid w:val="00B47F36"/>
    <w:rsid w:val="00B5016E"/>
    <w:rsid w:val="00B50293"/>
    <w:rsid w:val="00B502BF"/>
    <w:rsid w:val="00B50501"/>
    <w:rsid w:val="00B5080B"/>
    <w:rsid w:val="00B50F6E"/>
    <w:rsid w:val="00B511E4"/>
    <w:rsid w:val="00B51E65"/>
    <w:rsid w:val="00B520A3"/>
    <w:rsid w:val="00B5212A"/>
    <w:rsid w:val="00B521C6"/>
    <w:rsid w:val="00B523CF"/>
    <w:rsid w:val="00B528A3"/>
    <w:rsid w:val="00B52910"/>
    <w:rsid w:val="00B52E62"/>
    <w:rsid w:val="00B52F60"/>
    <w:rsid w:val="00B53310"/>
    <w:rsid w:val="00B53340"/>
    <w:rsid w:val="00B5362F"/>
    <w:rsid w:val="00B538B9"/>
    <w:rsid w:val="00B538FE"/>
    <w:rsid w:val="00B542F4"/>
    <w:rsid w:val="00B5458A"/>
    <w:rsid w:val="00B54650"/>
    <w:rsid w:val="00B546D6"/>
    <w:rsid w:val="00B54B8B"/>
    <w:rsid w:val="00B54C91"/>
    <w:rsid w:val="00B5523E"/>
    <w:rsid w:val="00B55526"/>
    <w:rsid w:val="00B5579C"/>
    <w:rsid w:val="00B55828"/>
    <w:rsid w:val="00B55A85"/>
    <w:rsid w:val="00B55CAB"/>
    <w:rsid w:val="00B56358"/>
    <w:rsid w:val="00B56B06"/>
    <w:rsid w:val="00B56BF8"/>
    <w:rsid w:val="00B56DB2"/>
    <w:rsid w:val="00B56E1A"/>
    <w:rsid w:val="00B5710B"/>
    <w:rsid w:val="00B571E0"/>
    <w:rsid w:val="00B57424"/>
    <w:rsid w:val="00B57495"/>
    <w:rsid w:val="00B57771"/>
    <w:rsid w:val="00B5795D"/>
    <w:rsid w:val="00B579CC"/>
    <w:rsid w:val="00B57CA2"/>
    <w:rsid w:val="00B57F54"/>
    <w:rsid w:val="00B57F77"/>
    <w:rsid w:val="00B6000C"/>
    <w:rsid w:val="00B60506"/>
    <w:rsid w:val="00B6051C"/>
    <w:rsid w:val="00B6058A"/>
    <w:rsid w:val="00B60AF0"/>
    <w:rsid w:val="00B60DF6"/>
    <w:rsid w:val="00B60F07"/>
    <w:rsid w:val="00B61588"/>
    <w:rsid w:val="00B61783"/>
    <w:rsid w:val="00B61AED"/>
    <w:rsid w:val="00B61B1A"/>
    <w:rsid w:val="00B61BB6"/>
    <w:rsid w:val="00B61D4B"/>
    <w:rsid w:val="00B61EEF"/>
    <w:rsid w:val="00B62A81"/>
    <w:rsid w:val="00B62C6B"/>
    <w:rsid w:val="00B62E51"/>
    <w:rsid w:val="00B62F8D"/>
    <w:rsid w:val="00B62F93"/>
    <w:rsid w:val="00B632B2"/>
    <w:rsid w:val="00B63AF1"/>
    <w:rsid w:val="00B63C77"/>
    <w:rsid w:val="00B63DED"/>
    <w:rsid w:val="00B63FAD"/>
    <w:rsid w:val="00B640E6"/>
    <w:rsid w:val="00B6418B"/>
    <w:rsid w:val="00B650EE"/>
    <w:rsid w:val="00B657B2"/>
    <w:rsid w:val="00B657EA"/>
    <w:rsid w:val="00B659F0"/>
    <w:rsid w:val="00B65A22"/>
    <w:rsid w:val="00B65F0F"/>
    <w:rsid w:val="00B65F23"/>
    <w:rsid w:val="00B66035"/>
    <w:rsid w:val="00B66119"/>
    <w:rsid w:val="00B6620C"/>
    <w:rsid w:val="00B662C0"/>
    <w:rsid w:val="00B6650C"/>
    <w:rsid w:val="00B6667F"/>
    <w:rsid w:val="00B666CC"/>
    <w:rsid w:val="00B66A2B"/>
    <w:rsid w:val="00B66AD1"/>
    <w:rsid w:val="00B66EFA"/>
    <w:rsid w:val="00B66F2B"/>
    <w:rsid w:val="00B673EE"/>
    <w:rsid w:val="00B67509"/>
    <w:rsid w:val="00B677A5"/>
    <w:rsid w:val="00B67806"/>
    <w:rsid w:val="00B67D6C"/>
    <w:rsid w:val="00B67F95"/>
    <w:rsid w:val="00B70249"/>
    <w:rsid w:val="00B703D4"/>
    <w:rsid w:val="00B7063E"/>
    <w:rsid w:val="00B706C9"/>
    <w:rsid w:val="00B709B0"/>
    <w:rsid w:val="00B70A53"/>
    <w:rsid w:val="00B70B1C"/>
    <w:rsid w:val="00B70C78"/>
    <w:rsid w:val="00B70D4E"/>
    <w:rsid w:val="00B7118A"/>
    <w:rsid w:val="00B7145E"/>
    <w:rsid w:val="00B7157D"/>
    <w:rsid w:val="00B717D3"/>
    <w:rsid w:val="00B71A5C"/>
    <w:rsid w:val="00B72262"/>
    <w:rsid w:val="00B72328"/>
    <w:rsid w:val="00B72370"/>
    <w:rsid w:val="00B7280F"/>
    <w:rsid w:val="00B729E7"/>
    <w:rsid w:val="00B72A2A"/>
    <w:rsid w:val="00B72E63"/>
    <w:rsid w:val="00B72E64"/>
    <w:rsid w:val="00B72E89"/>
    <w:rsid w:val="00B731E1"/>
    <w:rsid w:val="00B73208"/>
    <w:rsid w:val="00B734CB"/>
    <w:rsid w:val="00B737FC"/>
    <w:rsid w:val="00B73866"/>
    <w:rsid w:val="00B73E05"/>
    <w:rsid w:val="00B7434D"/>
    <w:rsid w:val="00B74357"/>
    <w:rsid w:val="00B74456"/>
    <w:rsid w:val="00B74689"/>
    <w:rsid w:val="00B74697"/>
    <w:rsid w:val="00B74B8B"/>
    <w:rsid w:val="00B74BE9"/>
    <w:rsid w:val="00B74CD3"/>
    <w:rsid w:val="00B74FC4"/>
    <w:rsid w:val="00B7521C"/>
    <w:rsid w:val="00B75B60"/>
    <w:rsid w:val="00B75F9F"/>
    <w:rsid w:val="00B7649D"/>
    <w:rsid w:val="00B76506"/>
    <w:rsid w:val="00B76725"/>
    <w:rsid w:val="00B76894"/>
    <w:rsid w:val="00B768BF"/>
    <w:rsid w:val="00B76A04"/>
    <w:rsid w:val="00B76AC4"/>
    <w:rsid w:val="00B76EDD"/>
    <w:rsid w:val="00B76FF1"/>
    <w:rsid w:val="00B7764D"/>
    <w:rsid w:val="00B776D9"/>
    <w:rsid w:val="00B77A2F"/>
    <w:rsid w:val="00B77B2C"/>
    <w:rsid w:val="00B77D07"/>
    <w:rsid w:val="00B77E97"/>
    <w:rsid w:val="00B77EFB"/>
    <w:rsid w:val="00B8005E"/>
    <w:rsid w:val="00B805B3"/>
    <w:rsid w:val="00B80796"/>
    <w:rsid w:val="00B80ACC"/>
    <w:rsid w:val="00B80C43"/>
    <w:rsid w:val="00B80D5D"/>
    <w:rsid w:val="00B819DE"/>
    <w:rsid w:val="00B81A80"/>
    <w:rsid w:val="00B81DC3"/>
    <w:rsid w:val="00B8203C"/>
    <w:rsid w:val="00B82602"/>
    <w:rsid w:val="00B82879"/>
    <w:rsid w:val="00B82891"/>
    <w:rsid w:val="00B82D97"/>
    <w:rsid w:val="00B82FC1"/>
    <w:rsid w:val="00B835FF"/>
    <w:rsid w:val="00B83ABD"/>
    <w:rsid w:val="00B83BC7"/>
    <w:rsid w:val="00B83BFD"/>
    <w:rsid w:val="00B83FAA"/>
    <w:rsid w:val="00B8404A"/>
    <w:rsid w:val="00B8421C"/>
    <w:rsid w:val="00B8464A"/>
    <w:rsid w:val="00B84C01"/>
    <w:rsid w:val="00B84E78"/>
    <w:rsid w:val="00B84F1C"/>
    <w:rsid w:val="00B84F6E"/>
    <w:rsid w:val="00B852CF"/>
    <w:rsid w:val="00B855CC"/>
    <w:rsid w:val="00B859FB"/>
    <w:rsid w:val="00B85BF2"/>
    <w:rsid w:val="00B85D42"/>
    <w:rsid w:val="00B85FDA"/>
    <w:rsid w:val="00B86051"/>
    <w:rsid w:val="00B8610E"/>
    <w:rsid w:val="00B86277"/>
    <w:rsid w:val="00B86466"/>
    <w:rsid w:val="00B86775"/>
    <w:rsid w:val="00B868D1"/>
    <w:rsid w:val="00B869F6"/>
    <w:rsid w:val="00B8706E"/>
    <w:rsid w:val="00B870CC"/>
    <w:rsid w:val="00B87240"/>
    <w:rsid w:val="00B87485"/>
    <w:rsid w:val="00B8767E"/>
    <w:rsid w:val="00B878BD"/>
    <w:rsid w:val="00B87CC9"/>
    <w:rsid w:val="00B87E1D"/>
    <w:rsid w:val="00B87F73"/>
    <w:rsid w:val="00B90269"/>
    <w:rsid w:val="00B90273"/>
    <w:rsid w:val="00B905EC"/>
    <w:rsid w:val="00B908A9"/>
    <w:rsid w:val="00B90A23"/>
    <w:rsid w:val="00B91299"/>
    <w:rsid w:val="00B91735"/>
    <w:rsid w:val="00B91973"/>
    <w:rsid w:val="00B91A48"/>
    <w:rsid w:val="00B920A7"/>
    <w:rsid w:val="00B92140"/>
    <w:rsid w:val="00B92807"/>
    <w:rsid w:val="00B92D44"/>
    <w:rsid w:val="00B9323E"/>
    <w:rsid w:val="00B934DA"/>
    <w:rsid w:val="00B9364F"/>
    <w:rsid w:val="00B936BF"/>
    <w:rsid w:val="00B93A08"/>
    <w:rsid w:val="00B94125"/>
    <w:rsid w:val="00B9413F"/>
    <w:rsid w:val="00B941AC"/>
    <w:rsid w:val="00B94304"/>
    <w:rsid w:val="00B94377"/>
    <w:rsid w:val="00B943C9"/>
    <w:rsid w:val="00B94451"/>
    <w:rsid w:val="00B944D3"/>
    <w:rsid w:val="00B9451E"/>
    <w:rsid w:val="00B952FA"/>
    <w:rsid w:val="00B955E5"/>
    <w:rsid w:val="00B95903"/>
    <w:rsid w:val="00B95911"/>
    <w:rsid w:val="00B95A18"/>
    <w:rsid w:val="00B95AA9"/>
    <w:rsid w:val="00B95C11"/>
    <w:rsid w:val="00B95CF0"/>
    <w:rsid w:val="00B967C5"/>
    <w:rsid w:val="00B96D67"/>
    <w:rsid w:val="00B97062"/>
    <w:rsid w:val="00B972CC"/>
    <w:rsid w:val="00B974F7"/>
    <w:rsid w:val="00B9750C"/>
    <w:rsid w:val="00B97655"/>
    <w:rsid w:val="00B97AB2"/>
    <w:rsid w:val="00B97EDD"/>
    <w:rsid w:val="00BA045D"/>
    <w:rsid w:val="00BA04E6"/>
    <w:rsid w:val="00BA05D8"/>
    <w:rsid w:val="00BA06DC"/>
    <w:rsid w:val="00BA0A71"/>
    <w:rsid w:val="00BA0E16"/>
    <w:rsid w:val="00BA1104"/>
    <w:rsid w:val="00BA1567"/>
    <w:rsid w:val="00BA15D0"/>
    <w:rsid w:val="00BA173C"/>
    <w:rsid w:val="00BA19A9"/>
    <w:rsid w:val="00BA1E82"/>
    <w:rsid w:val="00BA1FC4"/>
    <w:rsid w:val="00BA209E"/>
    <w:rsid w:val="00BA21E8"/>
    <w:rsid w:val="00BA22D9"/>
    <w:rsid w:val="00BA2361"/>
    <w:rsid w:val="00BA2534"/>
    <w:rsid w:val="00BA2CC8"/>
    <w:rsid w:val="00BA2CE8"/>
    <w:rsid w:val="00BA2EB0"/>
    <w:rsid w:val="00BA3391"/>
    <w:rsid w:val="00BA377E"/>
    <w:rsid w:val="00BA3A14"/>
    <w:rsid w:val="00BA3CF8"/>
    <w:rsid w:val="00BA3DEF"/>
    <w:rsid w:val="00BA3E66"/>
    <w:rsid w:val="00BA4135"/>
    <w:rsid w:val="00BA43AE"/>
    <w:rsid w:val="00BA44A5"/>
    <w:rsid w:val="00BA45A8"/>
    <w:rsid w:val="00BA4698"/>
    <w:rsid w:val="00BA4AF2"/>
    <w:rsid w:val="00BA4B51"/>
    <w:rsid w:val="00BA4E68"/>
    <w:rsid w:val="00BA5738"/>
    <w:rsid w:val="00BA57D0"/>
    <w:rsid w:val="00BA5C0D"/>
    <w:rsid w:val="00BA5CE8"/>
    <w:rsid w:val="00BA601E"/>
    <w:rsid w:val="00BA6080"/>
    <w:rsid w:val="00BA63B6"/>
    <w:rsid w:val="00BA642C"/>
    <w:rsid w:val="00BA6540"/>
    <w:rsid w:val="00BA6637"/>
    <w:rsid w:val="00BA6A7C"/>
    <w:rsid w:val="00BA6BF8"/>
    <w:rsid w:val="00BA6D66"/>
    <w:rsid w:val="00BA6D68"/>
    <w:rsid w:val="00BA6EF6"/>
    <w:rsid w:val="00BA6F31"/>
    <w:rsid w:val="00BA6F4E"/>
    <w:rsid w:val="00BA7271"/>
    <w:rsid w:val="00BA73A7"/>
    <w:rsid w:val="00BA763D"/>
    <w:rsid w:val="00BA7A54"/>
    <w:rsid w:val="00BA7B8C"/>
    <w:rsid w:val="00BA7B95"/>
    <w:rsid w:val="00BA7D35"/>
    <w:rsid w:val="00BA7D5D"/>
    <w:rsid w:val="00BA7DAB"/>
    <w:rsid w:val="00BA7E71"/>
    <w:rsid w:val="00BB0277"/>
    <w:rsid w:val="00BB02C7"/>
    <w:rsid w:val="00BB046D"/>
    <w:rsid w:val="00BB0527"/>
    <w:rsid w:val="00BB06B4"/>
    <w:rsid w:val="00BB0C50"/>
    <w:rsid w:val="00BB1363"/>
    <w:rsid w:val="00BB14C4"/>
    <w:rsid w:val="00BB199C"/>
    <w:rsid w:val="00BB1AEA"/>
    <w:rsid w:val="00BB1B60"/>
    <w:rsid w:val="00BB1B8A"/>
    <w:rsid w:val="00BB1DD5"/>
    <w:rsid w:val="00BB2011"/>
    <w:rsid w:val="00BB2234"/>
    <w:rsid w:val="00BB2257"/>
    <w:rsid w:val="00BB27DC"/>
    <w:rsid w:val="00BB28F6"/>
    <w:rsid w:val="00BB296E"/>
    <w:rsid w:val="00BB29F9"/>
    <w:rsid w:val="00BB2ACA"/>
    <w:rsid w:val="00BB3464"/>
    <w:rsid w:val="00BB3558"/>
    <w:rsid w:val="00BB355E"/>
    <w:rsid w:val="00BB3582"/>
    <w:rsid w:val="00BB38A5"/>
    <w:rsid w:val="00BB393E"/>
    <w:rsid w:val="00BB3FB4"/>
    <w:rsid w:val="00BB3FC5"/>
    <w:rsid w:val="00BB427A"/>
    <w:rsid w:val="00BB4310"/>
    <w:rsid w:val="00BB4358"/>
    <w:rsid w:val="00BB459D"/>
    <w:rsid w:val="00BB460D"/>
    <w:rsid w:val="00BB4963"/>
    <w:rsid w:val="00BB4CF4"/>
    <w:rsid w:val="00BB4D03"/>
    <w:rsid w:val="00BB4F53"/>
    <w:rsid w:val="00BB5676"/>
    <w:rsid w:val="00BB5792"/>
    <w:rsid w:val="00BB5A98"/>
    <w:rsid w:val="00BB5DDB"/>
    <w:rsid w:val="00BB602F"/>
    <w:rsid w:val="00BB61AC"/>
    <w:rsid w:val="00BB63D1"/>
    <w:rsid w:val="00BB646E"/>
    <w:rsid w:val="00BB6557"/>
    <w:rsid w:val="00BB65E6"/>
    <w:rsid w:val="00BB660B"/>
    <w:rsid w:val="00BB670A"/>
    <w:rsid w:val="00BB6748"/>
    <w:rsid w:val="00BB6C33"/>
    <w:rsid w:val="00BB6F31"/>
    <w:rsid w:val="00BB6F71"/>
    <w:rsid w:val="00BB701D"/>
    <w:rsid w:val="00BB703A"/>
    <w:rsid w:val="00BB750B"/>
    <w:rsid w:val="00BB7658"/>
    <w:rsid w:val="00BB7777"/>
    <w:rsid w:val="00BB7950"/>
    <w:rsid w:val="00BB7957"/>
    <w:rsid w:val="00BB7A55"/>
    <w:rsid w:val="00BB7C97"/>
    <w:rsid w:val="00BB7F47"/>
    <w:rsid w:val="00BC0A02"/>
    <w:rsid w:val="00BC0D12"/>
    <w:rsid w:val="00BC1254"/>
    <w:rsid w:val="00BC1395"/>
    <w:rsid w:val="00BC15E3"/>
    <w:rsid w:val="00BC171A"/>
    <w:rsid w:val="00BC1951"/>
    <w:rsid w:val="00BC195F"/>
    <w:rsid w:val="00BC19B1"/>
    <w:rsid w:val="00BC1AA0"/>
    <w:rsid w:val="00BC1DFF"/>
    <w:rsid w:val="00BC1FCF"/>
    <w:rsid w:val="00BC21BC"/>
    <w:rsid w:val="00BC2351"/>
    <w:rsid w:val="00BC23C0"/>
    <w:rsid w:val="00BC2400"/>
    <w:rsid w:val="00BC2485"/>
    <w:rsid w:val="00BC2568"/>
    <w:rsid w:val="00BC25CA"/>
    <w:rsid w:val="00BC27C0"/>
    <w:rsid w:val="00BC28E7"/>
    <w:rsid w:val="00BC2EBD"/>
    <w:rsid w:val="00BC365E"/>
    <w:rsid w:val="00BC3758"/>
    <w:rsid w:val="00BC3914"/>
    <w:rsid w:val="00BC3949"/>
    <w:rsid w:val="00BC3990"/>
    <w:rsid w:val="00BC3AB2"/>
    <w:rsid w:val="00BC3D1F"/>
    <w:rsid w:val="00BC4568"/>
    <w:rsid w:val="00BC4922"/>
    <w:rsid w:val="00BC4C6A"/>
    <w:rsid w:val="00BC4F16"/>
    <w:rsid w:val="00BC509A"/>
    <w:rsid w:val="00BC50DF"/>
    <w:rsid w:val="00BC5114"/>
    <w:rsid w:val="00BC5188"/>
    <w:rsid w:val="00BC51CB"/>
    <w:rsid w:val="00BC53B6"/>
    <w:rsid w:val="00BC53E5"/>
    <w:rsid w:val="00BC5C1A"/>
    <w:rsid w:val="00BC5CF0"/>
    <w:rsid w:val="00BC6152"/>
    <w:rsid w:val="00BC6884"/>
    <w:rsid w:val="00BC692D"/>
    <w:rsid w:val="00BC6AC6"/>
    <w:rsid w:val="00BC6C41"/>
    <w:rsid w:val="00BC70A8"/>
    <w:rsid w:val="00BC725C"/>
    <w:rsid w:val="00BC72AD"/>
    <w:rsid w:val="00BC7B70"/>
    <w:rsid w:val="00BC7C2A"/>
    <w:rsid w:val="00BC7C5E"/>
    <w:rsid w:val="00BC7CAA"/>
    <w:rsid w:val="00BC7E40"/>
    <w:rsid w:val="00BD01B5"/>
    <w:rsid w:val="00BD07BC"/>
    <w:rsid w:val="00BD08C7"/>
    <w:rsid w:val="00BD0926"/>
    <w:rsid w:val="00BD0C82"/>
    <w:rsid w:val="00BD0DC0"/>
    <w:rsid w:val="00BD13C0"/>
    <w:rsid w:val="00BD1D4E"/>
    <w:rsid w:val="00BD2311"/>
    <w:rsid w:val="00BD26E0"/>
    <w:rsid w:val="00BD289D"/>
    <w:rsid w:val="00BD2CDF"/>
    <w:rsid w:val="00BD3052"/>
    <w:rsid w:val="00BD34E2"/>
    <w:rsid w:val="00BD3C96"/>
    <w:rsid w:val="00BD3EED"/>
    <w:rsid w:val="00BD43B1"/>
    <w:rsid w:val="00BD4F63"/>
    <w:rsid w:val="00BD5355"/>
    <w:rsid w:val="00BD6178"/>
    <w:rsid w:val="00BD6B8F"/>
    <w:rsid w:val="00BD6EC9"/>
    <w:rsid w:val="00BD757B"/>
    <w:rsid w:val="00BD7C0B"/>
    <w:rsid w:val="00BD7EB1"/>
    <w:rsid w:val="00BD7F91"/>
    <w:rsid w:val="00BE031F"/>
    <w:rsid w:val="00BE04E9"/>
    <w:rsid w:val="00BE0663"/>
    <w:rsid w:val="00BE06F9"/>
    <w:rsid w:val="00BE0B19"/>
    <w:rsid w:val="00BE0D2B"/>
    <w:rsid w:val="00BE0E61"/>
    <w:rsid w:val="00BE110F"/>
    <w:rsid w:val="00BE11F6"/>
    <w:rsid w:val="00BE1524"/>
    <w:rsid w:val="00BE1633"/>
    <w:rsid w:val="00BE173A"/>
    <w:rsid w:val="00BE19F0"/>
    <w:rsid w:val="00BE1E05"/>
    <w:rsid w:val="00BE1EFE"/>
    <w:rsid w:val="00BE1F40"/>
    <w:rsid w:val="00BE26CD"/>
    <w:rsid w:val="00BE2716"/>
    <w:rsid w:val="00BE2A2B"/>
    <w:rsid w:val="00BE2A69"/>
    <w:rsid w:val="00BE2C44"/>
    <w:rsid w:val="00BE2C56"/>
    <w:rsid w:val="00BE2D69"/>
    <w:rsid w:val="00BE2EDC"/>
    <w:rsid w:val="00BE30AC"/>
    <w:rsid w:val="00BE3446"/>
    <w:rsid w:val="00BE34E7"/>
    <w:rsid w:val="00BE3C95"/>
    <w:rsid w:val="00BE3D32"/>
    <w:rsid w:val="00BE4034"/>
    <w:rsid w:val="00BE4094"/>
    <w:rsid w:val="00BE42D4"/>
    <w:rsid w:val="00BE4387"/>
    <w:rsid w:val="00BE4723"/>
    <w:rsid w:val="00BE4855"/>
    <w:rsid w:val="00BE49A1"/>
    <w:rsid w:val="00BE4AB7"/>
    <w:rsid w:val="00BE4BE7"/>
    <w:rsid w:val="00BE4E12"/>
    <w:rsid w:val="00BE523C"/>
    <w:rsid w:val="00BE5334"/>
    <w:rsid w:val="00BE572D"/>
    <w:rsid w:val="00BE578F"/>
    <w:rsid w:val="00BE5A65"/>
    <w:rsid w:val="00BE5BBD"/>
    <w:rsid w:val="00BE5C1E"/>
    <w:rsid w:val="00BE5D3F"/>
    <w:rsid w:val="00BE5E67"/>
    <w:rsid w:val="00BE6546"/>
    <w:rsid w:val="00BE6856"/>
    <w:rsid w:val="00BE6A20"/>
    <w:rsid w:val="00BE6C0A"/>
    <w:rsid w:val="00BE6C1A"/>
    <w:rsid w:val="00BE70B0"/>
    <w:rsid w:val="00BE72E1"/>
    <w:rsid w:val="00BE736E"/>
    <w:rsid w:val="00BE73B4"/>
    <w:rsid w:val="00BE7483"/>
    <w:rsid w:val="00BE74CC"/>
    <w:rsid w:val="00BE788A"/>
    <w:rsid w:val="00BE795A"/>
    <w:rsid w:val="00BE7B5B"/>
    <w:rsid w:val="00BE7D49"/>
    <w:rsid w:val="00BE7D51"/>
    <w:rsid w:val="00BE7D58"/>
    <w:rsid w:val="00BF066B"/>
    <w:rsid w:val="00BF0B3C"/>
    <w:rsid w:val="00BF0CDA"/>
    <w:rsid w:val="00BF0EBE"/>
    <w:rsid w:val="00BF0F1B"/>
    <w:rsid w:val="00BF0F9E"/>
    <w:rsid w:val="00BF1066"/>
    <w:rsid w:val="00BF1795"/>
    <w:rsid w:val="00BF1AEC"/>
    <w:rsid w:val="00BF1E16"/>
    <w:rsid w:val="00BF1F47"/>
    <w:rsid w:val="00BF1F48"/>
    <w:rsid w:val="00BF22A7"/>
    <w:rsid w:val="00BF2497"/>
    <w:rsid w:val="00BF24B6"/>
    <w:rsid w:val="00BF286A"/>
    <w:rsid w:val="00BF2A7D"/>
    <w:rsid w:val="00BF2A82"/>
    <w:rsid w:val="00BF2B04"/>
    <w:rsid w:val="00BF2CF2"/>
    <w:rsid w:val="00BF316D"/>
    <w:rsid w:val="00BF35F8"/>
    <w:rsid w:val="00BF39DC"/>
    <w:rsid w:val="00BF3A85"/>
    <w:rsid w:val="00BF3E5E"/>
    <w:rsid w:val="00BF4061"/>
    <w:rsid w:val="00BF456A"/>
    <w:rsid w:val="00BF45F7"/>
    <w:rsid w:val="00BF4665"/>
    <w:rsid w:val="00BF4AE4"/>
    <w:rsid w:val="00BF4B5B"/>
    <w:rsid w:val="00BF4E62"/>
    <w:rsid w:val="00BF4FAC"/>
    <w:rsid w:val="00BF507D"/>
    <w:rsid w:val="00BF53BC"/>
    <w:rsid w:val="00BF55CD"/>
    <w:rsid w:val="00BF588A"/>
    <w:rsid w:val="00BF5D15"/>
    <w:rsid w:val="00BF5FC5"/>
    <w:rsid w:val="00BF60D9"/>
    <w:rsid w:val="00BF6512"/>
    <w:rsid w:val="00BF68D1"/>
    <w:rsid w:val="00BF6AFD"/>
    <w:rsid w:val="00BF6F7E"/>
    <w:rsid w:val="00BF6FD2"/>
    <w:rsid w:val="00BF6FD9"/>
    <w:rsid w:val="00BF706C"/>
    <w:rsid w:val="00BF7076"/>
    <w:rsid w:val="00BF721A"/>
    <w:rsid w:val="00BF7EA6"/>
    <w:rsid w:val="00BF7EFE"/>
    <w:rsid w:val="00C00391"/>
    <w:rsid w:val="00C005F3"/>
    <w:rsid w:val="00C00EEC"/>
    <w:rsid w:val="00C01080"/>
    <w:rsid w:val="00C021DC"/>
    <w:rsid w:val="00C026F5"/>
    <w:rsid w:val="00C028D9"/>
    <w:rsid w:val="00C02993"/>
    <w:rsid w:val="00C02A24"/>
    <w:rsid w:val="00C02CC0"/>
    <w:rsid w:val="00C02DF0"/>
    <w:rsid w:val="00C02E81"/>
    <w:rsid w:val="00C02F98"/>
    <w:rsid w:val="00C030A5"/>
    <w:rsid w:val="00C03406"/>
    <w:rsid w:val="00C037D9"/>
    <w:rsid w:val="00C039A9"/>
    <w:rsid w:val="00C03AEF"/>
    <w:rsid w:val="00C03C3B"/>
    <w:rsid w:val="00C03DA0"/>
    <w:rsid w:val="00C04016"/>
    <w:rsid w:val="00C04153"/>
    <w:rsid w:val="00C04254"/>
    <w:rsid w:val="00C0435E"/>
    <w:rsid w:val="00C04491"/>
    <w:rsid w:val="00C04506"/>
    <w:rsid w:val="00C04673"/>
    <w:rsid w:val="00C04733"/>
    <w:rsid w:val="00C0488E"/>
    <w:rsid w:val="00C04D07"/>
    <w:rsid w:val="00C04D75"/>
    <w:rsid w:val="00C04EF0"/>
    <w:rsid w:val="00C05166"/>
    <w:rsid w:val="00C052DE"/>
    <w:rsid w:val="00C054FF"/>
    <w:rsid w:val="00C0568C"/>
    <w:rsid w:val="00C0583D"/>
    <w:rsid w:val="00C05A50"/>
    <w:rsid w:val="00C05F8E"/>
    <w:rsid w:val="00C0613B"/>
    <w:rsid w:val="00C0618B"/>
    <w:rsid w:val="00C062BA"/>
    <w:rsid w:val="00C067C7"/>
    <w:rsid w:val="00C06B56"/>
    <w:rsid w:val="00C06E91"/>
    <w:rsid w:val="00C07492"/>
    <w:rsid w:val="00C07A65"/>
    <w:rsid w:val="00C07E94"/>
    <w:rsid w:val="00C101A9"/>
    <w:rsid w:val="00C10D65"/>
    <w:rsid w:val="00C10EAB"/>
    <w:rsid w:val="00C10EC7"/>
    <w:rsid w:val="00C10FA5"/>
    <w:rsid w:val="00C11019"/>
    <w:rsid w:val="00C11205"/>
    <w:rsid w:val="00C11369"/>
    <w:rsid w:val="00C11AAF"/>
    <w:rsid w:val="00C11BE9"/>
    <w:rsid w:val="00C11DBB"/>
    <w:rsid w:val="00C11FDD"/>
    <w:rsid w:val="00C1201B"/>
    <w:rsid w:val="00C12278"/>
    <w:rsid w:val="00C12283"/>
    <w:rsid w:val="00C12830"/>
    <w:rsid w:val="00C12BE3"/>
    <w:rsid w:val="00C12E5A"/>
    <w:rsid w:val="00C12EE8"/>
    <w:rsid w:val="00C12EF6"/>
    <w:rsid w:val="00C12F1B"/>
    <w:rsid w:val="00C12F5F"/>
    <w:rsid w:val="00C130F6"/>
    <w:rsid w:val="00C13731"/>
    <w:rsid w:val="00C141FE"/>
    <w:rsid w:val="00C14551"/>
    <w:rsid w:val="00C145F7"/>
    <w:rsid w:val="00C146CB"/>
    <w:rsid w:val="00C14730"/>
    <w:rsid w:val="00C147F6"/>
    <w:rsid w:val="00C14853"/>
    <w:rsid w:val="00C14979"/>
    <w:rsid w:val="00C14D2F"/>
    <w:rsid w:val="00C14E79"/>
    <w:rsid w:val="00C14F00"/>
    <w:rsid w:val="00C15087"/>
    <w:rsid w:val="00C15099"/>
    <w:rsid w:val="00C150DB"/>
    <w:rsid w:val="00C15155"/>
    <w:rsid w:val="00C1522D"/>
    <w:rsid w:val="00C15518"/>
    <w:rsid w:val="00C15802"/>
    <w:rsid w:val="00C15B03"/>
    <w:rsid w:val="00C15B09"/>
    <w:rsid w:val="00C15B67"/>
    <w:rsid w:val="00C15B8D"/>
    <w:rsid w:val="00C15BF7"/>
    <w:rsid w:val="00C15C10"/>
    <w:rsid w:val="00C15D48"/>
    <w:rsid w:val="00C15F1A"/>
    <w:rsid w:val="00C161C9"/>
    <w:rsid w:val="00C1652D"/>
    <w:rsid w:val="00C168D9"/>
    <w:rsid w:val="00C16CAC"/>
    <w:rsid w:val="00C175DA"/>
    <w:rsid w:val="00C17C2D"/>
    <w:rsid w:val="00C17C42"/>
    <w:rsid w:val="00C17C50"/>
    <w:rsid w:val="00C2016B"/>
    <w:rsid w:val="00C2028B"/>
    <w:rsid w:val="00C202FD"/>
    <w:rsid w:val="00C20C73"/>
    <w:rsid w:val="00C20D39"/>
    <w:rsid w:val="00C20DA5"/>
    <w:rsid w:val="00C20E58"/>
    <w:rsid w:val="00C20EBD"/>
    <w:rsid w:val="00C2107B"/>
    <w:rsid w:val="00C2116D"/>
    <w:rsid w:val="00C211E2"/>
    <w:rsid w:val="00C2134F"/>
    <w:rsid w:val="00C217E0"/>
    <w:rsid w:val="00C2183E"/>
    <w:rsid w:val="00C2193C"/>
    <w:rsid w:val="00C219AE"/>
    <w:rsid w:val="00C21C43"/>
    <w:rsid w:val="00C224BC"/>
    <w:rsid w:val="00C22908"/>
    <w:rsid w:val="00C22A81"/>
    <w:rsid w:val="00C22E0A"/>
    <w:rsid w:val="00C230EF"/>
    <w:rsid w:val="00C23405"/>
    <w:rsid w:val="00C235C1"/>
    <w:rsid w:val="00C2361F"/>
    <w:rsid w:val="00C23942"/>
    <w:rsid w:val="00C24021"/>
    <w:rsid w:val="00C2463A"/>
    <w:rsid w:val="00C24770"/>
    <w:rsid w:val="00C24E27"/>
    <w:rsid w:val="00C250E7"/>
    <w:rsid w:val="00C25558"/>
    <w:rsid w:val="00C2596B"/>
    <w:rsid w:val="00C2599E"/>
    <w:rsid w:val="00C259A5"/>
    <w:rsid w:val="00C25A6B"/>
    <w:rsid w:val="00C25F4B"/>
    <w:rsid w:val="00C261B2"/>
    <w:rsid w:val="00C262BE"/>
    <w:rsid w:val="00C26517"/>
    <w:rsid w:val="00C265B9"/>
    <w:rsid w:val="00C26667"/>
    <w:rsid w:val="00C266E6"/>
    <w:rsid w:val="00C267EC"/>
    <w:rsid w:val="00C26E05"/>
    <w:rsid w:val="00C26F88"/>
    <w:rsid w:val="00C277C6"/>
    <w:rsid w:val="00C27970"/>
    <w:rsid w:val="00C27BC7"/>
    <w:rsid w:val="00C300DA"/>
    <w:rsid w:val="00C30511"/>
    <w:rsid w:val="00C30559"/>
    <w:rsid w:val="00C30BC3"/>
    <w:rsid w:val="00C31015"/>
    <w:rsid w:val="00C3134E"/>
    <w:rsid w:val="00C3153D"/>
    <w:rsid w:val="00C318E8"/>
    <w:rsid w:val="00C31A7E"/>
    <w:rsid w:val="00C31AA1"/>
    <w:rsid w:val="00C31BD4"/>
    <w:rsid w:val="00C31DD0"/>
    <w:rsid w:val="00C31EB4"/>
    <w:rsid w:val="00C321CF"/>
    <w:rsid w:val="00C32294"/>
    <w:rsid w:val="00C32399"/>
    <w:rsid w:val="00C3259B"/>
    <w:rsid w:val="00C32688"/>
    <w:rsid w:val="00C32B06"/>
    <w:rsid w:val="00C32C3D"/>
    <w:rsid w:val="00C32E7E"/>
    <w:rsid w:val="00C32E8C"/>
    <w:rsid w:val="00C3327D"/>
    <w:rsid w:val="00C333DA"/>
    <w:rsid w:val="00C33563"/>
    <w:rsid w:val="00C33A39"/>
    <w:rsid w:val="00C33A65"/>
    <w:rsid w:val="00C33B70"/>
    <w:rsid w:val="00C33D74"/>
    <w:rsid w:val="00C33E6E"/>
    <w:rsid w:val="00C33F60"/>
    <w:rsid w:val="00C34231"/>
    <w:rsid w:val="00C34991"/>
    <w:rsid w:val="00C349FE"/>
    <w:rsid w:val="00C34A72"/>
    <w:rsid w:val="00C34A79"/>
    <w:rsid w:val="00C34B24"/>
    <w:rsid w:val="00C35310"/>
    <w:rsid w:val="00C35398"/>
    <w:rsid w:val="00C353E9"/>
    <w:rsid w:val="00C358F8"/>
    <w:rsid w:val="00C35A18"/>
    <w:rsid w:val="00C35CA0"/>
    <w:rsid w:val="00C35E27"/>
    <w:rsid w:val="00C35E85"/>
    <w:rsid w:val="00C362CB"/>
    <w:rsid w:val="00C368C2"/>
    <w:rsid w:val="00C3690B"/>
    <w:rsid w:val="00C36BB9"/>
    <w:rsid w:val="00C36BBF"/>
    <w:rsid w:val="00C36DB5"/>
    <w:rsid w:val="00C36EDB"/>
    <w:rsid w:val="00C36FEE"/>
    <w:rsid w:val="00C37311"/>
    <w:rsid w:val="00C37503"/>
    <w:rsid w:val="00C375A3"/>
    <w:rsid w:val="00C375E4"/>
    <w:rsid w:val="00C37A2A"/>
    <w:rsid w:val="00C37B90"/>
    <w:rsid w:val="00C37C45"/>
    <w:rsid w:val="00C37DC9"/>
    <w:rsid w:val="00C37FF8"/>
    <w:rsid w:val="00C40120"/>
    <w:rsid w:val="00C401B4"/>
    <w:rsid w:val="00C4029B"/>
    <w:rsid w:val="00C403E7"/>
    <w:rsid w:val="00C4050C"/>
    <w:rsid w:val="00C408CC"/>
    <w:rsid w:val="00C40AC9"/>
    <w:rsid w:val="00C413AD"/>
    <w:rsid w:val="00C416A4"/>
    <w:rsid w:val="00C418D4"/>
    <w:rsid w:val="00C4195C"/>
    <w:rsid w:val="00C41AD8"/>
    <w:rsid w:val="00C41C70"/>
    <w:rsid w:val="00C41CE4"/>
    <w:rsid w:val="00C41DA4"/>
    <w:rsid w:val="00C41F6E"/>
    <w:rsid w:val="00C42146"/>
    <w:rsid w:val="00C42255"/>
    <w:rsid w:val="00C4277B"/>
    <w:rsid w:val="00C427AF"/>
    <w:rsid w:val="00C4285D"/>
    <w:rsid w:val="00C42B7B"/>
    <w:rsid w:val="00C42D66"/>
    <w:rsid w:val="00C42E21"/>
    <w:rsid w:val="00C42EF1"/>
    <w:rsid w:val="00C42FD2"/>
    <w:rsid w:val="00C43524"/>
    <w:rsid w:val="00C43759"/>
    <w:rsid w:val="00C438E2"/>
    <w:rsid w:val="00C4395C"/>
    <w:rsid w:val="00C43AF4"/>
    <w:rsid w:val="00C43FB8"/>
    <w:rsid w:val="00C4430A"/>
    <w:rsid w:val="00C4456E"/>
    <w:rsid w:val="00C44653"/>
    <w:rsid w:val="00C4470C"/>
    <w:rsid w:val="00C44732"/>
    <w:rsid w:val="00C44A2B"/>
    <w:rsid w:val="00C44B6F"/>
    <w:rsid w:val="00C44D4C"/>
    <w:rsid w:val="00C44E4B"/>
    <w:rsid w:val="00C45078"/>
    <w:rsid w:val="00C45173"/>
    <w:rsid w:val="00C455D0"/>
    <w:rsid w:val="00C45F12"/>
    <w:rsid w:val="00C45F2D"/>
    <w:rsid w:val="00C461B2"/>
    <w:rsid w:val="00C4634F"/>
    <w:rsid w:val="00C46540"/>
    <w:rsid w:val="00C46BCF"/>
    <w:rsid w:val="00C46FF8"/>
    <w:rsid w:val="00C47972"/>
    <w:rsid w:val="00C500F6"/>
    <w:rsid w:val="00C509A2"/>
    <w:rsid w:val="00C50A31"/>
    <w:rsid w:val="00C50CAA"/>
    <w:rsid w:val="00C50E66"/>
    <w:rsid w:val="00C50FA6"/>
    <w:rsid w:val="00C50FD8"/>
    <w:rsid w:val="00C50FEC"/>
    <w:rsid w:val="00C511EC"/>
    <w:rsid w:val="00C51370"/>
    <w:rsid w:val="00C51565"/>
    <w:rsid w:val="00C5184E"/>
    <w:rsid w:val="00C51DDF"/>
    <w:rsid w:val="00C51ED0"/>
    <w:rsid w:val="00C523E7"/>
    <w:rsid w:val="00C523EC"/>
    <w:rsid w:val="00C52465"/>
    <w:rsid w:val="00C525F9"/>
    <w:rsid w:val="00C5269B"/>
    <w:rsid w:val="00C5269E"/>
    <w:rsid w:val="00C52911"/>
    <w:rsid w:val="00C52D4E"/>
    <w:rsid w:val="00C5317F"/>
    <w:rsid w:val="00C531DE"/>
    <w:rsid w:val="00C53289"/>
    <w:rsid w:val="00C5346B"/>
    <w:rsid w:val="00C534FD"/>
    <w:rsid w:val="00C536D0"/>
    <w:rsid w:val="00C537B6"/>
    <w:rsid w:val="00C538E5"/>
    <w:rsid w:val="00C53EC3"/>
    <w:rsid w:val="00C54380"/>
    <w:rsid w:val="00C544AC"/>
    <w:rsid w:val="00C5451C"/>
    <w:rsid w:val="00C5463C"/>
    <w:rsid w:val="00C549B3"/>
    <w:rsid w:val="00C549E4"/>
    <w:rsid w:val="00C54E0A"/>
    <w:rsid w:val="00C54E1D"/>
    <w:rsid w:val="00C54E6C"/>
    <w:rsid w:val="00C54FD4"/>
    <w:rsid w:val="00C55BF7"/>
    <w:rsid w:val="00C55C97"/>
    <w:rsid w:val="00C55F30"/>
    <w:rsid w:val="00C55F39"/>
    <w:rsid w:val="00C5601A"/>
    <w:rsid w:val="00C56549"/>
    <w:rsid w:val="00C56580"/>
    <w:rsid w:val="00C565A2"/>
    <w:rsid w:val="00C5661E"/>
    <w:rsid w:val="00C56840"/>
    <w:rsid w:val="00C56876"/>
    <w:rsid w:val="00C56B08"/>
    <w:rsid w:val="00C573DB"/>
    <w:rsid w:val="00C5740B"/>
    <w:rsid w:val="00C57675"/>
    <w:rsid w:val="00C57985"/>
    <w:rsid w:val="00C57BFA"/>
    <w:rsid w:val="00C57FFA"/>
    <w:rsid w:val="00C60310"/>
    <w:rsid w:val="00C60A24"/>
    <w:rsid w:val="00C61106"/>
    <w:rsid w:val="00C6155D"/>
    <w:rsid w:val="00C61890"/>
    <w:rsid w:val="00C6189A"/>
    <w:rsid w:val="00C618DA"/>
    <w:rsid w:val="00C61CBD"/>
    <w:rsid w:val="00C61D7A"/>
    <w:rsid w:val="00C62067"/>
    <w:rsid w:val="00C620E3"/>
    <w:rsid w:val="00C62C5D"/>
    <w:rsid w:val="00C62CCB"/>
    <w:rsid w:val="00C6311A"/>
    <w:rsid w:val="00C63372"/>
    <w:rsid w:val="00C6357E"/>
    <w:rsid w:val="00C63692"/>
    <w:rsid w:val="00C638B6"/>
    <w:rsid w:val="00C63F7D"/>
    <w:rsid w:val="00C64051"/>
    <w:rsid w:val="00C647D7"/>
    <w:rsid w:val="00C6482E"/>
    <w:rsid w:val="00C648EF"/>
    <w:rsid w:val="00C64ABF"/>
    <w:rsid w:val="00C64DF0"/>
    <w:rsid w:val="00C64E32"/>
    <w:rsid w:val="00C64FE3"/>
    <w:rsid w:val="00C65247"/>
    <w:rsid w:val="00C65658"/>
    <w:rsid w:val="00C6575A"/>
    <w:rsid w:val="00C65F66"/>
    <w:rsid w:val="00C66061"/>
    <w:rsid w:val="00C661EF"/>
    <w:rsid w:val="00C66379"/>
    <w:rsid w:val="00C666CE"/>
    <w:rsid w:val="00C66888"/>
    <w:rsid w:val="00C66EC9"/>
    <w:rsid w:val="00C672D6"/>
    <w:rsid w:val="00C675C4"/>
    <w:rsid w:val="00C677EF"/>
    <w:rsid w:val="00C67A82"/>
    <w:rsid w:val="00C67B4E"/>
    <w:rsid w:val="00C67C18"/>
    <w:rsid w:val="00C67CC9"/>
    <w:rsid w:val="00C67D98"/>
    <w:rsid w:val="00C67DBD"/>
    <w:rsid w:val="00C67F45"/>
    <w:rsid w:val="00C7073F"/>
    <w:rsid w:val="00C70AA7"/>
    <w:rsid w:val="00C7101A"/>
    <w:rsid w:val="00C713EC"/>
    <w:rsid w:val="00C71666"/>
    <w:rsid w:val="00C71DC2"/>
    <w:rsid w:val="00C71E10"/>
    <w:rsid w:val="00C71F2B"/>
    <w:rsid w:val="00C7224A"/>
    <w:rsid w:val="00C727BE"/>
    <w:rsid w:val="00C7286B"/>
    <w:rsid w:val="00C72978"/>
    <w:rsid w:val="00C72E83"/>
    <w:rsid w:val="00C730B0"/>
    <w:rsid w:val="00C7337A"/>
    <w:rsid w:val="00C734A0"/>
    <w:rsid w:val="00C734F4"/>
    <w:rsid w:val="00C73667"/>
    <w:rsid w:val="00C73692"/>
    <w:rsid w:val="00C73C3B"/>
    <w:rsid w:val="00C73C79"/>
    <w:rsid w:val="00C73DD6"/>
    <w:rsid w:val="00C740FD"/>
    <w:rsid w:val="00C742A9"/>
    <w:rsid w:val="00C744D7"/>
    <w:rsid w:val="00C74B16"/>
    <w:rsid w:val="00C74C60"/>
    <w:rsid w:val="00C74D48"/>
    <w:rsid w:val="00C74E8A"/>
    <w:rsid w:val="00C75025"/>
    <w:rsid w:val="00C75076"/>
    <w:rsid w:val="00C7507C"/>
    <w:rsid w:val="00C75136"/>
    <w:rsid w:val="00C75190"/>
    <w:rsid w:val="00C754F0"/>
    <w:rsid w:val="00C757D9"/>
    <w:rsid w:val="00C75AB8"/>
    <w:rsid w:val="00C75AC2"/>
    <w:rsid w:val="00C75BFF"/>
    <w:rsid w:val="00C75C69"/>
    <w:rsid w:val="00C75D5C"/>
    <w:rsid w:val="00C767BB"/>
    <w:rsid w:val="00C769E0"/>
    <w:rsid w:val="00C76DC7"/>
    <w:rsid w:val="00C76F72"/>
    <w:rsid w:val="00C76F9C"/>
    <w:rsid w:val="00C76FE6"/>
    <w:rsid w:val="00C77464"/>
    <w:rsid w:val="00C7749E"/>
    <w:rsid w:val="00C776D4"/>
    <w:rsid w:val="00C77CC5"/>
    <w:rsid w:val="00C77F4E"/>
    <w:rsid w:val="00C77F53"/>
    <w:rsid w:val="00C80233"/>
    <w:rsid w:val="00C808C0"/>
    <w:rsid w:val="00C808D9"/>
    <w:rsid w:val="00C8097A"/>
    <w:rsid w:val="00C80A02"/>
    <w:rsid w:val="00C80D72"/>
    <w:rsid w:val="00C80EAA"/>
    <w:rsid w:val="00C80EEE"/>
    <w:rsid w:val="00C80FBF"/>
    <w:rsid w:val="00C81140"/>
    <w:rsid w:val="00C81210"/>
    <w:rsid w:val="00C8147B"/>
    <w:rsid w:val="00C814B8"/>
    <w:rsid w:val="00C81D0B"/>
    <w:rsid w:val="00C81EFB"/>
    <w:rsid w:val="00C82B96"/>
    <w:rsid w:val="00C82EAF"/>
    <w:rsid w:val="00C82F5F"/>
    <w:rsid w:val="00C82FD5"/>
    <w:rsid w:val="00C835FF"/>
    <w:rsid w:val="00C83625"/>
    <w:rsid w:val="00C836F7"/>
    <w:rsid w:val="00C83845"/>
    <w:rsid w:val="00C83873"/>
    <w:rsid w:val="00C838DA"/>
    <w:rsid w:val="00C83925"/>
    <w:rsid w:val="00C83952"/>
    <w:rsid w:val="00C839C5"/>
    <w:rsid w:val="00C83A7A"/>
    <w:rsid w:val="00C83E72"/>
    <w:rsid w:val="00C84E12"/>
    <w:rsid w:val="00C84F18"/>
    <w:rsid w:val="00C851CD"/>
    <w:rsid w:val="00C854BC"/>
    <w:rsid w:val="00C85BE2"/>
    <w:rsid w:val="00C85D9E"/>
    <w:rsid w:val="00C85DB9"/>
    <w:rsid w:val="00C85F18"/>
    <w:rsid w:val="00C862C1"/>
    <w:rsid w:val="00C86829"/>
    <w:rsid w:val="00C868E1"/>
    <w:rsid w:val="00C869A3"/>
    <w:rsid w:val="00C86C26"/>
    <w:rsid w:val="00C86C37"/>
    <w:rsid w:val="00C86DB7"/>
    <w:rsid w:val="00C86F35"/>
    <w:rsid w:val="00C870CB"/>
    <w:rsid w:val="00C871DD"/>
    <w:rsid w:val="00C87325"/>
    <w:rsid w:val="00C87931"/>
    <w:rsid w:val="00C87E26"/>
    <w:rsid w:val="00C9048F"/>
    <w:rsid w:val="00C905A4"/>
    <w:rsid w:val="00C905BA"/>
    <w:rsid w:val="00C90669"/>
    <w:rsid w:val="00C90A7C"/>
    <w:rsid w:val="00C90EFB"/>
    <w:rsid w:val="00C9128C"/>
    <w:rsid w:val="00C9130D"/>
    <w:rsid w:val="00C913BC"/>
    <w:rsid w:val="00C91444"/>
    <w:rsid w:val="00C918BC"/>
    <w:rsid w:val="00C91AB5"/>
    <w:rsid w:val="00C91C9F"/>
    <w:rsid w:val="00C91F22"/>
    <w:rsid w:val="00C92267"/>
    <w:rsid w:val="00C92480"/>
    <w:rsid w:val="00C925F2"/>
    <w:rsid w:val="00C9288E"/>
    <w:rsid w:val="00C929AF"/>
    <w:rsid w:val="00C92C0F"/>
    <w:rsid w:val="00C92D33"/>
    <w:rsid w:val="00C9313B"/>
    <w:rsid w:val="00C9388E"/>
    <w:rsid w:val="00C93CE8"/>
    <w:rsid w:val="00C93D05"/>
    <w:rsid w:val="00C93DBB"/>
    <w:rsid w:val="00C9410C"/>
    <w:rsid w:val="00C944AC"/>
    <w:rsid w:val="00C94524"/>
    <w:rsid w:val="00C94C14"/>
    <w:rsid w:val="00C94E9B"/>
    <w:rsid w:val="00C95123"/>
    <w:rsid w:val="00C951B9"/>
    <w:rsid w:val="00C952A1"/>
    <w:rsid w:val="00C9536A"/>
    <w:rsid w:val="00C95535"/>
    <w:rsid w:val="00C95579"/>
    <w:rsid w:val="00C9564D"/>
    <w:rsid w:val="00C956B8"/>
    <w:rsid w:val="00C956BB"/>
    <w:rsid w:val="00C95989"/>
    <w:rsid w:val="00C95F5C"/>
    <w:rsid w:val="00C965E5"/>
    <w:rsid w:val="00C968FE"/>
    <w:rsid w:val="00C96998"/>
    <w:rsid w:val="00C96AD7"/>
    <w:rsid w:val="00C96BB1"/>
    <w:rsid w:val="00C96CB2"/>
    <w:rsid w:val="00C96D08"/>
    <w:rsid w:val="00C96D89"/>
    <w:rsid w:val="00C96F48"/>
    <w:rsid w:val="00C97102"/>
    <w:rsid w:val="00C97415"/>
    <w:rsid w:val="00C974E1"/>
    <w:rsid w:val="00C974FF"/>
    <w:rsid w:val="00C97667"/>
    <w:rsid w:val="00C976DE"/>
    <w:rsid w:val="00C9780B"/>
    <w:rsid w:val="00C97903"/>
    <w:rsid w:val="00C9793A"/>
    <w:rsid w:val="00C97B83"/>
    <w:rsid w:val="00C97F2B"/>
    <w:rsid w:val="00CA03F9"/>
    <w:rsid w:val="00CA069C"/>
    <w:rsid w:val="00CA0D83"/>
    <w:rsid w:val="00CA15E5"/>
    <w:rsid w:val="00CA168F"/>
    <w:rsid w:val="00CA1D39"/>
    <w:rsid w:val="00CA1F04"/>
    <w:rsid w:val="00CA1FCD"/>
    <w:rsid w:val="00CA2223"/>
    <w:rsid w:val="00CA26CF"/>
    <w:rsid w:val="00CA286D"/>
    <w:rsid w:val="00CA2C50"/>
    <w:rsid w:val="00CA304D"/>
    <w:rsid w:val="00CA3297"/>
    <w:rsid w:val="00CA3547"/>
    <w:rsid w:val="00CA36FA"/>
    <w:rsid w:val="00CA37B8"/>
    <w:rsid w:val="00CA3B23"/>
    <w:rsid w:val="00CA3B95"/>
    <w:rsid w:val="00CA3C48"/>
    <w:rsid w:val="00CA3D5C"/>
    <w:rsid w:val="00CA40C2"/>
    <w:rsid w:val="00CA4143"/>
    <w:rsid w:val="00CA46ED"/>
    <w:rsid w:val="00CA4827"/>
    <w:rsid w:val="00CA48C8"/>
    <w:rsid w:val="00CA49ED"/>
    <w:rsid w:val="00CA4AF1"/>
    <w:rsid w:val="00CA4CC5"/>
    <w:rsid w:val="00CA4FB2"/>
    <w:rsid w:val="00CA50B3"/>
    <w:rsid w:val="00CA5532"/>
    <w:rsid w:val="00CA561D"/>
    <w:rsid w:val="00CA59D2"/>
    <w:rsid w:val="00CA5C44"/>
    <w:rsid w:val="00CA5F0C"/>
    <w:rsid w:val="00CA5FCD"/>
    <w:rsid w:val="00CA5FD7"/>
    <w:rsid w:val="00CA6193"/>
    <w:rsid w:val="00CA63E2"/>
    <w:rsid w:val="00CA63E8"/>
    <w:rsid w:val="00CA651D"/>
    <w:rsid w:val="00CA6607"/>
    <w:rsid w:val="00CA66A9"/>
    <w:rsid w:val="00CA67F4"/>
    <w:rsid w:val="00CA6A59"/>
    <w:rsid w:val="00CA7052"/>
    <w:rsid w:val="00CA749E"/>
    <w:rsid w:val="00CA7982"/>
    <w:rsid w:val="00CA79B3"/>
    <w:rsid w:val="00CA7C8D"/>
    <w:rsid w:val="00CA7D45"/>
    <w:rsid w:val="00CB0152"/>
    <w:rsid w:val="00CB01E3"/>
    <w:rsid w:val="00CB051C"/>
    <w:rsid w:val="00CB06B3"/>
    <w:rsid w:val="00CB0923"/>
    <w:rsid w:val="00CB0E3E"/>
    <w:rsid w:val="00CB0F8E"/>
    <w:rsid w:val="00CB1281"/>
    <w:rsid w:val="00CB12E3"/>
    <w:rsid w:val="00CB13F7"/>
    <w:rsid w:val="00CB1550"/>
    <w:rsid w:val="00CB1B29"/>
    <w:rsid w:val="00CB1DC2"/>
    <w:rsid w:val="00CB1E9E"/>
    <w:rsid w:val="00CB2212"/>
    <w:rsid w:val="00CB23F0"/>
    <w:rsid w:val="00CB24AC"/>
    <w:rsid w:val="00CB2553"/>
    <w:rsid w:val="00CB2645"/>
    <w:rsid w:val="00CB2B18"/>
    <w:rsid w:val="00CB33C6"/>
    <w:rsid w:val="00CB3750"/>
    <w:rsid w:val="00CB37E5"/>
    <w:rsid w:val="00CB38D6"/>
    <w:rsid w:val="00CB39B7"/>
    <w:rsid w:val="00CB3AE8"/>
    <w:rsid w:val="00CB3DDC"/>
    <w:rsid w:val="00CB3F8F"/>
    <w:rsid w:val="00CB4269"/>
    <w:rsid w:val="00CB4294"/>
    <w:rsid w:val="00CB444A"/>
    <w:rsid w:val="00CB4673"/>
    <w:rsid w:val="00CB4D97"/>
    <w:rsid w:val="00CB4DDB"/>
    <w:rsid w:val="00CB4DFF"/>
    <w:rsid w:val="00CB4FF1"/>
    <w:rsid w:val="00CB53B8"/>
    <w:rsid w:val="00CB5401"/>
    <w:rsid w:val="00CB575D"/>
    <w:rsid w:val="00CB5A01"/>
    <w:rsid w:val="00CB5BB9"/>
    <w:rsid w:val="00CB60B7"/>
    <w:rsid w:val="00CB62C3"/>
    <w:rsid w:val="00CB644F"/>
    <w:rsid w:val="00CB676C"/>
    <w:rsid w:val="00CB6799"/>
    <w:rsid w:val="00CB6BA0"/>
    <w:rsid w:val="00CB6CB7"/>
    <w:rsid w:val="00CB720B"/>
    <w:rsid w:val="00CB7401"/>
    <w:rsid w:val="00CB7442"/>
    <w:rsid w:val="00CB78D0"/>
    <w:rsid w:val="00CB7A44"/>
    <w:rsid w:val="00CB7F4B"/>
    <w:rsid w:val="00CC08D4"/>
    <w:rsid w:val="00CC090B"/>
    <w:rsid w:val="00CC0A9B"/>
    <w:rsid w:val="00CC10ED"/>
    <w:rsid w:val="00CC139E"/>
    <w:rsid w:val="00CC1C87"/>
    <w:rsid w:val="00CC1DA0"/>
    <w:rsid w:val="00CC2004"/>
    <w:rsid w:val="00CC2032"/>
    <w:rsid w:val="00CC25DC"/>
    <w:rsid w:val="00CC29BA"/>
    <w:rsid w:val="00CC2B4F"/>
    <w:rsid w:val="00CC2DEE"/>
    <w:rsid w:val="00CC2F07"/>
    <w:rsid w:val="00CC345E"/>
    <w:rsid w:val="00CC358D"/>
    <w:rsid w:val="00CC35DA"/>
    <w:rsid w:val="00CC36E0"/>
    <w:rsid w:val="00CC3767"/>
    <w:rsid w:val="00CC37C9"/>
    <w:rsid w:val="00CC4493"/>
    <w:rsid w:val="00CC4497"/>
    <w:rsid w:val="00CC44C4"/>
    <w:rsid w:val="00CC499D"/>
    <w:rsid w:val="00CC4C4D"/>
    <w:rsid w:val="00CC566C"/>
    <w:rsid w:val="00CC572C"/>
    <w:rsid w:val="00CC590D"/>
    <w:rsid w:val="00CC5985"/>
    <w:rsid w:val="00CC59C0"/>
    <w:rsid w:val="00CC5B7C"/>
    <w:rsid w:val="00CC5C0E"/>
    <w:rsid w:val="00CC5C6D"/>
    <w:rsid w:val="00CC5FC4"/>
    <w:rsid w:val="00CC607B"/>
    <w:rsid w:val="00CC649D"/>
    <w:rsid w:val="00CC6EC5"/>
    <w:rsid w:val="00CC6F2E"/>
    <w:rsid w:val="00CC705A"/>
    <w:rsid w:val="00CC7066"/>
    <w:rsid w:val="00CC74DD"/>
    <w:rsid w:val="00CC74F0"/>
    <w:rsid w:val="00CC75AB"/>
    <w:rsid w:val="00CC7706"/>
    <w:rsid w:val="00CC7923"/>
    <w:rsid w:val="00CC7AC2"/>
    <w:rsid w:val="00CC7F40"/>
    <w:rsid w:val="00CD0A7D"/>
    <w:rsid w:val="00CD0DB9"/>
    <w:rsid w:val="00CD1020"/>
    <w:rsid w:val="00CD1151"/>
    <w:rsid w:val="00CD1363"/>
    <w:rsid w:val="00CD13B7"/>
    <w:rsid w:val="00CD1576"/>
    <w:rsid w:val="00CD1988"/>
    <w:rsid w:val="00CD1D96"/>
    <w:rsid w:val="00CD2142"/>
    <w:rsid w:val="00CD2236"/>
    <w:rsid w:val="00CD2262"/>
    <w:rsid w:val="00CD24D5"/>
    <w:rsid w:val="00CD293C"/>
    <w:rsid w:val="00CD2A2A"/>
    <w:rsid w:val="00CD2B87"/>
    <w:rsid w:val="00CD2EF1"/>
    <w:rsid w:val="00CD30EF"/>
    <w:rsid w:val="00CD3182"/>
    <w:rsid w:val="00CD3350"/>
    <w:rsid w:val="00CD34CE"/>
    <w:rsid w:val="00CD3518"/>
    <w:rsid w:val="00CD3B0D"/>
    <w:rsid w:val="00CD3D46"/>
    <w:rsid w:val="00CD3E1E"/>
    <w:rsid w:val="00CD3EFA"/>
    <w:rsid w:val="00CD3F3E"/>
    <w:rsid w:val="00CD4B5C"/>
    <w:rsid w:val="00CD4BD7"/>
    <w:rsid w:val="00CD4D68"/>
    <w:rsid w:val="00CD4F11"/>
    <w:rsid w:val="00CD4FE6"/>
    <w:rsid w:val="00CD5360"/>
    <w:rsid w:val="00CD53E7"/>
    <w:rsid w:val="00CD560C"/>
    <w:rsid w:val="00CD561E"/>
    <w:rsid w:val="00CD5640"/>
    <w:rsid w:val="00CD568F"/>
    <w:rsid w:val="00CD5740"/>
    <w:rsid w:val="00CD5791"/>
    <w:rsid w:val="00CD5C16"/>
    <w:rsid w:val="00CD5DA6"/>
    <w:rsid w:val="00CD5EDE"/>
    <w:rsid w:val="00CD605C"/>
    <w:rsid w:val="00CD61A9"/>
    <w:rsid w:val="00CD6D11"/>
    <w:rsid w:val="00CD6D52"/>
    <w:rsid w:val="00CD71AF"/>
    <w:rsid w:val="00CD72DD"/>
    <w:rsid w:val="00CD7647"/>
    <w:rsid w:val="00CD771A"/>
    <w:rsid w:val="00CD78AB"/>
    <w:rsid w:val="00CD7BE7"/>
    <w:rsid w:val="00CE006C"/>
    <w:rsid w:val="00CE0374"/>
    <w:rsid w:val="00CE04DC"/>
    <w:rsid w:val="00CE0834"/>
    <w:rsid w:val="00CE0962"/>
    <w:rsid w:val="00CE0CE6"/>
    <w:rsid w:val="00CE0CEB"/>
    <w:rsid w:val="00CE0D46"/>
    <w:rsid w:val="00CE0DA5"/>
    <w:rsid w:val="00CE0FAE"/>
    <w:rsid w:val="00CE1875"/>
    <w:rsid w:val="00CE1907"/>
    <w:rsid w:val="00CE1FA0"/>
    <w:rsid w:val="00CE21A7"/>
    <w:rsid w:val="00CE21E1"/>
    <w:rsid w:val="00CE2638"/>
    <w:rsid w:val="00CE295C"/>
    <w:rsid w:val="00CE2BBD"/>
    <w:rsid w:val="00CE2EBE"/>
    <w:rsid w:val="00CE2EE2"/>
    <w:rsid w:val="00CE2F5E"/>
    <w:rsid w:val="00CE366E"/>
    <w:rsid w:val="00CE379C"/>
    <w:rsid w:val="00CE38D7"/>
    <w:rsid w:val="00CE3BE4"/>
    <w:rsid w:val="00CE3F6A"/>
    <w:rsid w:val="00CE4137"/>
    <w:rsid w:val="00CE420C"/>
    <w:rsid w:val="00CE427C"/>
    <w:rsid w:val="00CE4499"/>
    <w:rsid w:val="00CE460E"/>
    <w:rsid w:val="00CE46E6"/>
    <w:rsid w:val="00CE4E27"/>
    <w:rsid w:val="00CE4F08"/>
    <w:rsid w:val="00CE5268"/>
    <w:rsid w:val="00CE52C9"/>
    <w:rsid w:val="00CE5464"/>
    <w:rsid w:val="00CE57AA"/>
    <w:rsid w:val="00CE58D0"/>
    <w:rsid w:val="00CE5A4C"/>
    <w:rsid w:val="00CE5A95"/>
    <w:rsid w:val="00CE5BD2"/>
    <w:rsid w:val="00CE62CA"/>
    <w:rsid w:val="00CE66B7"/>
    <w:rsid w:val="00CE6939"/>
    <w:rsid w:val="00CE6B47"/>
    <w:rsid w:val="00CE6D96"/>
    <w:rsid w:val="00CE74F9"/>
    <w:rsid w:val="00CE7925"/>
    <w:rsid w:val="00CE7949"/>
    <w:rsid w:val="00CE7AC2"/>
    <w:rsid w:val="00CE7B95"/>
    <w:rsid w:val="00CE7BBF"/>
    <w:rsid w:val="00CE7BC9"/>
    <w:rsid w:val="00CE7BFD"/>
    <w:rsid w:val="00CE7C74"/>
    <w:rsid w:val="00CE7ED5"/>
    <w:rsid w:val="00CF0BC9"/>
    <w:rsid w:val="00CF0D64"/>
    <w:rsid w:val="00CF0DCD"/>
    <w:rsid w:val="00CF13B6"/>
    <w:rsid w:val="00CF1400"/>
    <w:rsid w:val="00CF19D1"/>
    <w:rsid w:val="00CF1AEB"/>
    <w:rsid w:val="00CF1F08"/>
    <w:rsid w:val="00CF20B6"/>
    <w:rsid w:val="00CF2847"/>
    <w:rsid w:val="00CF2B91"/>
    <w:rsid w:val="00CF2E8F"/>
    <w:rsid w:val="00CF304A"/>
    <w:rsid w:val="00CF3082"/>
    <w:rsid w:val="00CF30E2"/>
    <w:rsid w:val="00CF3444"/>
    <w:rsid w:val="00CF3593"/>
    <w:rsid w:val="00CF37EC"/>
    <w:rsid w:val="00CF385F"/>
    <w:rsid w:val="00CF3B59"/>
    <w:rsid w:val="00CF3C50"/>
    <w:rsid w:val="00CF3E5E"/>
    <w:rsid w:val="00CF45F3"/>
    <w:rsid w:val="00CF4769"/>
    <w:rsid w:val="00CF4B0F"/>
    <w:rsid w:val="00CF56AF"/>
    <w:rsid w:val="00CF57D3"/>
    <w:rsid w:val="00CF590F"/>
    <w:rsid w:val="00CF5EF8"/>
    <w:rsid w:val="00CF60D3"/>
    <w:rsid w:val="00CF60F6"/>
    <w:rsid w:val="00CF629C"/>
    <w:rsid w:val="00CF6404"/>
    <w:rsid w:val="00CF651D"/>
    <w:rsid w:val="00CF6F7A"/>
    <w:rsid w:val="00CF70F5"/>
    <w:rsid w:val="00CF717E"/>
    <w:rsid w:val="00CF7670"/>
    <w:rsid w:val="00CF76C0"/>
    <w:rsid w:val="00CF7A15"/>
    <w:rsid w:val="00CF7B30"/>
    <w:rsid w:val="00CF7C85"/>
    <w:rsid w:val="00CF7F4F"/>
    <w:rsid w:val="00CF7F89"/>
    <w:rsid w:val="00D00094"/>
    <w:rsid w:val="00D00486"/>
    <w:rsid w:val="00D00813"/>
    <w:rsid w:val="00D00815"/>
    <w:rsid w:val="00D00956"/>
    <w:rsid w:val="00D00EB5"/>
    <w:rsid w:val="00D00EFF"/>
    <w:rsid w:val="00D0101C"/>
    <w:rsid w:val="00D01336"/>
    <w:rsid w:val="00D0156F"/>
    <w:rsid w:val="00D01600"/>
    <w:rsid w:val="00D01B18"/>
    <w:rsid w:val="00D01B92"/>
    <w:rsid w:val="00D01C73"/>
    <w:rsid w:val="00D01D8A"/>
    <w:rsid w:val="00D02035"/>
    <w:rsid w:val="00D020B2"/>
    <w:rsid w:val="00D022B8"/>
    <w:rsid w:val="00D024FB"/>
    <w:rsid w:val="00D02628"/>
    <w:rsid w:val="00D028E9"/>
    <w:rsid w:val="00D029B5"/>
    <w:rsid w:val="00D02A13"/>
    <w:rsid w:val="00D02AA2"/>
    <w:rsid w:val="00D02BC4"/>
    <w:rsid w:val="00D02CA2"/>
    <w:rsid w:val="00D02D73"/>
    <w:rsid w:val="00D03355"/>
    <w:rsid w:val="00D0358A"/>
    <w:rsid w:val="00D03AFE"/>
    <w:rsid w:val="00D03EDB"/>
    <w:rsid w:val="00D03FB6"/>
    <w:rsid w:val="00D046C6"/>
    <w:rsid w:val="00D04791"/>
    <w:rsid w:val="00D04A92"/>
    <w:rsid w:val="00D04A9E"/>
    <w:rsid w:val="00D04BEA"/>
    <w:rsid w:val="00D04C9E"/>
    <w:rsid w:val="00D04F99"/>
    <w:rsid w:val="00D05294"/>
    <w:rsid w:val="00D05417"/>
    <w:rsid w:val="00D054B9"/>
    <w:rsid w:val="00D0557E"/>
    <w:rsid w:val="00D058E0"/>
    <w:rsid w:val="00D05965"/>
    <w:rsid w:val="00D05A00"/>
    <w:rsid w:val="00D05D57"/>
    <w:rsid w:val="00D05F3D"/>
    <w:rsid w:val="00D05FF3"/>
    <w:rsid w:val="00D06157"/>
    <w:rsid w:val="00D061BF"/>
    <w:rsid w:val="00D0620F"/>
    <w:rsid w:val="00D067CD"/>
    <w:rsid w:val="00D06A84"/>
    <w:rsid w:val="00D07271"/>
    <w:rsid w:val="00D07462"/>
    <w:rsid w:val="00D079D4"/>
    <w:rsid w:val="00D07C71"/>
    <w:rsid w:val="00D07DC9"/>
    <w:rsid w:val="00D07DD6"/>
    <w:rsid w:val="00D07F98"/>
    <w:rsid w:val="00D07FAB"/>
    <w:rsid w:val="00D10082"/>
    <w:rsid w:val="00D102CA"/>
    <w:rsid w:val="00D1039F"/>
    <w:rsid w:val="00D103B0"/>
    <w:rsid w:val="00D10520"/>
    <w:rsid w:val="00D10879"/>
    <w:rsid w:val="00D10F2A"/>
    <w:rsid w:val="00D10F65"/>
    <w:rsid w:val="00D111C3"/>
    <w:rsid w:val="00D112DA"/>
    <w:rsid w:val="00D1185F"/>
    <w:rsid w:val="00D119FE"/>
    <w:rsid w:val="00D11D21"/>
    <w:rsid w:val="00D11EB5"/>
    <w:rsid w:val="00D12408"/>
    <w:rsid w:val="00D12439"/>
    <w:rsid w:val="00D128D9"/>
    <w:rsid w:val="00D12AC4"/>
    <w:rsid w:val="00D12C2F"/>
    <w:rsid w:val="00D12C4B"/>
    <w:rsid w:val="00D1323F"/>
    <w:rsid w:val="00D135C0"/>
    <w:rsid w:val="00D13621"/>
    <w:rsid w:val="00D13AD2"/>
    <w:rsid w:val="00D13BD0"/>
    <w:rsid w:val="00D13CD6"/>
    <w:rsid w:val="00D13DD6"/>
    <w:rsid w:val="00D1435B"/>
    <w:rsid w:val="00D149A8"/>
    <w:rsid w:val="00D14B97"/>
    <w:rsid w:val="00D14D71"/>
    <w:rsid w:val="00D15076"/>
    <w:rsid w:val="00D153B8"/>
    <w:rsid w:val="00D15607"/>
    <w:rsid w:val="00D15B53"/>
    <w:rsid w:val="00D1616A"/>
    <w:rsid w:val="00D1621D"/>
    <w:rsid w:val="00D165FF"/>
    <w:rsid w:val="00D16738"/>
    <w:rsid w:val="00D16D10"/>
    <w:rsid w:val="00D16D73"/>
    <w:rsid w:val="00D16F15"/>
    <w:rsid w:val="00D17051"/>
    <w:rsid w:val="00D17165"/>
    <w:rsid w:val="00D1720A"/>
    <w:rsid w:val="00D17300"/>
    <w:rsid w:val="00D174FA"/>
    <w:rsid w:val="00D17501"/>
    <w:rsid w:val="00D176FB"/>
    <w:rsid w:val="00D17B10"/>
    <w:rsid w:val="00D17C43"/>
    <w:rsid w:val="00D17F12"/>
    <w:rsid w:val="00D20052"/>
    <w:rsid w:val="00D20157"/>
    <w:rsid w:val="00D20344"/>
    <w:rsid w:val="00D20708"/>
    <w:rsid w:val="00D207FC"/>
    <w:rsid w:val="00D20A2B"/>
    <w:rsid w:val="00D20CA0"/>
    <w:rsid w:val="00D20CC8"/>
    <w:rsid w:val="00D2120D"/>
    <w:rsid w:val="00D21328"/>
    <w:rsid w:val="00D2134A"/>
    <w:rsid w:val="00D213A3"/>
    <w:rsid w:val="00D21851"/>
    <w:rsid w:val="00D21D21"/>
    <w:rsid w:val="00D21E07"/>
    <w:rsid w:val="00D21EC2"/>
    <w:rsid w:val="00D21F5E"/>
    <w:rsid w:val="00D22790"/>
    <w:rsid w:val="00D2285C"/>
    <w:rsid w:val="00D228B4"/>
    <w:rsid w:val="00D2293F"/>
    <w:rsid w:val="00D22AB7"/>
    <w:rsid w:val="00D22B36"/>
    <w:rsid w:val="00D22C68"/>
    <w:rsid w:val="00D22DCB"/>
    <w:rsid w:val="00D23164"/>
    <w:rsid w:val="00D232C0"/>
    <w:rsid w:val="00D232D2"/>
    <w:rsid w:val="00D233BE"/>
    <w:rsid w:val="00D23752"/>
    <w:rsid w:val="00D237A2"/>
    <w:rsid w:val="00D2385F"/>
    <w:rsid w:val="00D23966"/>
    <w:rsid w:val="00D23C74"/>
    <w:rsid w:val="00D23CBA"/>
    <w:rsid w:val="00D23DDB"/>
    <w:rsid w:val="00D24328"/>
    <w:rsid w:val="00D243E6"/>
    <w:rsid w:val="00D2457C"/>
    <w:rsid w:val="00D245DF"/>
    <w:rsid w:val="00D245F6"/>
    <w:rsid w:val="00D2482A"/>
    <w:rsid w:val="00D25008"/>
    <w:rsid w:val="00D252D8"/>
    <w:rsid w:val="00D25597"/>
    <w:rsid w:val="00D25AAE"/>
    <w:rsid w:val="00D25D12"/>
    <w:rsid w:val="00D25DC1"/>
    <w:rsid w:val="00D25DC3"/>
    <w:rsid w:val="00D25E61"/>
    <w:rsid w:val="00D25F04"/>
    <w:rsid w:val="00D26344"/>
    <w:rsid w:val="00D263C7"/>
    <w:rsid w:val="00D26470"/>
    <w:rsid w:val="00D2658A"/>
    <w:rsid w:val="00D26871"/>
    <w:rsid w:val="00D26D66"/>
    <w:rsid w:val="00D26EB7"/>
    <w:rsid w:val="00D270E5"/>
    <w:rsid w:val="00D278C8"/>
    <w:rsid w:val="00D300C2"/>
    <w:rsid w:val="00D301F6"/>
    <w:rsid w:val="00D303DD"/>
    <w:rsid w:val="00D306AF"/>
    <w:rsid w:val="00D30A95"/>
    <w:rsid w:val="00D30C9E"/>
    <w:rsid w:val="00D30DE0"/>
    <w:rsid w:val="00D30EB4"/>
    <w:rsid w:val="00D31054"/>
    <w:rsid w:val="00D31872"/>
    <w:rsid w:val="00D319CC"/>
    <w:rsid w:val="00D31C28"/>
    <w:rsid w:val="00D31DF6"/>
    <w:rsid w:val="00D3212C"/>
    <w:rsid w:val="00D3213F"/>
    <w:rsid w:val="00D325D0"/>
    <w:rsid w:val="00D32764"/>
    <w:rsid w:val="00D32A49"/>
    <w:rsid w:val="00D32FB3"/>
    <w:rsid w:val="00D334A5"/>
    <w:rsid w:val="00D335F8"/>
    <w:rsid w:val="00D33745"/>
    <w:rsid w:val="00D33775"/>
    <w:rsid w:val="00D33923"/>
    <w:rsid w:val="00D33CA8"/>
    <w:rsid w:val="00D33CD1"/>
    <w:rsid w:val="00D33D3C"/>
    <w:rsid w:val="00D33D4F"/>
    <w:rsid w:val="00D33DF1"/>
    <w:rsid w:val="00D34274"/>
    <w:rsid w:val="00D3427B"/>
    <w:rsid w:val="00D3448E"/>
    <w:rsid w:val="00D34B2D"/>
    <w:rsid w:val="00D34B6A"/>
    <w:rsid w:val="00D34DE8"/>
    <w:rsid w:val="00D35323"/>
    <w:rsid w:val="00D357A8"/>
    <w:rsid w:val="00D35CB3"/>
    <w:rsid w:val="00D36151"/>
    <w:rsid w:val="00D36268"/>
    <w:rsid w:val="00D3628D"/>
    <w:rsid w:val="00D36291"/>
    <w:rsid w:val="00D364AB"/>
    <w:rsid w:val="00D36BC0"/>
    <w:rsid w:val="00D36C86"/>
    <w:rsid w:val="00D36F28"/>
    <w:rsid w:val="00D372BC"/>
    <w:rsid w:val="00D376F2"/>
    <w:rsid w:val="00D3799E"/>
    <w:rsid w:val="00D37A1B"/>
    <w:rsid w:val="00D37D6D"/>
    <w:rsid w:val="00D37F38"/>
    <w:rsid w:val="00D400B8"/>
    <w:rsid w:val="00D40620"/>
    <w:rsid w:val="00D4069B"/>
    <w:rsid w:val="00D40856"/>
    <w:rsid w:val="00D412BB"/>
    <w:rsid w:val="00D41752"/>
    <w:rsid w:val="00D41CF2"/>
    <w:rsid w:val="00D41F9D"/>
    <w:rsid w:val="00D421E2"/>
    <w:rsid w:val="00D4246F"/>
    <w:rsid w:val="00D42AAA"/>
    <w:rsid w:val="00D42DC8"/>
    <w:rsid w:val="00D43067"/>
    <w:rsid w:val="00D433F1"/>
    <w:rsid w:val="00D4355D"/>
    <w:rsid w:val="00D43812"/>
    <w:rsid w:val="00D43882"/>
    <w:rsid w:val="00D438AD"/>
    <w:rsid w:val="00D439D7"/>
    <w:rsid w:val="00D43D14"/>
    <w:rsid w:val="00D44049"/>
    <w:rsid w:val="00D44149"/>
    <w:rsid w:val="00D44314"/>
    <w:rsid w:val="00D44430"/>
    <w:rsid w:val="00D44439"/>
    <w:rsid w:val="00D4482A"/>
    <w:rsid w:val="00D44C15"/>
    <w:rsid w:val="00D44CB2"/>
    <w:rsid w:val="00D44E59"/>
    <w:rsid w:val="00D44F0F"/>
    <w:rsid w:val="00D44FFF"/>
    <w:rsid w:val="00D45090"/>
    <w:rsid w:val="00D4522E"/>
    <w:rsid w:val="00D455EB"/>
    <w:rsid w:val="00D4563A"/>
    <w:rsid w:val="00D456E2"/>
    <w:rsid w:val="00D460E4"/>
    <w:rsid w:val="00D46432"/>
    <w:rsid w:val="00D46467"/>
    <w:rsid w:val="00D46925"/>
    <w:rsid w:val="00D46A01"/>
    <w:rsid w:val="00D46C59"/>
    <w:rsid w:val="00D46CE6"/>
    <w:rsid w:val="00D46DF6"/>
    <w:rsid w:val="00D46E27"/>
    <w:rsid w:val="00D47201"/>
    <w:rsid w:val="00D4738B"/>
    <w:rsid w:val="00D473F2"/>
    <w:rsid w:val="00D47849"/>
    <w:rsid w:val="00D501F0"/>
    <w:rsid w:val="00D50236"/>
    <w:rsid w:val="00D5040E"/>
    <w:rsid w:val="00D50429"/>
    <w:rsid w:val="00D50582"/>
    <w:rsid w:val="00D50714"/>
    <w:rsid w:val="00D512B2"/>
    <w:rsid w:val="00D513B5"/>
    <w:rsid w:val="00D5194A"/>
    <w:rsid w:val="00D51EB2"/>
    <w:rsid w:val="00D520A8"/>
    <w:rsid w:val="00D522DD"/>
    <w:rsid w:val="00D52509"/>
    <w:rsid w:val="00D525A0"/>
    <w:rsid w:val="00D5279F"/>
    <w:rsid w:val="00D529DA"/>
    <w:rsid w:val="00D52B35"/>
    <w:rsid w:val="00D52C4C"/>
    <w:rsid w:val="00D52EC9"/>
    <w:rsid w:val="00D52F99"/>
    <w:rsid w:val="00D53058"/>
    <w:rsid w:val="00D5318C"/>
    <w:rsid w:val="00D534FB"/>
    <w:rsid w:val="00D53554"/>
    <w:rsid w:val="00D53BC7"/>
    <w:rsid w:val="00D53E69"/>
    <w:rsid w:val="00D53E89"/>
    <w:rsid w:val="00D53EFA"/>
    <w:rsid w:val="00D544CA"/>
    <w:rsid w:val="00D54B75"/>
    <w:rsid w:val="00D54DB1"/>
    <w:rsid w:val="00D551D1"/>
    <w:rsid w:val="00D555E9"/>
    <w:rsid w:val="00D55938"/>
    <w:rsid w:val="00D55B9F"/>
    <w:rsid w:val="00D56011"/>
    <w:rsid w:val="00D56745"/>
    <w:rsid w:val="00D56B72"/>
    <w:rsid w:val="00D56D14"/>
    <w:rsid w:val="00D56D3E"/>
    <w:rsid w:val="00D56D55"/>
    <w:rsid w:val="00D57282"/>
    <w:rsid w:val="00D5771D"/>
    <w:rsid w:val="00D57913"/>
    <w:rsid w:val="00D579B3"/>
    <w:rsid w:val="00D57D3F"/>
    <w:rsid w:val="00D57F25"/>
    <w:rsid w:val="00D606C7"/>
    <w:rsid w:val="00D60740"/>
    <w:rsid w:val="00D60B01"/>
    <w:rsid w:val="00D60D09"/>
    <w:rsid w:val="00D61388"/>
    <w:rsid w:val="00D6164D"/>
    <w:rsid w:val="00D6166A"/>
    <w:rsid w:val="00D6176F"/>
    <w:rsid w:val="00D61984"/>
    <w:rsid w:val="00D61C36"/>
    <w:rsid w:val="00D61E9E"/>
    <w:rsid w:val="00D61F44"/>
    <w:rsid w:val="00D61F98"/>
    <w:rsid w:val="00D623E1"/>
    <w:rsid w:val="00D62581"/>
    <w:rsid w:val="00D62587"/>
    <w:rsid w:val="00D6263C"/>
    <w:rsid w:val="00D62C23"/>
    <w:rsid w:val="00D62C61"/>
    <w:rsid w:val="00D633F0"/>
    <w:rsid w:val="00D635C2"/>
    <w:rsid w:val="00D6369A"/>
    <w:rsid w:val="00D63C33"/>
    <w:rsid w:val="00D63E52"/>
    <w:rsid w:val="00D640A8"/>
    <w:rsid w:val="00D64822"/>
    <w:rsid w:val="00D64999"/>
    <w:rsid w:val="00D64D36"/>
    <w:rsid w:val="00D64DB0"/>
    <w:rsid w:val="00D64F8C"/>
    <w:rsid w:val="00D65345"/>
    <w:rsid w:val="00D656F4"/>
    <w:rsid w:val="00D65AB5"/>
    <w:rsid w:val="00D65C09"/>
    <w:rsid w:val="00D65D77"/>
    <w:rsid w:val="00D66466"/>
    <w:rsid w:val="00D66837"/>
    <w:rsid w:val="00D66BA3"/>
    <w:rsid w:val="00D66BC5"/>
    <w:rsid w:val="00D66D13"/>
    <w:rsid w:val="00D66F66"/>
    <w:rsid w:val="00D6708D"/>
    <w:rsid w:val="00D67158"/>
    <w:rsid w:val="00D67242"/>
    <w:rsid w:val="00D677B5"/>
    <w:rsid w:val="00D67A0A"/>
    <w:rsid w:val="00D67A33"/>
    <w:rsid w:val="00D67BD9"/>
    <w:rsid w:val="00D67BF7"/>
    <w:rsid w:val="00D67F23"/>
    <w:rsid w:val="00D70216"/>
    <w:rsid w:val="00D702D8"/>
    <w:rsid w:val="00D70536"/>
    <w:rsid w:val="00D707F4"/>
    <w:rsid w:val="00D70D42"/>
    <w:rsid w:val="00D713C2"/>
    <w:rsid w:val="00D714A9"/>
    <w:rsid w:val="00D71D98"/>
    <w:rsid w:val="00D72595"/>
    <w:rsid w:val="00D7292A"/>
    <w:rsid w:val="00D72AE0"/>
    <w:rsid w:val="00D72C00"/>
    <w:rsid w:val="00D72C6B"/>
    <w:rsid w:val="00D73146"/>
    <w:rsid w:val="00D732A9"/>
    <w:rsid w:val="00D73492"/>
    <w:rsid w:val="00D73562"/>
    <w:rsid w:val="00D73640"/>
    <w:rsid w:val="00D7391E"/>
    <w:rsid w:val="00D73E47"/>
    <w:rsid w:val="00D73E85"/>
    <w:rsid w:val="00D74337"/>
    <w:rsid w:val="00D7452A"/>
    <w:rsid w:val="00D749D7"/>
    <w:rsid w:val="00D75231"/>
    <w:rsid w:val="00D754B4"/>
    <w:rsid w:val="00D75B1D"/>
    <w:rsid w:val="00D75DD1"/>
    <w:rsid w:val="00D75F09"/>
    <w:rsid w:val="00D7631A"/>
    <w:rsid w:val="00D763A8"/>
    <w:rsid w:val="00D7657E"/>
    <w:rsid w:val="00D76898"/>
    <w:rsid w:val="00D76F91"/>
    <w:rsid w:val="00D77311"/>
    <w:rsid w:val="00D77607"/>
    <w:rsid w:val="00D776C4"/>
    <w:rsid w:val="00D77725"/>
    <w:rsid w:val="00D77A49"/>
    <w:rsid w:val="00D77FCF"/>
    <w:rsid w:val="00D80703"/>
    <w:rsid w:val="00D80B6F"/>
    <w:rsid w:val="00D80CDD"/>
    <w:rsid w:val="00D80F60"/>
    <w:rsid w:val="00D81254"/>
    <w:rsid w:val="00D81BC2"/>
    <w:rsid w:val="00D81C54"/>
    <w:rsid w:val="00D81C7A"/>
    <w:rsid w:val="00D81D23"/>
    <w:rsid w:val="00D828DB"/>
    <w:rsid w:val="00D82A37"/>
    <w:rsid w:val="00D82B9C"/>
    <w:rsid w:val="00D82F51"/>
    <w:rsid w:val="00D835CA"/>
    <w:rsid w:val="00D83A4C"/>
    <w:rsid w:val="00D840A9"/>
    <w:rsid w:val="00D844AB"/>
    <w:rsid w:val="00D8457A"/>
    <w:rsid w:val="00D8474E"/>
    <w:rsid w:val="00D84754"/>
    <w:rsid w:val="00D84C53"/>
    <w:rsid w:val="00D84CA2"/>
    <w:rsid w:val="00D84F7B"/>
    <w:rsid w:val="00D8501A"/>
    <w:rsid w:val="00D8527F"/>
    <w:rsid w:val="00D852B7"/>
    <w:rsid w:val="00D85896"/>
    <w:rsid w:val="00D8597D"/>
    <w:rsid w:val="00D85B19"/>
    <w:rsid w:val="00D85D75"/>
    <w:rsid w:val="00D85EC7"/>
    <w:rsid w:val="00D860C7"/>
    <w:rsid w:val="00D864C8"/>
    <w:rsid w:val="00D86514"/>
    <w:rsid w:val="00D86784"/>
    <w:rsid w:val="00D86968"/>
    <w:rsid w:val="00D86C54"/>
    <w:rsid w:val="00D87B73"/>
    <w:rsid w:val="00D87BA6"/>
    <w:rsid w:val="00D87F05"/>
    <w:rsid w:val="00D9026F"/>
    <w:rsid w:val="00D9031C"/>
    <w:rsid w:val="00D903E1"/>
    <w:rsid w:val="00D9081B"/>
    <w:rsid w:val="00D90A0B"/>
    <w:rsid w:val="00D90A48"/>
    <w:rsid w:val="00D90D27"/>
    <w:rsid w:val="00D91AF6"/>
    <w:rsid w:val="00D91B61"/>
    <w:rsid w:val="00D91B8B"/>
    <w:rsid w:val="00D91D39"/>
    <w:rsid w:val="00D9234C"/>
    <w:rsid w:val="00D92461"/>
    <w:rsid w:val="00D924F7"/>
    <w:rsid w:val="00D92542"/>
    <w:rsid w:val="00D9290D"/>
    <w:rsid w:val="00D92A05"/>
    <w:rsid w:val="00D92B16"/>
    <w:rsid w:val="00D92C29"/>
    <w:rsid w:val="00D92C96"/>
    <w:rsid w:val="00D930F5"/>
    <w:rsid w:val="00D93800"/>
    <w:rsid w:val="00D93A22"/>
    <w:rsid w:val="00D93B5D"/>
    <w:rsid w:val="00D93BAB"/>
    <w:rsid w:val="00D93E3B"/>
    <w:rsid w:val="00D94112"/>
    <w:rsid w:val="00D941D5"/>
    <w:rsid w:val="00D941DE"/>
    <w:rsid w:val="00D94535"/>
    <w:rsid w:val="00D945FC"/>
    <w:rsid w:val="00D94785"/>
    <w:rsid w:val="00D94938"/>
    <w:rsid w:val="00D949D9"/>
    <w:rsid w:val="00D94A0A"/>
    <w:rsid w:val="00D94AC4"/>
    <w:rsid w:val="00D94CF9"/>
    <w:rsid w:val="00D94FA5"/>
    <w:rsid w:val="00D9528A"/>
    <w:rsid w:val="00D957AD"/>
    <w:rsid w:val="00D95923"/>
    <w:rsid w:val="00D95D2B"/>
    <w:rsid w:val="00D95EC8"/>
    <w:rsid w:val="00D965A5"/>
    <w:rsid w:val="00D972F8"/>
    <w:rsid w:val="00D97996"/>
    <w:rsid w:val="00D979E7"/>
    <w:rsid w:val="00D97A60"/>
    <w:rsid w:val="00D97E94"/>
    <w:rsid w:val="00DA0757"/>
    <w:rsid w:val="00DA0847"/>
    <w:rsid w:val="00DA0DF3"/>
    <w:rsid w:val="00DA1174"/>
    <w:rsid w:val="00DA150D"/>
    <w:rsid w:val="00DA1543"/>
    <w:rsid w:val="00DA156F"/>
    <w:rsid w:val="00DA1896"/>
    <w:rsid w:val="00DA1A13"/>
    <w:rsid w:val="00DA1B1B"/>
    <w:rsid w:val="00DA1B65"/>
    <w:rsid w:val="00DA1DA1"/>
    <w:rsid w:val="00DA1EB1"/>
    <w:rsid w:val="00DA1FC9"/>
    <w:rsid w:val="00DA2162"/>
    <w:rsid w:val="00DA221B"/>
    <w:rsid w:val="00DA2327"/>
    <w:rsid w:val="00DA2800"/>
    <w:rsid w:val="00DA2883"/>
    <w:rsid w:val="00DA28A6"/>
    <w:rsid w:val="00DA2FE7"/>
    <w:rsid w:val="00DA3122"/>
    <w:rsid w:val="00DA316B"/>
    <w:rsid w:val="00DA3216"/>
    <w:rsid w:val="00DA32BA"/>
    <w:rsid w:val="00DA3506"/>
    <w:rsid w:val="00DA36A2"/>
    <w:rsid w:val="00DA3868"/>
    <w:rsid w:val="00DA3A41"/>
    <w:rsid w:val="00DA3B64"/>
    <w:rsid w:val="00DA437C"/>
    <w:rsid w:val="00DA4462"/>
    <w:rsid w:val="00DA47E0"/>
    <w:rsid w:val="00DA486A"/>
    <w:rsid w:val="00DA496A"/>
    <w:rsid w:val="00DA4A63"/>
    <w:rsid w:val="00DA4B10"/>
    <w:rsid w:val="00DA4B2E"/>
    <w:rsid w:val="00DA4CE7"/>
    <w:rsid w:val="00DA4EBE"/>
    <w:rsid w:val="00DA5156"/>
    <w:rsid w:val="00DA5278"/>
    <w:rsid w:val="00DA557C"/>
    <w:rsid w:val="00DA56C9"/>
    <w:rsid w:val="00DA5760"/>
    <w:rsid w:val="00DA5C32"/>
    <w:rsid w:val="00DA5E6C"/>
    <w:rsid w:val="00DA60AF"/>
    <w:rsid w:val="00DA638E"/>
    <w:rsid w:val="00DA65D0"/>
    <w:rsid w:val="00DA6708"/>
    <w:rsid w:val="00DA674A"/>
    <w:rsid w:val="00DA6925"/>
    <w:rsid w:val="00DA6B4D"/>
    <w:rsid w:val="00DA6B8E"/>
    <w:rsid w:val="00DA7065"/>
    <w:rsid w:val="00DA73E5"/>
    <w:rsid w:val="00DA73F3"/>
    <w:rsid w:val="00DA784E"/>
    <w:rsid w:val="00DA79C4"/>
    <w:rsid w:val="00DA7C66"/>
    <w:rsid w:val="00DA7C8A"/>
    <w:rsid w:val="00DA7C96"/>
    <w:rsid w:val="00DA7F2B"/>
    <w:rsid w:val="00DB0650"/>
    <w:rsid w:val="00DB0684"/>
    <w:rsid w:val="00DB0864"/>
    <w:rsid w:val="00DB0A7E"/>
    <w:rsid w:val="00DB0AB7"/>
    <w:rsid w:val="00DB0E38"/>
    <w:rsid w:val="00DB12DA"/>
    <w:rsid w:val="00DB1377"/>
    <w:rsid w:val="00DB137F"/>
    <w:rsid w:val="00DB157C"/>
    <w:rsid w:val="00DB15BF"/>
    <w:rsid w:val="00DB1756"/>
    <w:rsid w:val="00DB204E"/>
    <w:rsid w:val="00DB2110"/>
    <w:rsid w:val="00DB23A9"/>
    <w:rsid w:val="00DB2BB6"/>
    <w:rsid w:val="00DB2D1A"/>
    <w:rsid w:val="00DB2D4B"/>
    <w:rsid w:val="00DB2D55"/>
    <w:rsid w:val="00DB30A7"/>
    <w:rsid w:val="00DB30EA"/>
    <w:rsid w:val="00DB3127"/>
    <w:rsid w:val="00DB345D"/>
    <w:rsid w:val="00DB3572"/>
    <w:rsid w:val="00DB360F"/>
    <w:rsid w:val="00DB36C4"/>
    <w:rsid w:val="00DB3703"/>
    <w:rsid w:val="00DB3847"/>
    <w:rsid w:val="00DB3975"/>
    <w:rsid w:val="00DB3C77"/>
    <w:rsid w:val="00DB3CFB"/>
    <w:rsid w:val="00DB3E06"/>
    <w:rsid w:val="00DB41E8"/>
    <w:rsid w:val="00DB41F6"/>
    <w:rsid w:val="00DB4377"/>
    <w:rsid w:val="00DB46A4"/>
    <w:rsid w:val="00DB47EB"/>
    <w:rsid w:val="00DB4820"/>
    <w:rsid w:val="00DB4866"/>
    <w:rsid w:val="00DB4959"/>
    <w:rsid w:val="00DB4B00"/>
    <w:rsid w:val="00DB4B56"/>
    <w:rsid w:val="00DB4BD1"/>
    <w:rsid w:val="00DB4C7D"/>
    <w:rsid w:val="00DB4CA7"/>
    <w:rsid w:val="00DB4E0A"/>
    <w:rsid w:val="00DB52B3"/>
    <w:rsid w:val="00DB572B"/>
    <w:rsid w:val="00DB5DD8"/>
    <w:rsid w:val="00DB61A7"/>
    <w:rsid w:val="00DB6438"/>
    <w:rsid w:val="00DB6E3E"/>
    <w:rsid w:val="00DB746B"/>
    <w:rsid w:val="00DB79C1"/>
    <w:rsid w:val="00DC00FA"/>
    <w:rsid w:val="00DC02F5"/>
    <w:rsid w:val="00DC09C8"/>
    <w:rsid w:val="00DC0B7C"/>
    <w:rsid w:val="00DC0BA1"/>
    <w:rsid w:val="00DC0CB8"/>
    <w:rsid w:val="00DC0F55"/>
    <w:rsid w:val="00DC1253"/>
    <w:rsid w:val="00DC14B4"/>
    <w:rsid w:val="00DC1668"/>
    <w:rsid w:val="00DC1E0E"/>
    <w:rsid w:val="00DC23F9"/>
    <w:rsid w:val="00DC2AC3"/>
    <w:rsid w:val="00DC2C86"/>
    <w:rsid w:val="00DC2E1D"/>
    <w:rsid w:val="00DC2E41"/>
    <w:rsid w:val="00DC3282"/>
    <w:rsid w:val="00DC3DF0"/>
    <w:rsid w:val="00DC44BD"/>
    <w:rsid w:val="00DC4673"/>
    <w:rsid w:val="00DC4873"/>
    <w:rsid w:val="00DC495D"/>
    <w:rsid w:val="00DC4DF2"/>
    <w:rsid w:val="00DC4F80"/>
    <w:rsid w:val="00DC5077"/>
    <w:rsid w:val="00DC51FC"/>
    <w:rsid w:val="00DC5287"/>
    <w:rsid w:val="00DC5456"/>
    <w:rsid w:val="00DC561A"/>
    <w:rsid w:val="00DC562D"/>
    <w:rsid w:val="00DC57C6"/>
    <w:rsid w:val="00DC5956"/>
    <w:rsid w:val="00DC60D6"/>
    <w:rsid w:val="00DC610F"/>
    <w:rsid w:val="00DC614D"/>
    <w:rsid w:val="00DC63D0"/>
    <w:rsid w:val="00DC669F"/>
    <w:rsid w:val="00DC67D9"/>
    <w:rsid w:val="00DC6866"/>
    <w:rsid w:val="00DC6DA7"/>
    <w:rsid w:val="00DC7328"/>
    <w:rsid w:val="00DC732B"/>
    <w:rsid w:val="00DC73D9"/>
    <w:rsid w:val="00DC78E6"/>
    <w:rsid w:val="00DC790A"/>
    <w:rsid w:val="00DC7C95"/>
    <w:rsid w:val="00DC7CA9"/>
    <w:rsid w:val="00DC7CE9"/>
    <w:rsid w:val="00DC7E09"/>
    <w:rsid w:val="00DC7EA5"/>
    <w:rsid w:val="00DD0066"/>
    <w:rsid w:val="00DD033F"/>
    <w:rsid w:val="00DD0393"/>
    <w:rsid w:val="00DD064A"/>
    <w:rsid w:val="00DD088D"/>
    <w:rsid w:val="00DD098B"/>
    <w:rsid w:val="00DD0AB8"/>
    <w:rsid w:val="00DD161A"/>
    <w:rsid w:val="00DD1A98"/>
    <w:rsid w:val="00DD1ABF"/>
    <w:rsid w:val="00DD1AE6"/>
    <w:rsid w:val="00DD1B2D"/>
    <w:rsid w:val="00DD1DB1"/>
    <w:rsid w:val="00DD1F12"/>
    <w:rsid w:val="00DD1FFC"/>
    <w:rsid w:val="00DD2851"/>
    <w:rsid w:val="00DD28FB"/>
    <w:rsid w:val="00DD2C63"/>
    <w:rsid w:val="00DD2EC9"/>
    <w:rsid w:val="00DD30BD"/>
    <w:rsid w:val="00DD3334"/>
    <w:rsid w:val="00DD34DF"/>
    <w:rsid w:val="00DD351B"/>
    <w:rsid w:val="00DD35A3"/>
    <w:rsid w:val="00DD36CA"/>
    <w:rsid w:val="00DD3B74"/>
    <w:rsid w:val="00DD3DC4"/>
    <w:rsid w:val="00DD3FB2"/>
    <w:rsid w:val="00DD40C8"/>
    <w:rsid w:val="00DD424E"/>
    <w:rsid w:val="00DD444D"/>
    <w:rsid w:val="00DD4535"/>
    <w:rsid w:val="00DD4789"/>
    <w:rsid w:val="00DD482B"/>
    <w:rsid w:val="00DD4A0B"/>
    <w:rsid w:val="00DD4D2D"/>
    <w:rsid w:val="00DD4D7A"/>
    <w:rsid w:val="00DD4DE2"/>
    <w:rsid w:val="00DD4F2F"/>
    <w:rsid w:val="00DD54A6"/>
    <w:rsid w:val="00DD5552"/>
    <w:rsid w:val="00DD55F2"/>
    <w:rsid w:val="00DD6622"/>
    <w:rsid w:val="00DD6B72"/>
    <w:rsid w:val="00DD6C02"/>
    <w:rsid w:val="00DD6C61"/>
    <w:rsid w:val="00DD6D59"/>
    <w:rsid w:val="00DD6F05"/>
    <w:rsid w:val="00DD7302"/>
    <w:rsid w:val="00DD7870"/>
    <w:rsid w:val="00DD787E"/>
    <w:rsid w:val="00DD7CA6"/>
    <w:rsid w:val="00DE016F"/>
    <w:rsid w:val="00DE0767"/>
    <w:rsid w:val="00DE0B3C"/>
    <w:rsid w:val="00DE0CCD"/>
    <w:rsid w:val="00DE12F9"/>
    <w:rsid w:val="00DE17BF"/>
    <w:rsid w:val="00DE20CA"/>
    <w:rsid w:val="00DE2133"/>
    <w:rsid w:val="00DE2375"/>
    <w:rsid w:val="00DE27D3"/>
    <w:rsid w:val="00DE2975"/>
    <w:rsid w:val="00DE2C86"/>
    <w:rsid w:val="00DE2F35"/>
    <w:rsid w:val="00DE30DF"/>
    <w:rsid w:val="00DE30F5"/>
    <w:rsid w:val="00DE31A4"/>
    <w:rsid w:val="00DE358A"/>
    <w:rsid w:val="00DE391D"/>
    <w:rsid w:val="00DE3BA1"/>
    <w:rsid w:val="00DE3C61"/>
    <w:rsid w:val="00DE3E0E"/>
    <w:rsid w:val="00DE3FB3"/>
    <w:rsid w:val="00DE4261"/>
    <w:rsid w:val="00DE4402"/>
    <w:rsid w:val="00DE47AE"/>
    <w:rsid w:val="00DE47C8"/>
    <w:rsid w:val="00DE4822"/>
    <w:rsid w:val="00DE4931"/>
    <w:rsid w:val="00DE4B5B"/>
    <w:rsid w:val="00DE505E"/>
    <w:rsid w:val="00DE5684"/>
    <w:rsid w:val="00DE5D4E"/>
    <w:rsid w:val="00DE60DC"/>
    <w:rsid w:val="00DE64C9"/>
    <w:rsid w:val="00DE673F"/>
    <w:rsid w:val="00DE68F5"/>
    <w:rsid w:val="00DE68FC"/>
    <w:rsid w:val="00DE6B17"/>
    <w:rsid w:val="00DE6D1F"/>
    <w:rsid w:val="00DE6E53"/>
    <w:rsid w:val="00DE6F98"/>
    <w:rsid w:val="00DE712D"/>
    <w:rsid w:val="00DE7152"/>
    <w:rsid w:val="00DE72D3"/>
    <w:rsid w:val="00DE774A"/>
    <w:rsid w:val="00DE78B2"/>
    <w:rsid w:val="00DE78E7"/>
    <w:rsid w:val="00DE79DD"/>
    <w:rsid w:val="00DE7DC3"/>
    <w:rsid w:val="00DE7E0E"/>
    <w:rsid w:val="00DE7EE5"/>
    <w:rsid w:val="00DE7FAF"/>
    <w:rsid w:val="00DE7FD0"/>
    <w:rsid w:val="00DF0223"/>
    <w:rsid w:val="00DF09D5"/>
    <w:rsid w:val="00DF119E"/>
    <w:rsid w:val="00DF13F7"/>
    <w:rsid w:val="00DF14AD"/>
    <w:rsid w:val="00DF1522"/>
    <w:rsid w:val="00DF15E9"/>
    <w:rsid w:val="00DF18E6"/>
    <w:rsid w:val="00DF1BA8"/>
    <w:rsid w:val="00DF1BB0"/>
    <w:rsid w:val="00DF25E6"/>
    <w:rsid w:val="00DF2697"/>
    <w:rsid w:val="00DF2A12"/>
    <w:rsid w:val="00DF2AEB"/>
    <w:rsid w:val="00DF2E2C"/>
    <w:rsid w:val="00DF322B"/>
    <w:rsid w:val="00DF36F1"/>
    <w:rsid w:val="00DF38B3"/>
    <w:rsid w:val="00DF38BE"/>
    <w:rsid w:val="00DF38EA"/>
    <w:rsid w:val="00DF3AD1"/>
    <w:rsid w:val="00DF3E2D"/>
    <w:rsid w:val="00DF4175"/>
    <w:rsid w:val="00DF41A4"/>
    <w:rsid w:val="00DF446C"/>
    <w:rsid w:val="00DF461D"/>
    <w:rsid w:val="00DF47A9"/>
    <w:rsid w:val="00DF48B5"/>
    <w:rsid w:val="00DF50F1"/>
    <w:rsid w:val="00DF51A5"/>
    <w:rsid w:val="00DF5505"/>
    <w:rsid w:val="00DF5653"/>
    <w:rsid w:val="00DF565E"/>
    <w:rsid w:val="00DF592A"/>
    <w:rsid w:val="00DF59A3"/>
    <w:rsid w:val="00DF5C38"/>
    <w:rsid w:val="00DF5D77"/>
    <w:rsid w:val="00DF62A5"/>
    <w:rsid w:val="00DF66DA"/>
    <w:rsid w:val="00DF6997"/>
    <w:rsid w:val="00DF6E15"/>
    <w:rsid w:val="00DF6FED"/>
    <w:rsid w:val="00DF7148"/>
    <w:rsid w:val="00DF722A"/>
    <w:rsid w:val="00DF7285"/>
    <w:rsid w:val="00DF7316"/>
    <w:rsid w:val="00DF734C"/>
    <w:rsid w:val="00DF7514"/>
    <w:rsid w:val="00DF7AC6"/>
    <w:rsid w:val="00DF7BAE"/>
    <w:rsid w:val="00DF7EC9"/>
    <w:rsid w:val="00E00306"/>
    <w:rsid w:val="00E003AE"/>
    <w:rsid w:val="00E004CB"/>
    <w:rsid w:val="00E009BD"/>
    <w:rsid w:val="00E00A6F"/>
    <w:rsid w:val="00E00BB8"/>
    <w:rsid w:val="00E00EBA"/>
    <w:rsid w:val="00E0101E"/>
    <w:rsid w:val="00E0125B"/>
    <w:rsid w:val="00E01D3F"/>
    <w:rsid w:val="00E01D94"/>
    <w:rsid w:val="00E021AF"/>
    <w:rsid w:val="00E0250B"/>
    <w:rsid w:val="00E028BC"/>
    <w:rsid w:val="00E02A30"/>
    <w:rsid w:val="00E02CE0"/>
    <w:rsid w:val="00E02D9F"/>
    <w:rsid w:val="00E02E92"/>
    <w:rsid w:val="00E03122"/>
    <w:rsid w:val="00E03398"/>
    <w:rsid w:val="00E034F9"/>
    <w:rsid w:val="00E03569"/>
    <w:rsid w:val="00E03B94"/>
    <w:rsid w:val="00E03D39"/>
    <w:rsid w:val="00E04485"/>
    <w:rsid w:val="00E04681"/>
    <w:rsid w:val="00E04685"/>
    <w:rsid w:val="00E047CE"/>
    <w:rsid w:val="00E04889"/>
    <w:rsid w:val="00E048CD"/>
    <w:rsid w:val="00E048CE"/>
    <w:rsid w:val="00E04AF6"/>
    <w:rsid w:val="00E04BE0"/>
    <w:rsid w:val="00E0519F"/>
    <w:rsid w:val="00E051B0"/>
    <w:rsid w:val="00E053F5"/>
    <w:rsid w:val="00E054D1"/>
    <w:rsid w:val="00E0557F"/>
    <w:rsid w:val="00E0562F"/>
    <w:rsid w:val="00E05686"/>
    <w:rsid w:val="00E05B2C"/>
    <w:rsid w:val="00E05EE2"/>
    <w:rsid w:val="00E05F57"/>
    <w:rsid w:val="00E05F97"/>
    <w:rsid w:val="00E061CC"/>
    <w:rsid w:val="00E06E39"/>
    <w:rsid w:val="00E06E52"/>
    <w:rsid w:val="00E075E4"/>
    <w:rsid w:val="00E07731"/>
    <w:rsid w:val="00E07C93"/>
    <w:rsid w:val="00E10014"/>
    <w:rsid w:val="00E1012E"/>
    <w:rsid w:val="00E1012F"/>
    <w:rsid w:val="00E10345"/>
    <w:rsid w:val="00E104BA"/>
    <w:rsid w:val="00E1082F"/>
    <w:rsid w:val="00E10853"/>
    <w:rsid w:val="00E10F80"/>
    <w:rsid w:val="00E11559"/>
    <w:rsid w:val="00E11677"/>
    <w:rsid w:val="00E11721"/>
    <w:rsid w:val="00E11B83"/>
    <w:rsid w:val="00E11CBC"/>
    <w:rsid w:val="00E11D1A"/>
    <w:rsid w:val="00E12050"/>
    <w:rsid w:val="00E12571"/>
    <w:rsid w:val="00E12592"/>
    <w:rsid w:val="00E12612"/>
    <w:rsid w:val="00E126ED"/>
    <w:rsid w:val="00E1270B"/>
    <w:rsid w:val="00E12862"/>
    <w:rsid w:val="00E129B6"/>
    <w:rsid w:val="00E12D7A"/>
    <w:rsid w:val="00E1327C"/>
    <w:rsid w:val="00E133EA"/>
    <w:rsid w:val="00E137A9"/>
    <w:rsid w:val="00E14252"/>
    <w:rsid w:val="00E143CF"/>
    <w:rsid w:val="00E14AF0"/>
    <w:rsid w:val="00E14EB3"/>
    <w:rsid w:val="00E14EFD"/>
    <w:rsid w:val="00E15406"/>
    <w:rsid w:val="00E158A9"/>
    <w:rsid w:val="00E15A91"/>
    <w:rsid w:val="00E15C97"/>
    <w:rsid w:val="00E15CFF"/>
    <w:rsid w:val="00E15F86"/>
    <w:rsid w:val="00E16201"/>
    <w:rsid w:val="00E16315"/>
    <w:rsid w:val="00E1650A"/>
    <w:rsid w:val="00E16657"/>
    <w:rsid w:val="00E16831"/>
    <w:rsid w:val="00E16A73"/>
    <w:rsid w:val="00E16E0A"/>
    <w:rsid w:val="00E16F33"/>
    <w:rsid w:val="00E1706C"/>
    <w:rsid w:val="00E171D4"/>
    <w:rsid w:val="00E17229"/>
    <w:rsid w:val="00E17407"/>
    <w:rsid w:val="00E174D9"/>
    <w:rsid w:val="00E176AA"/>
    <w:rsid w:val="00E1789D"/>
    <w:rsid w:val="00E17CCA"/>
    <w:rsid w:val="00E17EEF"/>
    <w:rsid w:val="00E200A2"/>
    <w:rsid w:val="00E20385"/>
    <w:rsid w:val="00E2059D"/>
    <w:rsid w:val="00E208A2"/>
    <w:rsid w:val="00E209D4"/>
    <w:rsid w:val="00E209DD"/>
    <w:rsid w:val="00E20DDA"/>
    <w:rsid w:val="00E20E63"/>
    <w:rsid w:val="00E20F30"/>
    <w:rsid w:val="00E2100B"/>
    <w:rsid w:val="00E2120D"/>
    <w:rsid w:val="00E215DD"/>
    <w:rsid w:val="00E215E7"/>
    <w:rsid w:val="00E21837"/>
    <w:rsid w:val="00E21E08"/>
    <w:rsid w:val="00E2247B"/>
    <w:rsid w:val="00E228C3"/>
    <w:rsid w:val="00E228E6"/>
    <w:rsid w:val="00E2295A"/>
    <w:rsid w:val="00E22AA0"/>
    <w:rsid w:val="00E22AB7"/>
    <w:rsid w:val="00E22D70"/>
    <w:rsid w:val="00E22EE1"/>
    <w:rsid w:val="00E230AE"/>
    <w:rsid w:val="00E231F3"/>
    <w:rsid w:val="00E23337"/>
    <w:rsid w:val="00E233FC"/>
    <w:rsid w:val="00E235AD"/>
    <w:rsid w:val="00E2369C"/>
    <w:rsid w:val="00E23C9C"/>
    <w:rsid w:val="00E23CBB"/>
    <w:rsid w:val="00E2422D"/>
    <w:rsid w:val="00E24261"/>
    <w:rsid w:val="00E244E2"/>
    <w:rsid w:val="00E24C52"/>
    <w:rsid w:val="00E24E2D"/>
    <w:rsid w:val="00E25154"/>
    <w:rsid w:val="00E2516E"/>
    <w:rsid w:val="00E256C8"/>
    <w:rsid w:val="00E256DD"/>
    <w:rsid w:val="00E260A4"/>
    <w:rsid w:val="00E26458"/>
    <w:rsid w:val="00E26546"/>
    <w:rsid w:val="00E269F7"/>
    <w:rsid w:val="00E26A6E"/>
    <w:rsid w:val="00E26D59"/>
    <w:rsid w:val="00E2757E"/>
    <w:rsid w:val="00E275BA"/>
    <w:rsid w:val="00E27BD8"/>
    <w:rsid w:val="00E27C0C"/>
    <w:rsid w:val="00E27C2B"/>
    <w:rsid w:val="00E27CC9"/>
    <w:rsid w:val="00E27D4D"/>
    <w:rsid w:val="00E27DBF"/>
    <w:rsid w:val="00E301C8"/>
    <w:rsid w:val="00E30585"/>
    <w:rsid w:val="00E306F5"/>
    <w:rsid w:val="00E308CA"/>
    <w:rsid w:val="00E30F8E"/>
    <w:rsid w:val="00E30FBC"/>
    <w:rsid w:val="00E31025"/>
    <w:rsid w:val="00E31316"/>
    <w:rsid w:val="00E313FC"/>
    <w:rsid w:val="00E314E7"/>
    <w:rsid w:val="00E318A9"/>
    <w:rsid w:val="00E318B1"/>
    <w:rsid w:val="00E31A8C"/>
    <w:rsid w:val="00E31EB1"/>
    <w:rsid w:val="00E32130"/>
    <w:rsid w:val="00E32651"/>
    <w:rsid w:val="00E329D1"/>
    <w:rsid w:val="00E32A99"/>
    <w:rsid w:val="00E32B45"/>
    <w:rsid w:val="00E32E74"/>
    <w:rsid w:val="00E3303E"/>
    <w:rsid w:val="00E3304B"/>
    <w:rsid w:val="00E33188"/>
    <w:rsid w:val="00E3323C"/>
    <w:rsid w:val="00E332FE"/>
    <w:rsid w:val="00E33583"/>
    <w:rsid w:val="00E3358A"/>
    <w:rsid w:val="00E3412D"/>
    <w:rsid w:val="00E34187"/>
    <w:rsid w:val="00E34637"/>
    <w:rsid w:val="00E346CC"/>
    <w:rsid w:val="00E349EC"/>
    <w:rsid w:val="00E34D17"/>
    <w:rsid w:val="00E34F52"/>
    <w:rsid w:val="00E35284"/>
    <w:rsid w:val="00E356A8"/>
    <w:rsid w:val="00E359E8"/>
    <w:rsid w:val="00E35AFE"/>
    <w:rsid w:val="00E35BF8"/>
    <w:rsid w:val="00E36152"/>
    <w:rsid w:val="00E361B1"/>
    <w:rsid w:val="00E363CC"/>
    <w:rsid w:val="00E36CC5"/>
    <w:rsid w:val="00E37207"/>
    <w:rsid w:val="00E373A0"/>
    <w:rsid w:val="00E3757F"/>
    <w:rsid w:val="00E375F0"/>
    <w:rsid w:val="00E3783A"/>
    <w:rsid w:val="00E37993"/>
    <w:rsid w:val="00E37EA6"/>
    <w:rsid w:val="00E37EBA"/>
    <w:rsid w:val="00E40093"/>
    <w:rsid w:val="00E403B0"/>
    <w:rsid w:val="00E403F6"/>
    <w:rsid w:val="00E40575"/>
    <w:rsid w:val="00E407D5"/>
    <w:rsid w:val="00E40C0F"/>
    <w:rsid w:val="00E4101B"/>
    <w:rsid w:val="00E411EE"/>
    <w:rsid w:val="00E4185C"/>
    <w:rsid w:val="00E41A0E"/>
    <w:rsid w:val="00E41A18"/>
    <w:rsid w:val="00E41AED"/>
    <w:rsid w:val="00E41E1C"/>
    <w:rsid w:val="00E41E73"/>
    <w:rsid w:val="00E429FD"/>
    <w:rsid w:val="00E42A34"/>
    <w:rsid w:val="00E42A9E"/>
    <w:rsid w:val="00E42BC1"/>
    <w:rsid w:val="00E42C8C"/>
    <w:rsid w:val="00E42DF2"/>
    <w:rsid w:val="00E431C4"/>
    <w:rsid w:val="00E4371C"/>
    <w:rsid w:val="00E43A26"/>
    <w:rsid w:val="00E43C8A"/>
    <w:rsid w:val="00E43E01"/>
    <w:rsid w:val="00E43E69"/>
    <w:rsid w:val="00E4412E"/>
    <w:rsid w:val="00E4425F"/>
    <w:rsid w:val="00E44553"/>
    <w:rsid w:val="00E446A9"/>
    <w:rsid w:val="00E447E3"/>
    <w:rsid w:val="00E44888"/>
    <w:rsid w:val="00E4490F"/>
    <w:rsid w:val="00E44927"/>
    <w:rsid w:val="00E44A00"/>
    <w:rsid w:val="00E44AC1"/>
    <w:rsid w:val="00E44CDC"/>
    <w:rsid w:val="00E44F1E"/>
    <w:rsid w:val="00E45358"/>
    <w:rsid w:val="00E45A28"/>
    <w:rsid w:val="00E45C8D"/>
    <w:rsid w:val="00E45D7F"/>
    <w:rsid w:val="00E45D94"/>
    <w:rsid w:val="00E46291"/>
    <w:rsid w:val="00E462D3"/>
    <w:rsid w:val="00E46320"/>
    <w:rsid w:val="00E46897"/>
    <w:rsid w:val="00E46DE3"/>
    <w:rsid w:val="00E47486"/>
    <w:rsid w:val="00E475AD"/>
    <w:rsid w:val="00E47986"/>
    <w:rsid w:val="00E47F52"/>
    <w:rsid w:val="00E47FC9"/>
    <w:rsid w:val="00E502B3"/>
    <w:rsid w:val="00E502D1"/>
    <w:rsid w:val="00E5045F"/>
    <w:rsid w:val="00E504F4"/>
    <w:rsid w:val="00E50565"/>
    <w:rsid w:val="00E50569"/>
    <w:rsid w:val="00E5082E"/>
    <w:rsid w:val="00E50A51"/>
    <w:rsid w:val="00E50CEB"/>
    <w:rsid w:val="00E50F20"/>
    <w:rsid w:val="00E511C3"/>
    <w:rsid w:val="00E5175F"/>
    <w:rsid w:val="00E51C02"/>
    <w:rsid w:val="00E51DC6"/>
    <w:rsid w:val="00E5252C"/>
    <w:rsid w:val="00E52534"/>
    <w:rsid w:val="00E5261A"/>
    <w:rsid w:val="00E5277E"/>
    <w:rsid w:val="00E527C4"/>
    <w:rsid w:val="00E52FA6"/>
    <w:rsid w:val="00E53293"/>
    <w:rsid w:val="00E533C2"/>
    <w:rsid w:val="00E53657"/>
    <w:rsid w:val="00E5375E"/>
    <w:rsid w:val="00E53792"/>
    <w:rsid w:val="00E53965"/>
    <w:rsid w:val="00E53E44"/>
    <w:rsid w:val="00E53F1A"/>
    <w:rsid w:val="00E53FC9"/>
    <w:rsid w:val="00E5411F"/>
    <w:rsid w:val="00E541B3"/>
    <w:rsid w:val="00E5457C"/>
    <w:rsid w:val="00E549A3"/>
    <w:rsid w:val="00E54A22"/>
    <w:rsid w:val="00E54BE6"/>
    <w:rsid w:val="00E54E7E"/>
    <w:rsid w:val="00E54E85"/>
    <w:rsid w:val="00E5503F"/>
    <w:rsid w:val="00E554BE"/>
    <w:rsid w:val="00E55588"/>
    <w:rsid w:val="00E55B03"/>
    <w:rsid w:val="00E55FF6"/>
    <w:rsid w:val="00E5603B"/>
    <w:rsid w:val="00E5668D"/>
    <w:rsid w:val="00E568E2"/>
    <w:rsid w:val="00E56A3A"/>
    <w:rsid w:val="00E56A6E"/>
    <w:rsid w:val="00E56C7C"/>
    <w:rsid w:val="00E56CB9"/>
    <w:rsid w:val="00E5702D"/>
    <w:rsid w:val="00E570FC"/>
    <w:rsid w:val="00E57191"/>
    <w:rsid w:val="00E574A2"/>
    <w:rsid w:val="00E57975"/>
    <w:rsid w:val="00E5799D"/>
    <w:rsid w:val="00E579F4"/>
    <w:rsid w:val="00E57C06"/>
    <w:rsid w:val="00E60050"/>
    <w:rsid w:val="00E6025C"/>
    <w:rsid w:val="00E60358"/>
    <w:rsid w:val="00E60655"/>
    <w:rsid w:val="00E60C52"/>
    <w:rsid w:val="00E60DED"/>
    <w:rsid w:val="00E61070"/>
    <w:rsid w:val="00E616BC"/>
    <w:rsid w:val="00E617D3"/>
    <w:rsid w:val="00E61D6B"/>
    <w:rsid w:val="00E62196"/>
    <w:rsid w:val="00E6254D"/>
    <w:rsid w:val="00E627D8"/>
    <w:rsid w:val="00E62D46"/>
    <w:rsid w:val="00E62D4D"/>
    <w:rsid w:val="00E630D1"/>
    <w:rsid w:val="00E6310F"/>
    <w:rsid w:val="00E63272"/>
    <w:rsid w:val="00E63E3A"/>
    <w:rsid w:val="00E64255"/>
    <w:rsid w:val="00E64297"/>
    <w:rsid w:val="00E643A6"/>
    <w:rsid w:val="00E6450B"/>
    <w:rsid w:val="00E64684"/>
    <w:rsid w:val="00E647EF"/>
    <w:rsid w:val="00E648B5"/>
    <w:rsid w:val="00E65153"/>
    <w:rsid w:val="00E65197"/>
    <w:rsid w:val="00E65571"/>
    <w:rsid w:val="00E6561A"/>
    <w:rsid w:val="00E65A62"/>
    <w:rsid w:val="00E65AB5"/>
    <w:rsid w:val="00E65AEC"/>
    <w:rsid w:val="00E65CDB"/>
    <w:rsid w:val="00E65D37"/>
    <w:rsid w:val="00E665FB"/>
    <w:rsid w:val="00E6666A"/>
    <w:rsid w:val="00E66AE3"/>
    <w:rsid w:val="00E66B61"/>
    <w:rsid w:val="00E66F1F"/>
    <w:rsid w:val="00E66FE4"/>
    <w:rsid w:val="00E672BF"/>
    <w:rsid w:val="00E673AA"/>
    <w:rsid w:val="00E673AD"/>
    <w:rsid w:val="00E6759C"/>
    <w:rsid w:val="00E67C11"/>
    <w:rsid w:val="00E67C2A"/>
    <w:rsid w:val="00E67DC6"/>
    <w:rsid w:val="00E67F4F"/>
    <w:rsid w:val="00E67F90"/>
    <w:rsid w:val="00E700C9"/>
    <w:rsid w:val="00E70205"/>
    <w:rsid w:val="00E70258"/>
    <w:rsid w:val="00E704C5"/>
    <w:rsid w:val="00E708D5"/>
    <w:rsid w:val="00E70DD6"/>
    <w:rsid w:val="00E70FA7"/>
    <w:rsid w:val="00E7127C"/>
    <w:rsid w:val="00E71599"/>
    <w:rsid w:val="00E7184C"/>
    <w:rsid w:val="00E7189B"/>
    <w:rsid w:val="00E71962"/>
    <w:rsid w:val="00E719EA"/>
    <w:rsid w:val="00E71A21"/>
    <w:rsid w:val="00E71A9B"/>
    <w:rsid w:val="00E71BB9"/>
    <w:rsid w:val="00E71E5C"/>
    <w:rsid w:val="00E71E77"/>
    <w:rsid w:val="00E72045"/>
    <w:rsid w:val="00E7220A"/>
    <w:rsid w:val="00E72705"/>
    <w:rsid w:val="00E727A6"/>
    <w:rsid w:val="00E72A91"/>
    <w:rsid w:val="00E72B37"/>
    <w:rsid w:val="00E72D87"/>
    <w:rsid w:val="00E72FD3"/>
    <w:rsid w:val="00E73271"/>
    <w:rsid w:val="00E73342"/>
    <w:rsid w:val="00E7387D"/>
    <w:rsid w:val="00E738D0"/>
    <w:rsid w:val="00E73F4F"/>
    <w:rsid w:val="00E73FA7"/>
    <w:rsid w:val="00E74E1E"/>
    <w:rsid w:val="00E74F2B"/>
    <w:rsid w:val="00E74FD7"/>
    <w:rsid w:val="00E75146"/>
    <w:rsid w:val="00E75320"/>
    <w:rsid w:val="00E754AC"/>
    <w:rsid w:val="00E7561E"/>
    <w:rsid w:val="00E75A85"/>
    <w:rsid w:val="00E75B01"/>
    <w:rsid w:val="00E75B03"/>
    <w:rsid w:val="00E75D33"/>
    <w:rsid w:val="00E76126"/>
    <w:rsid w:val="00E76A97"/>
    <w:rsid w:val="00E76B3E"/>
    <w:rsid w:val="00E770DC"/>
    <w:rsid w:val="00E77228"/>
    <w:rsid w:val="00E775FF"/>
    <w:rsid w:val="00E77BD6"/>
    <w:rsid w:val="00E77EA5"/>
    <w:rsid w:val="00E77EC7"/>
    <w:rsid w:val="00E801FF"/>
    <w:rsid w:val="00E80574"/>
    <w:rsid w:val="00E80585"/>
    <w:rsid w:val="00E80A65"/>
    <w:rsid w:val="00E80AAD"/>
    <w:rsid w:val="00E80B74"/>
    <w:rsid w:val="00E80EAF"/>
    <w:rsid w:val="00E80F55"/>
    <w:rsid w:val="00E811E3"/>
    <w:rsid w:val="00E813DC"/>
    <w:rsid w:val="00E8157C"/>
    <w:rsid w:val="00E815A5"/>
    <w:rsid w:val="00E81882"/>
    <w:rsid w:val="00E81A5D"/>
    <w:rsid w:val="00E81E76"/>
    <w:rsid w:val="00E81F0F"/>
    <w:rsid w:val="00E820D7"/>
    <w:rsid w:val="00E821CF"/>
    <w:rsid w:val="00E82403"/>
    <w:rsid w:val="00E82700"/>
    <w:rsid w:val="00E82C82"/>
    <w:rsid w:val="00E82D33"/>
    <w:rsid w:val="00E82DD5"/>
    <w:rsid w:val="00E832D2"/>
    <w:rsid w:val="00E832F0"/>
    <w:rsid w:val="00E83786"/>
    <w:rsid w:val="00E8396A"/>
    <w:rsid w:val="00E83F0F"/>
    <w:rsid w:val="00E84185"/>
    <w:rsid w:val="00E844E6"/>
    <w:rsid w:val="00E84703"/>
    <w:rsid w:val="00E84C17"/>
    <w:rsid w:val="00E84CE5"/>
    <w:rsid w:val="00E84EC3"/>
    <w:rsid w:val="00E85336"/>
    <w:rsid w:val="00E853B6"/>
    <w:rsid w:val="00E853CD"/>
    <w:rsid w:val="00E85815"/>
    <w:rsid w:val="00E85BC1"/>
    <w:rsid w:val="00E85C30"/>
    <w:rsid w:val="00E85F7E"/>
    <w:rsid w:val="00E8647A"/>
    <w:rsid w:val="00E865A8"/>
    <w:rsid w:val="00E866CF"/>
    <w:rsid w:val="00E86722"/>
    <w:rsid w:val="00E86C08"/>
    <w:rsid w:val="00E86F59"/>
    <w:rsid w:val="00E86F8D"/>
    <w:rsid w:val="00E87128"/>
    <w:rsid w:val="00E872E3"/>
    <w:rsid w:val="00E8739A"/>
    <w:rsid w:val="00E875E8"/>
    <w:rsid w:val="00E8772A"/>
    <w:rsid w:val="00E8796D"/>
    <w:rsid w:val="00E87B71"/>
    <w:rsid w:val="00E87CC7"/>
    <w:rsid w:val="00E87D50"/>
    <w:rsid w:val="00E87E75"/>
    <w:rsid w:val="00E902EA"/>
    <w:rsid w:val="00E9045F"/>
    <w:rsid w:val="00E905CF"/>
    <w:rsid w:val="00E906DC"/>
    <w:rsid w:val="00E90733"/>
    <w:rsid w:val="00E90738"/>
    <w:rsid w:val="00E90954"/>
    <w:rsid w:val="00E90DBA"/>
    <w:rsid w:val="00E90DF3"/>
    <w:rsid w:val="00E90E4F"/>
    <w:rsid w:val="00E90F1A"/>
    <w:rsid w:val="00E91278"/>
    <w:rsid w:val="00E91B4D"/>
    <w:rsid w:val="00E91CFA"/>
    <w:rsid w:val="00E91D62"/>
    <w:rsid w:val="00E91FC3"/>
    <w:rsid w:val="00E922CE"/>
    <w:rsid w:val="00E92418"/>
    <w:rsid w:val="00E925B9"/>
    <w:rsid w:val="00E92727"/>
    <w:rsid w:val="00E92AC3"/>
    <w:rsid w:val="00E92B32"/>
    <w:rsid w:val="00E92C23"/>
    <w:rsid w:val="00E92C5B"/>
    <w:rsid w:val="00E92DF9"/>
    <w:rsid w:val="00E92E51"/>
    <w:rsid w:val="00E92F99"/>
    <w:rsid w:val="00E93265"/>
    <w:rsid w:val="00E932E6"/>
    <w:rsid w:val="00E93769"/>
    <w:rsid w:val="00E937F5"/>
    <w:rsid w:val="00E9398C"/>
    <w:rsid w:val="00E93C14"/>
    <w:rsid w:val="00E93EE2"/>
    <w:rsid w:val="00E9433A"/>
    <w:rsid w:val="00E94357"/>
    <w:rsid w:val="00E94436"/>
    <w:rsid w:val="00E94649"/>
    <w:rsid w:val="00E94924"/>
    <w:rsid w:val="00E94B2E"/>
    <w:rsid w:val="00E95631"/>
    <w:rsid w:val="00E95C08"/>
    <w:rsid w:val="00E95D2A"/>
    <w:rsid w:val="00E95ED2"/>
    <w:rsid w:val="00E95F08"/>
    <w:rsid w:val="00E95F53"/>
    <w:rsid w:val="00E960C8"/>
    <w:rsid w:val="00E9657C"/>
    <w:rsid w:val="00E969F4"/>
    <w:rsid w:val="00E96AD2"/>
    <w:rsid w:val="00E96B32"/>
    <w:rsid w:val="00E96C1B"/>
    <w:rsid w:val="00E96E51"/>
    <w:rsid w:val="00E972DF"/>
    <w:rsid w:val="00E97889"/>
    <w:rsid w:val="00E97ECF"/>
    <w:rsid w:val="00EA0181"/>
    <w:rsid w:val="00EA0876"/>
    <w:rsid w:val="00EA0899"/>
    <w:rsid w:val="00EA09F5"/>
    <w:rsid w:val="00EA0BDE"/>
    <w:rsid w:val="00EA13C3"/>
    <w:rsid w:val="00EA1583"/>
    <w:rsid w:val="00EA1799"/>
    <w:rsid w:val="00EA195E"/>
    <w:rsid w:val="00EA1AF1"/>
    <w:rsid w:val="00EA1B91"/>
    <w:rsid w:val="00EA1D5E"/>
    <w:rsid w:val="00EA2403"/>
    <w:rsid w:val="00EA29C1"/>
    <w:rsid w:val="00EA2B73"/>
    <w:rsid w:val="00EA2E43"/>
    <w:rsid w:val="00EA30C8"/>
    <w:rsid w:val="00EA3143"/>
    <w:rsid w:val="00EA31E2"/>
    <w:rsid w:val="00EA3293"/>
    <w:rsid w:val="00EA3695"/>
    <w:rsid w:val="00EA3CE5"/>
    <w:rsid w:val="00EA400B"/>
    <w:rsid w:val="00EA415F"/>
    <w:rsid w:val="00EA437A"/>
    <w:rsid w:val="00EA46D9"/>
    <w:rsid w:val="00EA4760"/>
    <w:rsid w:val="00EA49CE"/>
    <w:rsid w:val="00EA4C35"/>
    <w:rsid w:val="00EA4DDB"/>
    <w:rsid w:val="00EA4DFC"/>
    <w:rsid w:val="00EA4E74"/>
    <w:rsid w:val="00EA4FEB"/>
    <w:rsid w:val="00EA521C"/>
    <w:rsid w:val="00EA56F1"/>
    <w:rsid w:val="00EA58A7"/>
    <w:rsid w:val="00EA5C1C"/>
    <w:rsid w:val="00EA5F1C"/>
    <w:rsid w:val="00EA607E"/>
    <w:rsid w:val="00EA6091"/>
    <w:rsid w:val="00EA61F2"/>
    <w:rsid w:val="00EA661C"/>
    <w:rsid w:val="00EA69BA"/>
    <w:rsid w:val="00EA7038"/>
    <w:rsid w:val="00EA762B"/>
    <w:rsid w:val="00EA76FC"/>
    <w:rsid w:val="00EA7A21"/>
    <w:rsid w:val="00EA7B38"/>
    <w:rsid w:val="00EA7E01"/>
    <w:rsid w:val="00EA7EE9"/>
    <w:rsid w:val="00EB012A"/>
    <w:rsid w:val="00EB016C"/>
    <w:rsid w:val="00EB03EA"/>
    <w:rsid w:val="00EB04D0"/>
    <w:rsid w:val="00EB0B15"/>
    <w:rsid w:val="00EB0CE5"/>
    <w:rsid w:val="00EB0E09"/>
    <w:rsid w:val="00EB11AF"/>
    <w:rsid w:val="00EB19F2"/>
    <w:rsid w:val="00EB1AAA"/>
    <w:rsid w:val="00EB1B0C"/>
    <w:rsid w:val="00EB1FBD"/>
    <w:rsid w:val="00EB20C1"/>
    <w:rsid w:val="00EB2765"/>
    <w:rsid w:val="00EB2CC0"/>
    <w:rsid w:val="00EB31BB"/>
    <w:rsid w:val="00EB31CF"/>
    <w:rsid w:val="00EB3254"/>
    <w:rsid w:val="00EB37F1"/>
    <w:rsid w:val="00EB3BB2"/>
    <w:rsid w:val="00EB3C41"/>
    <w:rsid w:val="00EB4408"/>
    <w:rsid w:val="00EB461B"/>
    <w:rsid w:val="00EB4AFF"/>
    <w:rsid w:val="00EB507B"/>
    <w:rsid w:val="00EB50ED"/>
    <w:rsid w:val="00EB5786"/>
    <w:rsid w:val="00EB5910"/>
    <w:rsid w:val="00EB5CBE"/>
    <w:rsid w:val="00EB5E3C"/>
    <w:rsid w:val="00EB5F36"/>
    <w:rsid w:val="00EB602D"/>
    <w:rsid w:val="00EB61DF"/>
    <w:rsid w:val="00EB6259"/>
    <w:rsid w:val="00EB6364"/>
    <w:rsid w:val="00EB65CF"/>
    <w:rsid w:val="00EB7119"/>
    <w:rsid w:val="00EB7822"/>
    <w:rsid w:val="00EB79C7"/>
    <w:rsid w:val="00EB7BD3"/>
    <w:rsid w:val="00EB7F79"/>
    <w:rsid w:val="00EC0062"/>
    <w:rsid w:val="00EC0322"/>
    <w:rsid w:val="00EC0416"/>
    <w:rsid w:val="00EC0737"/>
    <w:rsid w:val="00EC0AD5"/>
    <w:rsid w:val="00EC0D54"/>
    <w:rsid w:val="00EC10D3"/>
    <w:rsid w:val="00EC1396"/>
    <w:rsid w:val="00EC1ACB"/>
    <w:rsid w:val="00EC21F1"/>
    <w:rsid w:val="00EC23E6"/>
    <w:rsid w:val="00EC2506"/>
    <w:rsid w:val="00EC265B"/>
    <w:rsid w:val="00EC2AC1"/>
    <w:rsid w:val="00EC2AE0"/>
    <w:rsid w:val="00EC2DA5"/>
    <w:rsid w:val="00EC2E7A"/>
    <w:rsid w:val="00EC2EC6"/>
    <w:rsid w:val="00EC34A6"/>
    <w:rsid w:val="00EC39D5"/>
    <w:rsid w:val="00EC3B40"/>
    <w:rsid w:val="00EC3B61"/>
    <w:rsid w:val="00EC3BAF"/>
    <w:rsid w:val="00EC3EA1"/>
    <w:rsid w:val="00EC414F"/>
    <w:rsid w:val="00EC484F"/>
    <w:rsid w:val="00EC49DF"/>
    <w:rsid w:val="00EC4CC5"/>
    <w:rsid w:val="00EC4D49"/>
    <w:rsid w:val="00EC4FAC"/>
    <w:rsid w:val="00EC5168"/>
    <w:rsid w:val="00EC53C7"/>
    <w:rsid w:val="00EC5433"/>
    <w:rsid w:val="00EC5665"/>
    <w:rsid w:val="00EC58D0"/>
    <w:rsid w:val="00EC5A85"/>
    <w:rsid w:val="00EC5D62"/>
    <w:rsid w:val="00EC5F58"/>
    <w:rsid w:val="00EC6474"/>
    <w:rsid w:val="00EC6539"/>
    <w:rsid w:val="00EC6683"/>
    <w:rsid w:val="00EC66CD"/>
    <w:rsid w:val="00EC6ECD"/>
    <w:rsid w:val="00EC6F03"/>
    <w:rsid w:val="00EC7391"/>
    <w:rsid w:val="00EC7769"/>
    <w:rsid w:val="00EC789E"/>
    <w:rsid w:val="00EC7925"/>
    <w:rsid w:val="00EC7B1D"/>
    <w:rsid w:val="00EC7E09"/>
    <w:rsid w:val="00EC7F2B"/>
    <w:rsid w:val="00EC7FE2"/>
    <w:rsid w:val="00ED016D"/>
    <w:rsid w:val="00ED03C2"/>
    <w:rsid w:val="00ED0548"/>
    <w:rsid w:val="00ED0997"/>
    <w:rsid w:val="00ED0A07"/>
    <w:rsid w:val="00ED10A0"/>
    <w:rsid w:val="00ED1117"/>
    <w:rsid w:val="00ED1407"/>
    <w:rsid w:val="00ED17CB"/>
    <w:rsid w:val="00ED186F"/>
    <w:rsid w:val="00ED1947"/>
    <w:rsid w:val="00ED1AC5"/>
    <w:rsid w:val="00ED1D56"/>
    <w:rsid w:val="00ED1D70"/>
    <w:rsid w:val="00ED1E51"/>
    <w:rsid w:val="00ED2359"/>
    <w:rsid w:val="00ED24E8"/>
    <w:rsid w:val="00ED25A7"/>
    <w:rsid w:val="00ED260C"/>
    <w:rsid w:val="00ED2919"/>
    <w:rsid w:val="00ED29E7"/>
    <w:rsid w:val="00ED2D67"/>
    <w:rsid w:val="00ED3083"/>
    <w:rsid w:val="00ED326E"/>
    <w:rsid w:val="00ED3941"/>
    <w:rsid w:val="00ED3F03"/>
    <w:rsid w:val="00ED4385"/>
    <w:rsid w:val="00ED4A60"/>
    <w:rsid w:val="00ED54A6"/>
    <w:rsid w:val="00ED54BD"/>
    <w:rsid w:val="00ED5661"/>
    <w:rsid w:val="00ED567B"/>
    <w:rsid w:val="00ED59D3"/>
    <w:rsid w:val="00ED5AB1"/>
    <w:rsid w:val="00ED5AF8"/>
    <w:rsid w:val="00ED5BC7"/>
    <w:rsid w:val="00ED5BD6"/>
    <w:rsid w:val="00ED605C"/>
    <w:rsid w:val="00ED606B"/>
    <w:rsid w:val="00ED6081"/>
    <w:rsid w:val="00ED6955"/>
    <w:rsid w:val="00ED698E"/>
    <w:rsid w:val="00ED69ED"/>
    <w:rsid w:val="00ED6DE3"/>
    <w:rsid w:val="00ED6E22"/>
    <w:rsid w:val="00ED6F94"/>
    <w:rsid w:val="00ED70E0"/>
    <w:rsid w:val="00ED717F"/>
    <w:rsid w:val="00ED7630"/>
    <w:rsid w:val="00ED7889"/>
    <w:rsid w:val="00ED7A4E"/>
    <w:rsid w:val="00ED7CCF"/>
    <w:rsid w:val="00EE0000"/>
    <w:rsid w:val="00EE003D"/>
    <w:rsid w:val="00EE0092"/>
    <w:rsid w:val="00EE00B9"/>
    <w:rsid w:val="00EE0590"/>
    <w:rsid w:val="00EE0735"/>
    <w:rsid w:val="00EE0D18"/>
    <w:rsid w:val="00EE0DC2"/>
    <w:rsid w:val="00EE0E19"/>
    <w:rsid w:val="00EE0F30"/>
    <w:rsid w:val="00EE10A0"/>
    <w:rsid w:val="00EE13D9"/>
    <w:rsid w:val="00EE1675"/>
    <w:rsid w:val="00EE184F"/>
    <w:rsid w:val="00EE19A9"/>
    <w:rsid w:val="00EE1C0E"/>
    <w:rsid w:val="00EE1C52"/>
    <w:rsid w:val="00EE1CF8"/>
    <w:rsid w:val="00EE1EA1"/>
    <w:rsid w:val="00EE2992"/>
    <w:rsid w:val="00EE29FE"/>
    <w:rsid w:val="00EE2B0C"/>
    <w:rsid w:val="00EE2BA7"/>
    <w:rsid w:val="00EE2C58"/>
    <w:rsid w:val="00EE2C92"/>
    <w:rsid w:val="00EE2F74"/>
    <w:rsid w:val="00EE32FC"/>
    <w:rsid w:val="00EE3746"/>
    <w:rsid w:val="00EE38D2"/>
    <w:rsid w:val="00EE3980"/>
    <w:rsid w:val="00EE40FE"/>
    <w:rsid w:val="00EE4756"/>
    <w:rsid w:val="00EE47DA"/>
    <w:rsid w:val="00EE49CF"/>
    <w:rsid w:val="00EE4BEE"/>
    <w:rsid w:val="00EE4E26"/>
    <w:rsid w:val="00EE4EFA"/>
    <w:rsid w:val="00EE4F12"/>
    <w:rsid w:val="00EE51B0"/>
    <w:rsid w:val="00EE5287"/>
    <w:rsid w:val="00EE537B"/>
    <w:rsid w:val="00EE6075"/>
    <w:rsid w:val="00EE64F9"/>
    <w:rsid w:val="00EE6726"/>
    <w:rsid w:val="00EE6796"/>
    <w:rsid w:val="00EE67BE"/>
    <w:rsid w:val="00EE6A50"/>
    <w:rsid w:val="00EE6D2E"/>
    <w:rsid w:val="00EE7082"/>
    <w:rsid w:val="00EE70DB"/>
    <w:rsid w:val="00EE7755"/>
    <w:rsid w:val="00EE79B8"/>
    <w:rsid w:val="00EE7A2D"/>
    <w:rsid w:val="00EE7D8D"/>
    <w:rsid w:val="00EF0045"/>
    <w:rsid w:val="00EF02A7"/>
    <w:rsid w:val="00EF044F"/>
    <w:rsid w:val="00EF054F"/>
    <w:rsid w:val="00EF0668"/>
    <w:rsid w:val="00EF06BC"/>
    <w:rsid w:val="00EF0AFD"/>
    <w:rsid w:val="00EF0DFA"/>
    <w:rsid w:val="00EF1069"/>
    <w:rsid w:val="00EF1134"/>
    <w:rsid w:val="00EF154E"/>
    <w:rsid w:val="00EF1562"/>
    <w:rsid w:val="00EF18E6"/>
    <w:rsid w:val="00EF1B77"/>
    <w:rsid w:val="00EF1D37"/>
    <w:rsid w:val="00EF1FF1"/>
    <w:rsid w:val="00EF20BE"/>
    <w:rsid w:val="00EF218A"/>
    <w:rsid w:val="00EF21F2"/>
    <w:rsid w:val="00EF241E"/>
    <w:rsid w:val="00EF278E"/>
    <w:rsid w:val="00EF27C7"/>
    <w:rsid w:val="00EF2975"/>
    <w:rsid w:val="00EF2A84"/>
    <w:rsid w:val="00EF328A"/>
    <w:rsid w:val="00EF352E"/>
    <w:rsid w:val="00EF36B1"/>
    <w:rsid w:val="00EF3909"/>
    <w:rsid w:val="00EF3C3D"/>
    <w:rsid w:val="00EF3D5D"/>
    <w:rsid w:val="00EF3F1A"/>
    <w:rsid w:val="00EF42BC"/>
    <w:rsid w:val="00EF4398"/>
    <w:rsid w:val="00EF47FC"/>
    <w:rsid w:val="00EF4E44"/>
    <w:rsid w:val="00EF4EE5"/>
    <w:rsid w:val="00EF5143"/>
    <w:rsid w:val="00EF5271"/>
    <w:rsid w:val="00EF5791"/>
    <w:rsid w:val="00EF5883"/>
    <w:rsid w:val="00EF5AB8"/>
    <w:rsid w:val="00EF5E36"/>
    <w:rsid w:val="00EF61C9"/>
    <w:rsid w:val="00EF66B8"/>
    <w:rsid w:val="00EF67A6"/>
    <w:rsid w:val="00EF6801"/>
    <w:rsid w:val="00EF6A1D"/>
    <w:rsid w:val="00EF6A67"/>
    <w:rsid w:val="00EF6B26"/>
    <w:rsid w:val="00EF6B5D"/>
    <w:rsid w:val="00EF6E59"/>
    <w:rsid w:val="00EF6F0A"/>
    <w:rsid w:val="00EF6F99"/>
    <w:rsid w:val="00EF6FEE"/>
    <w:rsid w:val="00EF759C"/>
    <w:rsid w:val="00EF7630"/>
    <w:rsid w:val="00EF7776"/>
    <w:rsid w:val="00EF7949"/>
    <w:rsid w:val="00EF7B19"/>
    <w:rsid w:val="00EF7E27"/>
    <w:rsid w:val="00F0026E"/>
    <w:rsid w:val="00F00630"/>
    <w:rsid w:val="00F00898"/>
    <w:rsid w:val="00F008F6"/>
    <w:rsid w:val="00F0109F"/>
    <w:rsid w:val="00F01B4A"/>
    <w:rsid w:val="00F01B56"/>
    <w:rsid w:val="00F01CFE"/>
    <w:rsid w:val="00F01E65"/>
    <w:rsid w:val="00F02101"/>
    <w:rsid w:val="00F02CF3"/>
    <w:rsid w:val="00F02DFE"/>
    <w:rsid w:val="00F02E28"/>
    <w:rsid w:val="00F0309A"/>
    <w:rsid w:val="00F03282"/>
    <w:rsid w:val="00F033B1"/>
    <w:rsid w:val="00F03A38"/>
    <w:rsid w:val="00F03BFC"/>
    <w:rsid w:val="00F03DD9"/>
    <w:rsid w:val="00F041AD"/>
    <w:rsid w:val="00F0435F"/>
    <w:rsid w:val="00F047EF"/>
    <w:rsid w:val="00F047F4"/>
    <w:rsid w:val="00F04DC8"/>
    <w:rsid w:val="00F04F6B"/>
    <w:rsid w:val="00F05300"/>
    <w:rsid w:val="00F053CC"/>
    <w:rsid w:val="00F055FA"/>
    <w:rsid w:val="00F05873"/>
    <w:rsid w:val="00F05F7E"/>
    <w:rsid w:val="00F06112"/>
    <w:rsid w:val="00F062E2"/>
    <w:rsid w:val="00F065D3"/>
    <w:rsid w:val="00F0677C"/>
    <w:rsid w:val="00F0686A"/>
    <w:rsid w:val="00F068EA"/>
    <w:rsid w:val="00F06B55"/>
    <w:rsid w:val="00F070C0"/>
    <w:rsid w:val="00F07304"/>
    <w:rsid w:val="00F0741D"/>
    <w:rsid w:val="00F0790D"/>
    <w:rsid w:val="00F1036F"/>
    <w:rsid w:val="00F1051A"/>
    <w:rsid w:val="00F10712"/>
    <w:rsid w:val="00F107A6"/>
    <w:rsid w:val="00F109F3"/>
    <w:rsid w:val="00F109FE"/>
    <w:rsid w:val="00F10DCA"/>
    <w:rsid w:val="00F110F6"/>
    <w:rsid w:val="00F1115E"/>
    <w:rsid w:val="00F11168"/>
    <w:rsid w:val="00F1127F"/>
    <w:rsid w:val="00F11489"/>
    <w:rsid w:val="00F1158F"/>
    <w:rsid w:val="00F116A4"/>
    <w:rsid w:val="00F118D5"/>
    <w:rsid w:val="00F11A86"/>
    <w:rsid w:val="00F11C69"/>
    <w:rsid w:val="00F121A9"/>
    <w:rsid w:val="00F129BF"/>
    <w:rsid w:val="00F12B8C"/>
    <w:rsid w:val="00F12E4A"/>
    <w:rsid w:val="00F12F8C"/>
    <w:rsid w:val="00F131F6"/>
    <w:rsid w:val="00F133AA"/>
    <w:rsid w:val="00F1391D"/>
    <w:rsid w:val="00F13993"/>
    <w:rsid w:val="00F13ADF"/>
    <w:rsid w:val="00F13D10"/>
    <w:rsid w:val="00F13E72"/>
    <w:rsid w:val="00F13ECB"/>
    <w:rsid w:val="00F13F7D"/>
    <w:rsid w:val="00F14077"/>
    <w:rsid w:val="00F14721"/>
    <w:rsid w:val="00F14D55"/>
    <w:rsid w:val="00F14D91"/>
    <w:rsid w:val="00F14E2B"/>
    <w:rsid w:val="00F15373"/>
    <w:rsid w:val="00F15446"/>
    <w:rsid w:val="00F156BA"/>
    <w:rsid w:val="00F15ADA"/>
    <w:rsid w:val="00F15C0C"/>
    <w:rsid w:val="00F15CB6"/>
    <w:rsid w:val="00F15D96"/>
    <w:rsid w:val="00F15DA4"/>
    <w:rsid w:val="00F15E54"/>
    <w:rsid w:val="00F16523"/>
    <w:rsid w:val="00F16729"/>
    <w:rsid w:val="00F16CC6"/>
    <w:rsid w:val="00F16CCB"/>
    <w:rsid w:val="00F1759E"/>
    <w:rsid w:val="00F178F8"/>
    <w:rsid w:val="00F17938"/>
    <w:rsid w:val="00F17AAF"/>
    <w:rsid w:val="00F17E11"/>
    <w:rsid w:val="00F204BB"/>
    <w:rsid w:val="00F20A46"/>
    <w:rsid w:val="00F20E3E"/>
    <w:rsid w:val="00F20EA5"/>
    <w:rsid w:val="00F21AE9"/>
    <w:rsid w:val="00F21D73"/>
    <w:rsid w:val="00F21E1B"/>
    <w:rsid w:val="00F221A7"/>
    <w:rsid w:val="00F22833"/>
    <w:rsid w:val="00F22959"/>
    <w:rsid w:val="00F22E26"/>
    <w:rsid w:val="00F22FE0"/>
    <w:rsid w:val="00F23063"/>
    <w:rsid w:val="00F23079"/>
    <w:rsid w:val="00F231C5"/>
    <w:rsid w:val="00F23538"/>
    <w:rsid w:val="00F23559"/>
    <w:rsid w:val="00F23A02"/>
    <w:rsid w:val="00F23A1D"/>
    <w:rsid w:val="00F23C22"/>
    <w:rsid w:val="00F23FE2"/>
    <w:rsid w:val="00F240CE"/>
    <w:rsid w:val="00F24194"/>
    <w:rsid w:val="00F244D9"/>
    <w:rsid w:val="00F24575"/>
    <w:rsid w:val="00F24913"/>
    <w:rsid w:val="00F24C93"/>
    <w:rsid w:val="00F24ECA"/>
    <w:rsid w:val="00F25340"/>
    <w:rsid w:val="00F2594D"/>
    <w:rsid w:val="00F25959"/>
    <w:rsid w:val="00F25BC1"/>
    <w:rsid w:val="00F25C0C"/>
    <w:rsid w:val="00F25DAB"/>
    <w:rsid w:val="00F262BE"/>
    <w:rsid w:val="00F267F9"/>
    <w:rsid w:val="00F26A0C"/>
    <w:rsid w:val="00F26E95"/>
    <w:rsid w:val="00F27260"/>
    <w:rsid w:val="00F27479"/>
    <w:rsid w:val="00F27887"/>
    <w:rsid w:val="00F27A3D"/>
    <w:rsid w:val="00F27A73"/>
    <w:rsid w:val="00F27BBA"/>
    <w:rsid w:val="00F27CB1"/>
    <w:rsid w:val="00F27E41"/>
    <w:rsid w:val="00F27EC3"/>
    <w:rsid w:val="00F27FDC"/>
    <w:rsid w:val="00F301D1"/>
    <w:rsid w:val="00F30600"/>
    <w:rsid w:val="00F3077F"/>
    <w:rsid w:val="00F307CB"/>
    <w:rsid w:val="00F30B27"/>
    <w:rsid w:val="00F30B47"/>
    <w:rsid w:val="00F30BAE"/>
    <w:rsid w:val="00F30CCF"/>
    <w:rsid w:val="00F31323"/>
    <w:rsid w:val="00F31690"/>
    <w:rsid w:val="00F318A2"/>
    <w:rsid w:val="00F318D2"/>
    <w:rsid w:val="00F31BA1"/>
    <w:rsid w:val="00F31C25"/>
    <w:rsid w:val="00F31D8F"/>
    <w:rsid w:val="00F31EA4"/>
    <w:rsid w:val="00F31EB5"/>
    <w:rsid w:val="00F3205F"/>
    <w:rsid w:val="00F321A3"/>
    <w:rsid w:val="00F3227F"/>
    <w:rsid w:val="00F324D6"/>
    <w:rsid w:val="00F325D3"/>
    <w:rsid w:val="00F3270D"/>
    <w:rsid w:val="00F32B5F"/>
    <w:rsid w:val="00F32D2A"/>
    <w:rsid w:val="00F32D8A"/>
    <w:rsid w:val="00F33023"/>
    <w:rsid w:val="00F3370D"/>
    <w:rsid w:val="00F3385A"/>
    <w:rsid w:val="00F33BEE"/>
    <w:rsid w:val="00F33C6A"/>
    <w:rsid w:val="00F33CF6"/>
    <w:rsid w:val="00F33D5F"/>
    <w:rsid w:val="00F33FCF"/>
    <w:rsid w:val="00F342E1"/>
    <w:rsid w:val="00F34312"/>
    <w:rsid w:val="00F3441A"/>
    <w:rsid w:val="00F344F7"/>
    <w:rsid w:val="00F3453A"/>
    <w:rsid w:val="00F345B3"/>
    <w:rsid w:val="00F3471F"/>
    <w:rsid w:val="00F347CD"/>
    <w:rsid w:val="00F34940"/>
    <w:rsid w:val="00F3497F"/>
    <w:rsid w:val="00F349F8"/>
    <w:rsid w:val="00F34AC6"/>
    <w:rsid w:val="00F34F6C"/>
    <w:rsid w:val="00F34F88"/>
    <w:rsid w:val="00F357F6"/>
    <w:rsid w:val="00F3580C"/>
    <w:rsid w:val="00F3611B"/>
    <w:rsid w:val="00F36263"/>
    <w:rsid w:val="00F362F7"/>
    <w:rsid w:val="00F364EF"/>
    <w:rsid w:val="00F36527"/>
    <w:rsid w:val="00F3659F"/>
    <w:rsid w:val="00F36723"/>
    <w:rsid w:val="00F36D54"/>
    <w:rsid w:val="00F36DF6"/>
    <w:rsid w:val="00F36EA9"/>
    <w:rsid w:val="00F371AF"/>
    <w:rsid w:val="00F37324"/>
    <w:rsid w:val="00F37576"/>
    <w:rsid w:val="00F37CB1"/>
    <w:rsid w:val="00F4022C"/>
    <w:rsid w:val="00F406FD"/>
    <w:rsid w:val="00F40C17"/>
    <w:rsid w:val="00F40C4D"/>
    <w:rsid w:val="00F41457"/>
    <w:rsid w:val="00F41521"/>
    <w:rsid w:val="00F4195F"/>
    <w:rsid w:val="00F419B0"/>
    <w:rsid w:val="00F41A36"/>
    <w:rsid w:val="00F41E52"/>
    <w:rsid w:val="00F42132"/>
    <w:rsid w:val="00F421DE"/>
    <w:rsid w:val="00F42262"/>
    <w:rsid w:val="00F422AD"/>
    <w:rsid w:val="00F42400"/>
    <w:rsid w:val="00F42485"/>
    <w:rsid w:val="00F425EC"/>
    <w:rsid w:val="00F4288A"/>
    <w:rsid w:val="00F428F6"/>
    <w:rsid w:val="00F42CB3"/>
    <w:rsid w:val="00F42F64"/>
    <w:rsid w:val="00F430E6"/>
    <w:rsid w:val="00F43262"/>
    <w:rsid w:val="00F4349C"/>
    <w:rsid w:val="00F436DC"/>
    <w:rsid w:val="00F439C5"/>
    <w:rsid w:val="00F43C1C"/>
    <w:rsid w:val="00F443A4"/>
    <w:rsid w:val="00F44499"/>
    <w:rsid w:val="00F44515"/>
    <w:rsid w:val="00F445C2"/>
    <w:rsid w:val="00F44795"/>
    <w:rsid w:val="00F449D4"/>
    <w:rsid w:val="00F44B3B"/>
    <w:rsid w:val="00F44BB6"/>
    <w:rsid w:val="00F44C87"/>
    <w:rsid w:val="00F44DC8"/>
    <w:rsid w:val="00F44F33"/>
    <w:rsid w:val="00F44F64"/>
    <w:rsid w:val="00F45001"/>
    <w:rsid w:val="00F45213"/>
    <w:rsid w:val="00F452AC"/>
    <w:rsid w:val="00F4540E"/>
    <w:rsid w:val="00F4559D"/>
    <w:rsid w:val="00F45683"/>
    <w:rsid w:val="00F45B0F"/>
    <w:rsid w:val="00F45B39"/>
    <w:rsid w:val="00F45E80"/>
    <w:rsid w:val="00F463B8"/>
    <w:rsid w:val="00F46553"/>
    <w:rsid w:val="00F46575"/>
    <w:rsid w:val="00F465B6"/>
    <w:rsid w:val="00F46A9F"/>
    <w:rsid w:val="00F46D06"/>
    <w:rsid w:val="00F46D85"/>
    <w:rsid w:val="00F47622"/>
    <w:rsid w:val="00F4769E"/>
    <w:rsid w:val="00F47858"/>
    <w:rsid w:val="00F47888"/>
    <w:rsid w:val="00F478E3"/>
    <w:rsid w:val="00F479ED"/>
    <w:rsid w:val="00F47A34"/>
    <w:rsid w:val="00F47C35"/>
    <w:rsid w:val="00F47E76"/>
    <w:rsid w:val="00F50286"/>
    <w:rsid w:val="00F50392"/>
    <w:rsid w:val="00F50502"/>
    <w:rsid w:val="00F50650"/>
    <w:rsid w:val="00F508C9"/>
    <w:rsid w:val="00F50C37"/>
    <w:rsid w:val="00F511A3"/>
    <w:rsid w:val="00F513FC"/>
    <w:rsid w:val="00F51B3A"/>
    <w:rsid w:val="00F51FCE"/>
    <w:rsid w:val="00F52098"/>
    <w:rsid w:val="00F520D2"/>
    <w:rsid w:val="00F52777"/>
    <w:rsid w:val="00F52AA3"/>
    <w:rsid w:val="00F52B85"/>
    <w:rsid w:val="00F52DF0"/>
    <w:rsid w:val="00F5319A"/>
    <w:rsid w:val="00F532B8"/>
    <w:rsid w:val="00F53603"/>
    <w:rsid w:val="00F53634"/>
    <w:rsid w:val="00F53661"/>
    <w:rsid w:val="00F5374B"/>
    <w:rsid w:val="00F538F0"/>
    <w:rsid w:val="00F53B57"/>
    <w:rsid w:val="00F53C45"/>
    <w:rsid w:val="00F53D76"/>
    <w:rsid w:val="00F5419F"/>
    <w:rsid w:val="00F54335"/>
    <w:rsid w:val="00F543FA"/>
    <w:rsid w:val="00F5484C"/>
    <w:rsid w:val="00F54B40"/>
    <w:rsid w:val="00F54F41"/>
    <w:rsid w:val="00F54FAF"/>
    <w:rsid w:val="00F55849"/>
    <w:rsid w:val="00F55A4C"/>
    <w:rsid w:val="00F55CAF"/>
    <w:rsid w:val="00F55E46"/>
    <w:rsid w:val="00F55F60"/>
    <w:rsid w:val="00F55FDB"/>
    <w:rsid w:val="00F5625B"/>
    <w:rsid w:val="00F568D3"/>
    <w:rsid w:val="00F56A33"/>
    <w:rsid w:val="00F5702F"/>
    <w:rsid w:val="00F574E9"/>
    <w:rsid w:val="00F578A3"/>
    <w:rsid w:val="00F57C57"/>
    <w:rsid w:val="00F57D48"/>
    <w:rsid w:val="00F60152"/>
    <w:rsid w:val="00F605AC"/>
    <w:rsid w:val="00F60749"/>
    <w:rsid w:val="00F60907"/>
    <w:rsid w:val="00F60ADD"/>
    <w:rsid w:val="00F60F72"/>
    <w:rsid w:val="00F60FFE"/>
    <w:rsid w:val="00F61347"/>
    <w:rsid w:val="00F61749"/>
    <w:rsid w:val="00F61D58"/>
    <w:rsid w:val="00F61F31"/>
    <w:rsid w:val="00F61F6E"/>
    <w:rsid w:val="00F62044"/>
    <w:rsid w:val="00F6231A"/>
    <w:rsid w:val="00F62947"/>
    <w:rsid w:val="00F62C45"/>
    <w:rsid w:val="00F62E28"/>
    <w:rsid w:val="00F62F43"/>
    <w:rsid w:val="00F63082"/>
    <w:rsid w:val="00F6310A"/>
    <w:rsid w:val="00F6313E"/>
    <w:rsid w:val="00F6316C"/>
    <w:rsid w:val="00F6318C"/>
    <w:rsid w:val="00F63350"/>
    <w:rsid w:val="00F6344C"/>
    <w:rsid w:val="00F634D4"/>
    <w:rsid w:val="00F635BA"/>
    <w:rsid w:val="00F636AF"/>
    <w:rsid w:val="00F636B5"/>
    <w:rsid w:val="00F63761"/>
    <w:rsid w:val="00F638D7"/>
    <w:rsid w:val="00F640AF"/>
    <w:rsid w:val="00F645BE"/>
    <w:rsid w:val="00F649D3"/>
    <w:rsid w:val="00F64CA0"/>
    <w:rsid w:val="00F64DB3"/>
    <w:rsid w:val="00F6514E"/>
    <w:rsid w:val="00F65225"/>
    <w:rsid w:val="00F652DE"/>
    <w:rsid w:val="00F6547A"/>
    <w:rsid w:val="00F657BF"/>
    <w:rsid w:val="00F65A69"/>
    <w:rsid w:val="00F65ACD"/>
    <w:rsid w:val="00F65DE1"/>
    <w:rsid w:val="00F65E83"/>
    <w:rsid w:val="00F65EA9"/>
    <w:rsid w:val="00F65FEF"/>
    <w:rsid w:val="00F6605B"/>
    <w:rsid w:val="00F66133"/>
    <w:rsid w:val="00F66651"/>
    <w:rsid w:val="00F6674B"/>
    <w:rsid w:val="00F6675A"/>
    <w:rsid w:val="00F667E8"/>
    <w:rsid w:val="00F66AAC"/>
    <w:rsid w:val="00F66E9F"/>
    <w:rsid w:val="00F670D5"/>
    <w:rsid w:val="00F671A6"/>
    <w:rsid w:val="00F672A7"/>
    <w:rsid w:val="00F67482"/>
    <w:rsid w:val="00F67536"/>
    <w:rsid w:val="00F6758E"/>
    <w:rsid w:val="00F67777"/>
    <w:rsid w:val="00F67B3D"/>
    <w:rsid w:val="00F67C6C"/>
    <w:rsid w:val="00F67CD1"/>
    <w:rsid w:val="00F7037A"/>
    <w:rsid w:val="00F705C0"/>
    <w:rsid w:val="00F705CF"/>
    <w:rsid w:val="00F7063F"/>
    <w:rsid w:val="00F70798"/>
    <w:rsid w:val="00F708BF"/>
    <w:rsid w:val="00F7149B"/>
    <w:rsid w:val="00F7153F"/>
    <w:rsid w:val="00F71679"/>
    <w:rsid w:val="00F716DE"/>
    <w:rsid w:val="00F719B5"/>
    <w:rsid w:val="00F71A09"/>
    <w:rsid w:val="00F71A81"/>
    <w:rsid w:val="00F71D98"/>
    <w:rsid w:val="00F72023"/>
    <w:rsid w:val="00F7260E"/>
    <w:rsid w:val="00F7262D"/>
    <w:rsid w:val="00F72B5C"/>
    <w:rsid w:val="00F72BD8"/>
    <w:rsid w:val="00F72C7C"/>
    <w:rsid w:val="00F72D9D"/>
    <w:rsid w:val="00F72DB5"/>
    <w:rsid w:val="00F72F3A"/>
    <w:rsid w:val="00F73274"/>
    <w:rsid w:val="00F73304"/>
    <w:rsid w:val="00F7343E"/>
    <w:rsid w:val="00F73514"/>
    <w:rsid w:val="00F73686"/>
    <w:rsid w:val="00F73755"/>
    <w:rsid w:val="00F739B1"/>
    <w:rsid w:val="00F73ADA"/>
    <w:rsid w:val="00F73D50"/>
    <w:rsid w:val="00F73E06"/>
    <w:rsid w:val="00F7404D"/>
    <w:rsid w:val="00F74073"/>
    <w:rsid w:val="00F7419D"/>
    <w:rsid w:val="00F743DF"/>
    <w:rsid w:val="00F74479"/>
    <w:rsid w:val="00F74A31"/>
    <w:rsid w:val="00F74A73"/>
    <w:rsid w:val="00F74A7B"/>
    <w:rsid w:val="00F74DF6"/>
    <w:rsid w:val="00F74FE0"/>
    <w:rsid w:val="00F7502F"/>
    <w:rsid w:val="00F75043"/>
    <w:rsid w:val="00F752A9"/>
    <w:rsid w:val="00F752BE"/>
    <w:rsid w:val="00F759FB"/>
    <w:rsid w:val="00F75CE7"/>
    <w:rsid w:val="00F75E49"/>
    <w:rsid w:val="00F760A1"/>
    <w:rsid w:val="00F761FD"/>
    <w:rsid w:val="00F764C1"/>
    <w:rsid w:val="00F766B6"/>
    <w:rsid w:val="00F76749"/>
    <w:rsid w:val="00F7693E"/>
    <w:rsid w:val="00F7731E"/>
    <w:rsid w:val="00F7742B"/>
    <w:rsid w:val="00F77726"/>
    <w:rsid w:val="00F77B89"/>
    <w:rsid w:val="00F77B8A"/>
    <w:rsid w:val="00F77D13"/>
    <w:rsid w:val="00F77F0A"/>
    <w:rsid w:val="00F802A4"/>
    <w:rsid w:val="00F80509"/>
    <w:rsid w:val="00F8056B"/>
    <w:rsid w:val="00F805BD"/>
    <w:rsid w:val="00F806E0"/>
    <w:rsid w:val="00F80EEF"/>
    <w:rsid w:val="00F8127F"/>
    <w:rsid w:val="00F8143C"/>
    <w:rsid w:val="00F8147A"/>
    <w:rsid w:val="00F8161C"/>
    <w:rsid w:val="00F81852"/>
    <w:rsid w:val="00F818BF"/>
    <w:rsid w:val="00F81C91"/>
    <w:rsid w:val="00F8289F"/>
    <w:rsid w:val="00F829C9"/>
    <w:rsid w:val="00F82AB0"/>
    <w:rsid w:val="00F82B53"/>
    <w:rsid w:val="00F82D6A"/>
    <w:rsid w:val="00F83282"/>
    <w:rsid w:val="00F834D3"/>
    <w:rsid w:val="00F8379A"/>
    <w:rsid w:val="00F837F0"/>
    <w:rsid w:val="00F83EA6"/>
    <w:rsid w:val="00F83FA1"/>
    <w:rsid w:val="00F840B2"/>
    <w:rsid w:val="00F8449A"/>
    <w:rsid w:val="00F84EB7"/>
    <w:rsid w:val="00F8534E"/>
    <w:rsid w:val="00F856CB"/>
    <w:rsid w:val="00F858EC"/>
    <w:rsid w:val="00F85A7C"/>
    <w:rsid w:val="00F8606E"/>
    <w:rsid w:val="00F8622A"/>
    <w:rsid w:val="00F86331"/>
    <w:rsid w:val="00F86776"/>
    <w:rsid w:val="00F86801"/>
    <w:rsid w:val="00F86C30"/>
    <w:rsid w:val="00F86D75"/>
    <w:rsid w:val="00F8719F"/>
    <w:rsid w:val="00F872B1"/>
    <w:rsid w:val="00F8755C"/>
    <w:rsid w:val="00F87E35"/>
    <w:rsid w:val="00F87EB6"/>
    <w:rsid w:val="00F906B8"/>
    <w:rsid w:val="00F906EB"/>
    <w:rsid w:val="00F90986"/>
    <w:rsid w:val="00F90D2C"/>
    <w:rsid w:val="00F912E1"/>
    <w:rsid w:val="00F918B1"/>
    <w:rsid w:val="00F91E68"/>
    <w:rsid w:val="00F92273"/>
    <w:rsid w:val="00F9251E"/>
    <w:rsid w:val="00F92ACD"/>
    <w:rsid w:val="00F92B40"/>
    <w:rsid w:val="00F92BB1"/>
    <w:rsid w:val="00F92FFF"/>
    <w:rsid w:val="00F930E7"/>
    <w:rsid w:val="00F93341"/>
    <w:rsid w:val="00F93FFB"/>
    <w:rsid w:val="00F94291"/>
    <w:rsid w:val="00F943EA"/>
    <w:rsid w:val="00F94752"/>
    <w:rsid w:val="00F947A7"/>
    <w:rsid w:val="00F94B44"/>
    <w:rsid w:val="00F94C59"/>
    <w:rsid w:val="00F94C87"/>
    <w:rsid w:val="00F94CA2"/>
    <w:rsid w:val="00F94D0C"/>
    <w:rsid w:val="00F94F6A"/>
    <w:rsid w:val="00F94FA4"/>
    <w:rsid w:val="00F950B0"/>
    <w:rsid w:val="00F9542D"/>
    <w:rsid w:val="00F956A5"/>
    <w:rsid w:val="00F95A02"/>
    <w:rsid w:val="00F95B74"/>
    <w:rsid w:val="00F95BB0"/>
    <w:rsid w:val="00F95D2E"/>
    <w:rsid w:val="00F95EDA"/>
    <w:rsid w:val="00F95F68"/>
    <w:rsid w:val="00F96244"/>
    <w:rsid w:val="00F962FA"/>
    <w:rsid w:val="00F96436"/>
    <w:rsid w:val="00F9675A"/>
    <w:rsid w:val="00F9684B"/>
    <w:rsid w:val="00F96B5B"/>
    <w:rsid w:val="00F96BAA"/>
    <w:rsid w:val="00F96CE9"/>
    <w:rsid w:val="00F96F77"/>
    <w:rsid w:val="00F9701D"/>
    <w:rsid w:val="00F97369"/>
    <w:rsid w:val="00F974AC"/>
    <w:rsid w:val="00F976AD"/>
    <w:rsid w:val="00F976C6"/>
    <w:rsid w:val="00F9777A"/>
    <w:rsid w:val="00F979EE"/>
    <w:rsid w:val="00F97A54"/>
    <w:rsid w:val="00F97A5B"/>
    <w:rsid w:val="00F97A68"/>
    <w:rsid w:val="00F97B90"/>
    <w:rsid w:val="00F97EFE"/>
    <w:rsid w:val="00FA043E"/>
    <w:rsid w:val="00FA0640"/>
    <w:rsid w:val="00FA086F"/>
    <w:rsid w:val="00FA09DF"/>
    <w:rsid w:val="00FA0D77"/>
    <w:rsid w:val="00FA0FD7"/>
    <w:rsid w:val="00FA10B2"/>
    <w:rsid w:val="00FA127B"/>
    <w:rsid w:val="00FA13F0"/>
    <w:rsid w:val="00FA15A9"/>
    <w:rsid w:val="00FA1637"/>
    <w:rsid w:val="00FA1700"/>
    <w:rsid w:val="00FA194D"/>
    <w:rsid w:val="00FA19E8"/>
    <w:rsid w:val="00FA1A18"/>
    <w:rsid w:val="00FA1B71"/>
    <w:rsid w:val="00FA1D7E"/>
    <w:rsid w:val="00FA224E"/>
    <w:rsid w:val="00FA240D"/>
    <w:rsid w:val="00FA28C1"/>
    <w:rsid w:val="00FA29E5"/>
    <w:rsid w:val="00FA2DF3"/>
    <w:rsid w:val="00FA30B9"/>
    <w:rsid w:val="00FA3664"/>
    <w:rsid w:val="00FA369E"/>
    <w:rsid w:val="00FA3E10"/>
    <w:rsid w:val="00FA3FBC"/>
    <w:rsid w:val="00FA3FEB"/>
    <w:rsid w:val="00FA42D2"/>
    <w:rsid w:val="00FA455F"/>
    <w:rsid w:val="00FA46E6"/>
    <w:rsid w:val="00FA4779"/>
    <w:rsid w:val="00FA49BE"/>
    <w:rsid w:val="00FA4CFF"/>
    <w:rsid w:val="00FA5046"/>
    <w:rsid w:val="00FA54F3"/>
    <w:rsid w:val="00FA5922"/>
    <w:rsid w:val="00FA59F8"/>
    <w:rsid w:val="00FA5A87"/>
    <w:rsid w:val="00FA5AAF"/>
    <w:rsid w:val="00FA5C52"/>
    <w:rsid w:val="00FA5C7A"/>
    <w:rsid w:val="00FA640D"/>
    <w:rsid w:val="00FA660E"/>
    <w:rsid w:val="00FA6803"/>
    <w:rsid w:val="00FA6938"/>
    <w:rsid w:val="00FA6BD2"/>
    <w:rsid w:val="00FA704F"/>
    <w:rsid w:val="00FA70C6"/>
    <w:rsid w:val="00FA710A"/>
    <w:rsid w:val="00FA715B"/>
    <w:rsid w:val="00FA74B5"/>
    <w:rsid w:val="00FA7622"/>
    <w:rsid w:val="00FA795A"/>
    <w:rsid w:val="00FA7972"/>
    <w:rsid w:val="00FA7AB7"/>
    <w:rsid w:val="00FB00C6"/>
    <w:rsid w:val="00FB01CF"/>
    <w:rsid w:val="00FB0582"/>
    <w:rsid w:val="00FB06A4"/>
    <w:rsid w:val="00FB0F5C"/>
    <w:rsid w:val="00FB1084"/>
    <w:rsid w:val="00FB10A7"/>
    <w:rsid w:val="00FB10C1"/>
    <w:rsid w:val="00FB1479"/>
    <w:rsid w:val="00FB1723"/>
    <w:rsid w:val="00FB17E8"/>
    <w:rsid w:val="00FB1955"/>
    <w:rsid w:val="00FB1DEE"/>
    <w:rsid w:val="00FB22F8"/>
    <w:rsid w:val="00FB26A4"/>
    <w:rsid w:val="00FB2729"/>
    <w:rsid w:val="00FB30E1"/>
    <w:rsid w:val="00FB315C"/>
    <w:rsid w:val="00FB330C"/>
    <w:rsid w:val="00FB34B2"/>
    <w:rsid w:val="00FB3852"/>
    <w:rsid w:val="00FB39C1"/>
    <w:rsid w:val="00FB3AB9"/>
    <w:rsid w:val="00FB3BCA"/>
    <w:rsid w:val="00FB3E40"/>
    <w:rsid w:val="00FB40D4"/>
    <w:rsid w:val="00FB4365"/>
    <w:rsid w:val="00FB4410"/>
    <w:rsid w:val="00FB47C8"/>
    <w:rsid w:val="00FB497F"/>
    <w:rsid w:val="00FB4B85"/>
    <w:rsid w:val="00FB534F"/>
    <w:rsid w:val="00FB57F0"/>
    <w:rsid w:val="00FB5936"/>
    <w:rsid w:val="00FB5965"/>
    <w:rsid w:val="00FB5D1C"/>
    <w:rsid w:val="00FB653E"/>
    <w:rsid w:val="00FB672C"/>
    <w:rsid w:val="00FB6A80"/>
    <w:rsid w:val="00FB6CEE"/>
    <w:rsid w:val="00FB6E6E"/>
    <w:rsid w:val="00FB6EEF"/>
    <w:rsid w:val="00FB6FBA"/>
    <w:rsid w:val="00FB7009"/>
    <w:rsid w:val="00FB70C8"/>
    <w:rsid w:val="00FB71B3"/>
    <w:rsid w:val="00FB72E2"/>
    <w:rsid w:val="00FB72F3"/>
    <w:rsid w:val="00FB7CC7"/>
    <w:rsid w:val="00FB7DA5"/>
    <w:rsid w:val="00FB7DBD"/>
    <w:rsid w:val="00FC0144"/>
    <w:rsid w:val="00FC0414"/>
    <w:rsid w:val="00FC0899"/>
    <w:rsid w:val="00FC0DE4"/>
    <w:rsid w:val="00FC0E7C"/>
    <w:rsid w:val="00FC0E94"/>
    <w:rsid w:val="00FC104D"/>
    <w:rsid w:val="00FC13AF"/>
    <w:rsid w:val="00FC15CE"/>
    <w:rsid w:val="00FC1AF3"/>
    <w:rsid w:val="00FC1C8C"/>
    <w:rsid w:val="00FC1DB3"/>
    <w:rsid w:val="00FC2475"/>
    <w:rsid w:val="00FC25D4"/>
    <w:rsid w:val="00FC266E"/>
    <w:rsid w:val="00FC2A1B"/>
    <w:rsid w:val="00FC2A61"/>
    <w:rsid w:val="00FC2C0C"/>
    <w:rsid w:val="00FC2E78"/>
    <w:rsid w:val="00FC33CC"/>
    <w:rsid w:val="00FC3C29"/>
    <w:rsid w:val="00FC3E2C"/>
    <w:rsid w:val="00FC3E35"/>
    <w:rsid w:val="00FC3F09"/>
    <w:rsid w:val="00FC41AC"/>
    <w:rsid w:val="00FC42EA"/>
    <w:rsid w:val="00FC4655"/>
    <w:rsid w:val="00FC4758"/>
    <w:rsid w:val="00FC47DC"/>
    <w:rsid w:val="00FC4CB4"/>
    <w:rsid w:val="00FC4F13"/>
    <w:rsid w:val="00FC52D1"/>
    <w:rsid w:val="00FC5433"/>
    <w:rsid w:val="00FC5894"/>
    <w:rsid w:val="00FC58EB"/>
    <w:rsid w:val="00FC59C0"/>
    <w:rsid w:val="00FC5AC3"/>
    <w:rsid w:val="00FC5AD1"/>
    <w:rsid w:val="00FC5D15"/>
    <w:rsid w:val="00FC6015"/>
    <w:rsid w:val="00FC6846"/>
    <w:rsid w:val="00FC6CDD"/>
    <w:rsid w:val="00FC6DA9"/>
    <w:rsid w:val="00FC6EBC"/>
    <w:rsid w:val="00FC7586"/>
    <w:rsid w:val="00FC76AF"/>
    <w:rsid w:val="00FC7784"/>
    <w:rsid w:val="00FC7CBB"/>
    <w:rsid w:val="00FC7D12"/>
    <w:rsid w:val="00FD027A"/>
    <w:rsid w:val="00FD0E70"/>
    <w:rsid w:val="00FD1171"/>
    <w:rsid w:val="00FD11C1"/>
    <w:rsid w:val="00FD12B6"/>
    <w:rsid w:val="00FD1852"/>
    <w:rsid w:val="00FD1966"/>
    <w:rsid w:val="00FD1B7E"/>
    <w:rsid w:val="00FD1C9E"/>
    <w:rsid w:val="00FD1EDD"/>
    <w:rsid w:val="00FD211E"/>
    <w:rsid w:val="00FD245A"/>
    <w:rsid w:val="00FD2850"/>
    <w:rsid w:val="00FD2A8B"/>
    <w:rsid w:val="00FD2B43"/>
    <w:rsid w:val="00FD35A9"/>
    <w:rsid w:val="00FD3781"/>
    <w:rsid w:val="00FD389F"/>
    <w:rsid w:val="00FD3947"/>
    <w:rsid w:val="00FD3A95"/>
    <w:rsid w:val="00FD3AB7"/>
    <w:rsid w:val="00FD3AED"/>
    <w:rsid w:val="00FD3E14"/>
    <w:rsid w:val="00FD3F7E"/>
    <w:rsid w:val="00FD4035"/>
    <w:rsid w:val="00FD404F"/>
    <w:rsid w:val="00FD43AE"/>
    <w:rsid w:val="00FD44B2"/>
    <w:rsid w:val="00FD46D7"/>
    <w:rsid w:val="00FD4A71"/>
    <w:rsid w:val="00FD52AC"/>
    <w:rsid w:val="00FD53D8"/>
    <w:rsid w:val="00FD558A"/>
    <w:rsid w:val="00FD56C4"/>
    <w:rsid w:val="00FD5A06"/>
    <w:rsid w:val="00FD5DDE"/>
    <w:rsid w:val="00FD5DE3"/>
    <w:rsid w:val="00FD6167"/>
    <w:rsid w:val="00FD67F6"/>
    <w:rsid w:val="00FD6EDC"/>
    <w:rsid w:val="00FD70CB"/>
    <w:rsid w:val="00FD7272"/>
    <w:rsid w:val="00FD7668"/>
    <w:rsid w:val="00FD7C07"/>
    <w:rsid w:val="00FD7CE8"/>
    <w:rsid w:val="00FD7E48"/>
    <w:rsid w:val="00FE015E"/>
    <w:rsid w:val="00FE025B"/>
    <w:rsid w:val="00FE03EE"/>
    <w:rsid w:val="00FE05AE"/>
    <w:rsid w:val="00FE05F0"/>
    <w:rsid w:val="00FE0C82"/>
    <w:rsid w:val="00FE111B"/>
    <w:rsid w:val="00FE11CF"/>
    <w:rsid w:val="00FE1363"/>
    <w:rsid w:val="00FE145F"/>
    <w:rsid w:val="00FE1790"/>
    <w:rsid w:val="00FE18A9"/>
    <w:rsid w:val="00FE1AAF"/>
    <w:rsid w:val="00FE1FB7"/>
    <w:rsid w:val="00FE1FD7"/>
    <w:rsid w:val="00FE21AB"/>
    <w:rsid w:val="00FE245E"/>
    <w:rsid w:val="00FE2BD3"/>
    <w:rsid w:val="00FE2CC3"/>
    <w:rsid w:val="00FE2D7A"/>
    <w:rsid w:val="00FE2E48"/>
    <w:rsid w:val="00FE2EBB"/>
    <w:rsid w:val="00FE3107"/>
    <w:rsid w:val="00FE38A9"/>
    <w:rsid w:val="00FE3995"/>
    <w:rsid w:val="00FE42F0"/>
    <w:rsid w:val="00FE44EA"/>
    <w:rsid w:val="00FE4C4B"/>
    <w:rsid w:val="00FE5270"/>
    <w:rsid w:val="00FE555E"/>
    <w:rsid w:val="00FE557F"/>
    <w:rsid w:val="00FE5C89"/>
    <w:rsid w:val="00FE5ECF"/>
    <w:rsid w:val="00FE6170"/>
    <w:rsid w:val="00FE6324"/>
    <w:rsid w:val="00FE6846"/>
    <w:rsid w:val="00FE686A"/>
    <w:rsid w:val="00FE6EB2"/>
    <w:rsid w:val="00FE7091"/>
    <w:rsid w:val="00FE73BF"/>
    <w:rsid w:val="00FE7416"/>
    <w:rsid w:val="00FE796F"/>
    <w:rsid w:val="00FE7A1A"/>
    <w:rsid w:val="00FE7C5E"/>
    <w:rsid w:val="00FE7C74"/>
    <w:rsid w:val="00FE7CA8"/>
    <w:rsid w:val="00FE7D82"/>
    <w:rsid w:val="00FF0492"/>
    <w:rsid w:val="00FF08D5"/>
    <w:rsid w:val="00FF13AB"/>
    <w:rsid w:val="00FF17B9"/>
    <w:rsid w:val="00FF1807"/>
    <w:rsid w:val="00FF1826"/>
    <w:rsid w:val="00FF1C26"/>
    <w:rsid w:val="00FF1D3D"/>
    <w:rsid w:val="00FF1EE6"/>
    <w:rsid w:val="00FF22EB"/>
    <w:rsid w:val="00FF240D"/>
    <w:rsid w:val="00FF2497"/>
    <w:rsid w:val="00FF26AC"/>
    <w:rsid w:val="00FF2987"/>
    <w:rsid w:val="00FF2B4D"/>
    <w:rsid w:val="00FF34F2"/>
    <w:rsid w:val="00FF3533"/>
    <w:rsid w:val="00FF37F9"/>
    <w:rsid w:val="00FF3983"/>
    <w:rsid w:val="00FF3C5F"/>
    <w:rsid w:val="00FF3FF5"/>
    <w:rsid w:val="00FF4620"/>
    <w:rsid w:val="00FF4796"/>
    <w:rsid w:val="00FF47D1"/>
    <w:rsid w:val="00FF4DFA"/>
    <w:rsid w:val="00FF5F08"/>
    <w:rsid w:val="00FF664B"/>
    <w:rsid w:val="00FF66D7"/>
    <w:rsid w:val="00FF671D"/>
    <w:rsid w:val="00FF69DE"/>
    <w:rsid w:val="00FF71C2"/>
    <w:rsid w:val="00FF7389"/>
    <w:rsid w:val="00FF7415"/>
    <w:rsid w:val="00FF7864"/>
    <w:rsid w:val="00FF78C5"/>
    <w:rsid w:val="00FF7E1A"/>
    <w:rsid w:val="00FF7F5A"/>
    <w:rsid w:val="00FF7F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6E38C3"/>
  <w15:docId w15:val="{AF62A5ED-EE35-4E69-9762-CE0FC31C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0"/>
    <w:lsdException w:name="heading 3" w:uiPriority="0"/>
    <w:lsdException w:name="heading 4" w:uiPriority="0"/>
    <w:lsdException w:name="heading 5" w:uiPriority="9"/>
    <w:lsdException w:name="heading 6" w:uiPriority="9"/>
    <w:lsdException w:name="heading 7" w:uiPriority="9" w:qFormat="1"/>
    <w:lsdException w:name="heading 8" w:uiPriority="9"/>
    <w:lsdException w:name="heading 9" w:uiPriority="9"/>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rsid w:val="00D43067"/>
    <w:rPr>
      <w:noProof/>
      <w:sz w:val="28"/>
    </w:rPr>
  </w:style>
  <w:style w:type="paragraph" w:styleId="12">
    <w:name w:val="heading 1"/>
    <w:aliases w:val="Заг1"/>
    <w:next w:val="a3"/>
    <w:link w:val="13"/>
    <w:uiPriority w:val="9"/>
    <w:qFormat/>
    <w:rsid w:val="00403527"/>
    <w:pPr>
      <w:keepNext/>
      <w:keepLines/>
      <w:pageBreakBefore/>
      <w:suppressAutoHyphens/>
      <w:spacing w:after="240" w:line="340" w:lineRule="exact"/>
      <w:jc w:val="center"/>
      <w:outlineLvl w:val="0"/>
    </w:pPr>
    <w:rPr>
      <w:b/>
      <w:kern w:val="28"/>
      <w:sz w:val="28"/>
    </w:rPr>
  </w:style>
  <w:style w:type="paragraph" w:styleId="23">
    <w:name w:val="heading 2"/>
    <w:next w:val="a3"/>
    <w:link w:val="24"/>
    <w:rsid w:val="003417CE"/>
    <w:pPr>
      <w:keepNext/>
      <w:widowControl w:val="0"/>
      <w:spacing w:before="240" w:line="360" w:lineRule="auto"/>
      <w:jc w:val="both"/>
      <w:outlineLvl w:val="1"/>
    </w:pPr>
    <w:rPr>
      <w:sz w:val="28"/>
      <w:lang w:val="uk-UA"/>
    </w:rPr>
  </w:style>
  <w:style w:type="paragraph" w:styleId="30">
    <w:name w:val="heading 3"/>
    <w:next w:val="a3"/>
    <w:link w:val="31"/>
    <w:rsid w:val="00A70D92"/>
    <w:pPr>
      <w:keepNext/>
      <w:keepLines/>
      <w:suppressAutoHyphens/>
      <w:spacing w:before="240" w:after="240" w:line="340" w:lineRule="exact"/>
      <w:outlineLvl w:val="2"/>
    </w:pPr>
    <w:rPr>
      <w:b/>
      <w:sz w:val="28"/>
    </w:rPr>
  </w:style>
  <w:style w:type="paragraph" w:styleId="44">
    <w:name w:val="heading 4"/>
    <w:next w:val="a3"/>
    <w:link w:val="45"/>
    <w:rsid w:val="00736AC1"/>
    <w:pPr>
      <w:widowControl w:val="0"/>
      <w:spacing w:line="360" w:lineRule="auto"/>
      <w:jc w:val="both"/>
      <w:outlineLvl w:val="3"/>
    </w:pPr>
    <w:rPr>
      <w:sz w:val="28"/>
      <w:lang w:val="uk-UA"/>
    </w:rPr>
  </w:style>
  <w:style w:type="paragraph" w:styleId="50">
    <w:name w:val="heading 5"/>
    <w:next w:val="a3"/>
    <w:link w:val="51"/>
    <w:uiPriority w:val="9"/>
    <w:rsid w:val="0055113D"/>
    <w:pPr>
      <w:keepNext/>
      <w:keepLines/>
      <w:suppressAutoHyphens/>
      <w:spacing w:before="240" w:after="120"/>
      <w:outlineLvl w:val="4"/>
    </w:pPr>
    <w:rPr>
      <w:b/>
      <w:sz w:val="28"/>
    </w:rPr>
  </w:style>
  <w:style w:type="paragraph" w:styleId="60">
    <w:name w:val="heading 6"/>
    <w:basedOn w:val="a3"/>
    <w:next w:val="a3"/>
    <w:link w:val="61"/>
    <w:uiPriority w:val="9"/>
    <w:rsid w:val="00AF71DE"/>
    <w:pPr>
      <w:spacing w:before="240" w:after="60"/>
      <w:outlineLvl w:val="5"/>
    </w:pPr>
    <w:rPr>
      <w:rFonts w:ascii="Arial CYR" w:hAnsi="Arial CYR"/>
      <w:sz w:val="22"/>
    </w:rPr>
  </w:style>
  <w:style w:type="paragraph" w:styleId="70">
    <w:name w:val="heading 7"/>
    <w:aliases w:val="Заг 7 (сод),Заг7 (сод)"/>
    <w:basedOn w:val="a4"/>
    <w:next w:val="a3"/>
    <w:link w:val="71"/>
    <w:uiPriority w:val="9"/>
    <w:qFormat/>
    <w:rsid w:val="00BB670A"/>
    <w:pPr>
      <w:outlineLvl w:val="6"/>
    </w:pPr>
  </w:style>
  <w:style w:type="paragraph" w:styleId="8">
    <w:name w:val="heading 8"/>
    <w:basedOn w:val="a3"/>
    <w:next w:val="a3"/>
    <w:link w:val="80"/>
    <w:uiPriority w:val="9"/>
    <w:rsid w:val="00AF71DE"/>
    <w:pPr>
      <w:spacing w:before="240" w:after="60"/>
      <w:outlineLvl w:val="7"/>
    </w:pPr>
    <w:rPr>
      <w:rFonts w:ascii="Arial CYR" w:hAnsi="Arial CYR"/>
    </w:rPr>
  </w:style>
  <w:style w:type="paragraph" w:styleId="9">
    <w:name w:val="heading 9"/>
    <w:next w:val="a3"/>
    <w:link w:val="90"/>
    <w:uiPriority w:val="9"/>
    <w:rsid w:val="00AF71DE"/>
    <w:pPr>
      <w:keepNext/>
      <w:keepLines/>
      <w:pageBreakBefore/>
      <w:suppressAutoHyphens/>
      <w:spacing w:line="340" w:lineRule="exact"/>
      <w:jc w:val="center"/>
      <w:outlineLvl w:val="8"/>
    </w:pPr>
    <w:rPr>
      <w:b/>
      <w:i/>
      <w:sz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4">
    <w:name w:val="Заг 4"/>
    <w:basedOn w:val="46"/>
    <w:link w:val="47"/>
    <w:rsid w:val="00571A05"/>
    <w:pPr>
      <w:numPr>
        <w:numId w:val="5"/>
      </w:numPr>
      <w:tabs>
        <w:tab w:val="num" w:pos="426"/>
        <w:tab w:val="num" w:pos="1702"/>
        <w:tab w:val="left" w:pos="1843"/>
        <w:tab w:val="num" w:pos="3545"/>
      </w:tabs>
      <w:ind w:left="0"/>
    </w:pPr>
    <w:rPr>
      <w:color w:val="000000"/>
    </w:rPr>
  </w:style>
  <w:style w:type="paragraph" w:styleId="a8">
    <w:name w:val="Balloon Text"/>
    <w:basedOn w:val="a3"/>
    <w:link w:val="a9"/>
    <w:uiPriority w:val="99"/>
    <w:semiHidden/>
    <w:unhideWhenUsed/>
    <w:rsid w:val="005D35DD"/>
    <w:rPr>
      <w:rFonts w:ascii="Tahoma" w:hAnsi="Tahoma" w:cs="Tahoma"/>
      <w:sz w:val="16"/>
      <w:szCs w:val="16"/>
    </w:rPr>
  </w:style>
  <w:style w:type="paragraph" w:customStyle="1" w:styleId="aa">
    <w:name w:val="осн абзац ИУС"/>
    <w:basedOn w:val="a3"/>
    <w:link w:val="ab"/>
    <w:rsid w:val="00FF7F5A"/>
    <w:pPr>
      <w:spacing w:line="360" w:lineRule="auto"/>
      <w:ind w:firstLine="709"/>
      <w:jc w:val="both"/>
    </w:pPr>
  </w:style>
  <w:style w:type="character" w:customStyle="1" w:styleId="47">
    <w:name w:val="Заг 4 Знак"/>
    <w:link w:val="4"/>
    <w:rsid w:val="00571A05"/>
    <w:rPr>
      <w:color w:val="000000"/>
      <w:sz w:val="28"/>
      <w:lang w:val="uk-UA"/>
    </w:rPr>
  </w:style>
  <w:style w:type="paragraph" w:styleId="ac">
    <w:name w:val="header"/>
    <w:basedOn w:val="a3"/>
    <w:link w:val="ad"/>
    <w:uiPriority w:val="99"/>
    <w:unhideWhenUsed/>
    <w:rsid w:val="00FF7F5A"/>
    <w:pPr>
      <w:tabs>
        <w:tab w:val="center" w:pos="4677"/>
        <w:tab w:val="right" w:pos="9355"/>
      </w:tabs>
    </w:pPr>
  </w:style>
  <w:style w:type="character" w:styleId="ae">
    <w:name w:val="footnote reference"/>
    <w:uiPriority w:val="99"/>
    <w:rsid w:val="00AF71DE"/>
    <w:rPr>
      <w:vertAlign w:val="superscript"/>
    </w:rPr>
  </w:style>
  <w:style w:type="character" w:customStyle="1" w:styleId="a9">
    <w:name w:val="Текст выноски Знак"/>
    <w:link w:val="a8"/>
    <w:uiPriority w:val="99"/>
    <w:semiHidden/>
    <w:rsid w:val="005D35DD"/>
    <w:rPr>
      <w:rFonts w:ascii="Tahoma" w:hAnsi="Tahoma" w:cs="Tahoma"/>
      <w:noProof/>
      <w:sz w:val="16"/>
      <w:szCs w:val="16"/>
    </w:rPr>
  </w:style>
  <w:style w:type="character" w:customStyle="1" w:styleId="ad">
    <w:name w:val="Верхний колонтитул Знак"/>
    <w:link w:val="ac"/>
    <w:uiPriority w:val="99"/>
    <w:rsid w:val="00FF7F5A"/>
    <w:rPr>
      <w:noProof/>
      <w:sz w:val="28"/>
    </w:rPr>
  </w:style>
  <w:style w:type="paragraph" w:styleId="af">
    <w:name w:val="footer"/>
    <w:basedOn w:val="a3"/>
    <w:link w:val="af0"/>
    <w:uiPriority w:val="99"/>
    <w:unhideWhenUsed/>
    <w:rsid w:val="00FF7F5A"/>
    <w:pPr>
      <w:tabs>
        <w:tab w:val="center" w:pos="4677"/>
        <w:tab w:val="right" w:pos="9355"/>
      </w:tabs>
    </w:pPr>
  </w:style>
  <w:style w:type="paragraph" w:styleId="af1">
    <w:name w:val="Document Map"/>
    <w:basedOn w:val="a3"/>
    <w:link w:val="af2"/>
    <w:uiPriority w:val="99"/>
    <w:semiHidden/>
    <w:unhideWhenUsed/>
    <w:rsid w:val="00296184"/>
    <w:rPr>
      <w:rFonts w:ascii="Tahoma" w:hAnsi="Tahoma" w:cs="Tahoma"/>
      <w:sz w:val="16"/>
      <w:szCs w:val="16"/>
    </w:rPr>
  </w:style>
  <w:style w:type="character" w:customStyle="1" w:styleId="af0">
    <w:name w:val="Нижний колонтитул Знак"/>
    <w:link w:val="af"/>
    <w:uiPriority w:val="99"/>
    <w:rsid w:val="00FF7F5A"/>
    <w:rPr>
      <w:noProof/>
      <w:sz w:val="28"/>
    </w:rPr>
  </w:style>
  <w:style w:type="paragraph" w:customStyle="1" w:styleId="af3">
    <w:name w:val="Приложение"/>
    <w:basedOn w:val="1"/>
    <w:next w:val="a3"/>
    <w:link w:val="af4"/>
    <w:qFormat/>
    <w:rsid w:val="00F74A31"/>
    <w:pPr>
      <w:numPr>
        <w:numId w:val="0"/>
      </w:numPr>
      <w:suppressLineNumbers/>
      <w:spacing w:line="240" w:lineRule="auto"/>
      <w:jc w:val="center"/>
    </w:pPr>
  </w:style>
  <w:style w:type="paragraph" w:customStyle="1" w:styleId="af5">
    <w:name w:val="Заг додатку ИУС"/>
    <w:basedOn w:val="af3"/>
    <w:next w:val="aa"/>
    <w:link w:val="af6"/>
    <w:rsid w:val="00F74A31"/>
    <w:pPr>
      <w:spacing w:line="360" w:lineRule="auto"/>
    </w:pPr>
  </w:style>
  <w:style w:type="character" w:customStyle="1" w:styleId="af2">
    <w:name w:val="Схема документа Знак"/>
    <w:link w:val="af1"/>
    <w:uiPriority w:val="99"/>
    <w:semiHidden/>
    <w:rsid w:val="00296184"/>
    <w:rPr>
      <w:rFonts w:ascii="Tahoma" w:hAnsi="Tahoma" w:cs="Tahoma"/>
      <w:noProof/>
      <w:sz w:val="16"/>
      <w:szCs w:val="16"/>
    </w:rPr>
  </w:style>
  <w:style w:type="character" w:customStyle="1" w:styleId="af4">
    <w:name w:val="Приложение Знак"/>
    <w:link w:val="af3"/>
    <w:rsid w:val="00F74A31"/>
    <w:rPr>
      <w:rFonts w:eastAsia="Calibri"/>
      <w:b/>
      <w:bCs/>
      <w:kern w:val="28"/>
      <w:sz w:val="28"/>
      <w:szCs w:val="28"/>
      <w:lang w:val="uk-UA" w:eastAsia="en-US"/>
    </w:rPr>
  </w:style>
  <w:style w:type="paragraph" w:customStyle="1" w:styleId="120">
    <w:name w:val="Заг таб 12 ИУС"/>
    <w:basedOn w:val="a3"/>
    <w:link w:val="121"/>
    <w:rsid w:val="006F0F80"/>
    <w:pPr>
      <w:ind w:left="-108" w:right="-108"/>
      <w:jc w:val="center"/>
    </w:pPr>
    <w:rPr>
      <w:sz w:val="24"/>
      <w:szCs w:val="24"/>
      <w:lang w:val="uk-UA"/>
    </w:rPr>
  </w:style>
  <w:style w:type="character" w:customStyle="1" w:styleId="ab">
    <w:name w:val="осн абзац ИУС Знак"/>
    <w:link w:val="aa"/>
    <w:rsid w:val="00F74A31"/>
    <w:rPr>
      <w:noProof/>
      <w:sz w:val="28"/>
    </w:rPr>
  </w:style>
  <w:style w:type="character" w:customStyle="1" w:styleId="af6">
    <w:name w:val="Заг додатку ИУС Знак"/>
    <w:link w:val="af5"/>
    <w:rsid w:val="00F74A31"/>
    <w:rPr>
      <w:rFonts w:eastAsia="Calibri"/>
      <w:b/>
      <w:bCs/>
      <w:noProof/>
      <w:kern w:val="28"/>
      <w:sz w:val="28"/>
      <w:szCs w:val="28"/>
      <w:lang w:val="uk-UA" w:eastAsia="en-US"/>
    </w:rPr>
  </w:style>
  <w:style w:type="paragraph" w:customStyle="1" w:styleId="14">
    <w:name w:val="Заг таб 14 ИУС"/>
    <w:basedOn w:val="120"/>
    <w:link w:val="140"/>
    <w:rsid w:val="003E049B"/>
    <w:rPr>
      <w:sz w:val="28"/>
      <w:szCs w:val="28"/>
    </w:rPr>
  </w:style>
  <w:style w:type="paragraph" w:styleId="af7">
    <w:name w:val="table of figures"/>
    <w:next w:val="a3"/>
    <w:semiHidden/>
    <w:rsid w:val="00AF71DE"/>
    <w:pPr>
      <w:keepLines/>
      <w:tabs>
        <w:tab w:val="right" w:leader="dot" w:pos="9922"/>
      </w:tabs>
      <w:spacing w:line="340" w:lineRule="exact"/>
      <w:ind w:left="1644" w:right="567" w:hanging="1644"/>
    </w:pPr>
    <w:rPr>
      <w:noProof/>
      <w:sz w:val="24"/>
    </w:rPr>
  </w:style>
  <w:style w:type="character" w:customStyle="1" w:styleId="121">
    <w:name w:val="Заг таб 12 ИУС Знак"/>
    <w:link w:val="120"/>
    <w:rsid w:val="006F0F80"/>
    <w:rPr>
      <w:noProof/>
      <w:sz w:val="24"/>
      <w:szCs w:val="24"/>
      <w:lang w:val="uk-UA"/>
    </w:rPr>
  </w:style>
  <w:style w:type="paragraph" w:customStyle="1" w:styleId="af8">
    <w:name w:val="Оглавление ИУС"/>
    <w:basedOn w:val="a3"/>
    <w:link w:val="af9"/>
    <w:rsid w:val="0009210C"/>
    <w:pPr>
      <w:tabs>
        <w:tab w:val="left" w:pos="709"/>
        <w:tab w:val="left" w:leader="dot" w:pos="9498"/>
      </w:tabs>
      <w:ind w:left="709" w:right="425" w:hanging="709"/>
    </w:pPr>
  </w:style>
  <w:style w:type="paragraph" w:styleId="afa">
    <w:name w:val="footnote text"/>
    <w:basedOn w:val="a3"/>
    <w:link w:val="afb"/>
    <w:uiPriority w:val="99"/>
    <w:rsid w:val="00AF71DE"/>
    <w:pPr>
      <w:keepLines/>
      <w:suppressAutoHyphens/>
      <w:ind w:firstLine="851"/>
    </w:pPr>
  </w:style>
  <w:style w:type="character" w:customStyle="1" w:styleId="140">
    <w:name w:val="Заг таб 14 ИУС Знак"/>
    <w:link w:val="14"/>
    <w:rsid w:val="003E049B"/>
    <w:rPr>
      <w:noProof/>
      <w:sz w:val="28"/>
      <w:szCs w:val="28"/>
      <w:lang w:val="uk-UA"/>
    </w:rPr>
  </w:style>
  <w:style w:type="paragraph" w:customStyle="1" w:styleId="afc">
    <w:name w:val="Знач парам ИУС"/>
    <w:basedOn w:val="a3"/>
    <w:link w:val="afd"/>
    <w:rsid w:val="00475E4F"/>
    <w:pPr>
      <w:spacing w:line="360" w:lineRule="auto"/>
      <w:jc w:val="right"/>
    </w:pPr>
  </w:style>
  <w:style w:type="character" w:customStyle="1" w:styleId="af9">
    <w:name w:val="Оглавление ИУС Знак"/>
    <w:link w:val="af8"/>
    <w:rsid w:val="0009210C"/>
    <w:rPr>
      <w:noProof/>
      <w:sz w:val="28"/>
    </w:rPr>
  </w:style>
  <w:style w:type="paragraph" w:customStyle="1" w:styleId="122">
    <w:name w:val="Надпись в  рамке 12 ИУС"/>
    <w:basedOn w:val="a3"/>
    <w:link w:val="123"/>
    <w:rsid w:val="00727EE6"/>
    <w:pPr>
      <w:jc w:val="center"/>
    </w:pPr>
    <w:rPr>
      <w:sz w:val="24"/>
      <w:szCs w:val="24"/>
    </w:rPr>
  </w:style>
  <w:style w:type="paragraph" w:customStyle="1" w:styleId="afe">
    <w:name w:val="Параметры ИУС"/>
    <w:basedOn w:val="a3"/>
    <w:link w:val="aff"/>
    <w:rsid w:val="0009210C"/>
    <w:pPr>
      <w:spacing w:line="360" w:lineRule="auto"/>
    </w:pPr>
  </w:style>
  <w:style w:type="character" w:customStyle="1" w:styleId="afd">
    <w:name w:val="Знач парам ИУС Знак"/>
    <w:link w:val="afc"/>
    <w:rsid w:val="00475E4F"/>
    <w:rPr>
      <w:noProof/>
      <w:sz w:val="28"/>
    </w:rPr>
  </w:style>
  <w:style w:type="character" w:customStyle="1" w:styleId="aff">
    <w:name w:val="Параметры ИУС Знак"/>
    <w:link w:val="afe"/>
    <w:rsid w:val="0009210C"/>
    <w:rPr>
      <w:noProof/>
      <w:sz w:val="28"/>
    </w:rPr>
  </w:style>
  <w:style w:type="paragraph" w:styleId="aff0">
    <w:name w:val="Title"/>
    <w:basedOn w:val="a3"/>
    <w:next w:val="a3"/>
    <w:link w:val="aff1"/>
    <w:uiPriority w:val="99"/>
    <w:rsid w:val="00475F88"/>
    <w:pPr>
      <w:pBdr>
        <w:bottom w:val="single" w:sz="8" w:space="4" w:color="4F81BD"/>
      </w:pBdr>
      <w:spacing w:after="300"/>
      <w:contextualSpacing/>
    </w:pPr>
    <w:rPr>
      <w:rFonts w:ascii="Cambria" w:hAnsi="Cambria"/>
      <w:color w:val="17365D"/>
      <w:spacing w:val="5"/>
      <w:kern w:val="28"/>
      <w:sz w:val="52"/>
      <w:szCs w:val="52"/>
    </w:rPr>
  </w:style>
  <w:style w:type="character" w:customStyle="1" w:styleId="123">
    <w:name w:val="Надпись в  рамке 12 ИУС Знак"/>
    <w:link w:val="122"/>
    <w:rsid w:val="00727EE6"/>
    <w:rPr>
      <w:noProof/>
      <w:sz w:val="24"/>
      <w:szCs w:val="24"/>
    </w:rPr>
  </w:style>
  <w:style w:type="character" w:customStyle="1" w:styleId="aff1">
    <w:name w:val="Заголовок Знак"/>
    <w:link w:val="aff0"/>
    <w:uiPriority w:val="99"/>
    <w:rsid w:val="00475F88"/>
    <w:rPr>
      <w:rFonts w:ascii="Cambria" w:eastAsia="Times New Roman" w:hAnsi="Cambria" w:cs="Times New Roman"/>
      <w:noProof/>
      <w:color w:val="17365D"/>
      <w:spacing w:val="5"/>
      <w:kern w:val="28"/>
      <w:sz w:val="52"/>
      <w:szCs w:val="52"/>
    </w:rPr>
  </w:style>
  <w:style w:type="table" w:styleId="aff2">
    <w:name w:val="Table Grid"/>
    <w:basedOn w:val="a6"/>
    <w:uiPriority w:val="59"/>
    <w:rsid w:val="004D25B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Заголовок 1 Знак"/>
    <w:aliases w:val="Заг1 Знак"/>
    <w:link w:val="12"/>
    <w:rsid w:val="00403527"/>
    <w:rPr>
      <w:b/>
      <w:kern w:val="28"/>
      <w:sz w:val="28"/>
      <w:lang w:val="ru-RU" w:eastAsia="ru-RU" w:bidi="ar-SA"/>
    </w:rPr>
  </w:style>
  <w:style w:type="character" w:customStyle="1" w:styleId="45">
    <w:name w:val="Заголовок 4 Знак"/>
    <w:link w:val="44"/>
    <w:rsid w:val="00736AC1"/>
    <w:rPr>
      <w:sz w:val="28"/>
      <w:lang w:val="uk-UA"/>
    </w:rPr>
  </w:style>
  <w:style w:type="character" w:customStyle="1" w:styleId="24">
    <w:name w:val="Заголовок 2 Знак"/>
    <w:link w:val="23"/>
    <w:rsid w:val="003417CE"/>
    <w:rPr>
      <w:sz w:val="28"/>
      <w:lang w:val="uk-UA"/>
    </w:rPr>
  </w:style>
  <w:style w:type="paragraph" w:customStyle="1" w:styleId="2">
    <w:name w:val="Заг 2 (сод)"/>
    <w:basedOn w:val="23"/>
    <w:link w:val="25"/>
    <w:qFormat/>
    <w:rsid w:val="00A447E0"/>
    <w:pPr>
      <w:numPr>
        <w:ilvl w:val="1"/>
        <w:numId w:val="7"/>
      </w:numPr>
      <w:tabs>
        <w:tab w:val="clear" w:pos="1418"/>
        <w:tab w:val="num" w:pos="2410"/>
      </w:tabs>
      <w:spacing w:before="120"/>
      <w:ind w:firstLine="709"/>
    </w:pPr>
    <w:rPr>
      <w:b/>
      <w:lang w:val="ru-RU"/>
    </w:rPr>
  </w:style>
  <w:style w:type="character" w:customStyle="1" w:styleId="25">
    <w:name w:val="Заг 2 (сод) Знак"/>
    <w:link w:val="2"/>
    <w:rsid w:val="00A447E0"/>
    <w:rPr>
      <w:b/>
      <w:sz w:val="28"/>
    </w:rPr>
  </w:style>
  <w:style w:type="paragraph" w:styleId="aff3">
    <w:name w:val="Revision"/>
    <w:hidden/>
    <w:uiPriority w:val="99"/>
    <w:semiHidden/>
    <w:rsid w:val="00833922"/>
    <w:rPr>
      <w:noProof/>
      <w:sz w:val="28"/>
    </w:rPr>
  </w:style>
  <w:style w:type="character" w:customStyle="1" w:styleId="31">
    <w:name w:val="Заголовок 3 Знак"/>
    <w:link w:val="30"/>
    <w:rsid w:val="00837B10"/>
    <w:rPr>
      <w:b/>
      <w:sz w:val="28"/>
      <w:lang w:bidi="ar-SA"/>
    </w:rPr>
  </w:style>
  <w:style w:type="character" w:customStyle="1" w:styleId="51">
    <w:name w:val="Заголовок 5 Знак"/>
    <w:link w:val="50"/>
    <w:uiPriority w:val="9"/>
    <w:rsid w:val="00837B10"/>
    <w:rPr>
      <w:b/>
      <w:sz w:val="28"/>
      <w:lang w:bidi="ar-SA"/>
    </w:rPr>
  </w:style>
  <w:style w:type="character" w:customStyle="1" w:styleId="61">
    <w:name w:val="Заголовок 6 Знак"/>
    <w:link w:val="60"/>
    <w:uiPriority w:val="9"/>
    <w:rsid w:val="00837B10"/>
    <w:rPr>
      <w:rFonts w:ascii="Arial CYR" w:hAnsi="Arial CYR"/>
      <w:noProof/>
      <w:sz w:val="22"/>
    </w:rPr>
  </w:style>
  <w:style w:type="character" w:customStyle="1" w:styleId="71">
    <w:name w:val="Заголовок 7 Знак"/>
    <w:aliases w:val="Заг 7 (сод) Знак,Заг7 (сод) Знак"/>
    <w:link w:val="70"/>
    <w:uiPriority w:val="9"/>
    <w:rsid w:val="00BB670A"/>
    <w:rPr>
      <w:rFonts w:eastAsia="Batang"/>
      <w:sz w:val="28"/>
      <w:szCs w:val="28"/>
      <w:lang w:val="ru-RU" w:eastAsia="en-US"/>
    </w:rPr>
  </w:style>
  <w:style w:type="character" w:customStyle="1" w:styleId="80">
    <w:name w:val="Заголовок 8 Знак"/>
    <w:link w:val="8"/>
    <w:uiPriority w:val="9"/>
    <w:rsid w:val="00837B10"/>
    <w:rPr>
      <w:rFonts w:ascii="Arial CYR" w:hAnsi="Arial CYR"/>
      <w:noProof/>
      <w:sz w:val="28"/>
    </w:rPr>
  </w:style>
  <w:style w:type="character" w:customStyle="1" w:styleId="90">
    <w:name w:val="Заголовок 9 Знак"/>
    <w:link w:val="9"/>
    <w:uiPriority w:val="9"/>
    <w:rsid w:val="00837B10"/>
    <w:rPr>
      <w:b/>
      <w:i/>
      <w:sz w:val="24"/>
      <w:lang w:bidi="ar-SA"/>
    </w:rPr>
  </w:style>
  <w:style w:type="character" w:customStyle="1" w:styleId="afb">
    <w:name w:val="Текст сноски Знак"/>
    <w:link w:val="afa"/>
    <w:uiPriority w:val="99"/>
    <w:rsid w:val="00837B10"/>
    <w:rPr>
      <w:noProof/>
      <w:sz w:val="28"/>
    </w:rPr>
  </w:style>
  <w:style w:type="numbering" w:customStyle="1" w:styleId="15">
    <w:name w:val="Нет списка1"/>
    <w:next w:val="a7"/>
    <w:uiPriority w:val="99"/>
    <w:semiHidden/>
    <w:unhideWhenUsed/>
    <w:rsid w:val="00837B10"/>
  </w:style>
  <w:style w:type="table" w:customStyle="1" w:styleId="16">
    <w:name w:val="Сетка таблицы1"/>
    <w:basedOn w:val="a6"/>
    <w:next w:val="aff2"/>
    <w:uiPriority w:val="59"/>
    <w:rsid w:val="0098127D"/>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 1 (сод)"/>
    <w:basedOn w:val="12"/>
    <w:link w:val="17"/>
    <w:qFormat/>
    <w:rsid w:val="00A447E0"/>
    <w:pPr>
      <w:numPr>
        <w:numId w:val="7"/>
      </w:numPr>
      <w:tabs>
        <w:tab w:val="left" w:pos="2410"/>
      </w:tabs>
      <w:spacing w:before="120" w:after="0" w:line="360" w:lineRule="auto"/>
      <w:ind w:left="0" w:firstLine="720"/>
      <w:jc w:val="both"/>
    </w:pPr>
    <w:rPr>
      <w:rFonts w:eastAsia="Calibri"/>
      <w:bCs/>
      <w:szCs w:val="28"/>
      <w:lang w:eastAsia="en-US"/>
    </w:rPr>
  </w:style>
  <w:style w:type="character" w:customStyle="1" w:styleId="17">
    <w:name w:val="Заг 1 (сод) Знак"/>
    <w:link w:val="1"/>
    <w:rsid w:val="00A447E0"/>
    <w:rPr>
      <w:rFonts w:eastAsia="Calibri"/>
      <w:b/>
      <w:bCs/>
      <w:kern w:val="28"/>
      <w:sz w:val="28"/>
      <w:szCs w:val="28"/>
      <w:lang w:eastAsia="en-US"/>
    </w:rPr>
  </w:style>
  <w:style w:type="character" w:styleId="aff4">
    <w:name w:val="Placeholder Text"/>
    <w:uiPriority w:val="99"/>
    <w:semiHidden/>
    <w:rsid w:val="00671DF2"/>
    <w:rPr>
      <w:rFonts w:cs="Times New Roman"/>
      <w:color w:val="808080"/>
    </w:rPr>
  </w:style>
  <w:style w:type="numbering" w:customStyle="1" w:styleId="14005063">
    <w:name w:val="Стиль нумерованный 14 пт Слева:  005 см Выступ:  063 см"/>
    <w:rsid w:val="00671DF2"/>
    <w:pPr>
      <w:numPr>
        <w:numId w:val="1"/>
      </w:numPr>
    </w:pPr>
  </w:style>
  <w:style w:type="paragraph" w:styleId="18">
    <w:name w:val="index 1"/>
    <w:basedOn w:val="a3"/>
    <w:next w:val="a3"/>
    <w:autoRedefine/>
    <w:semiHidden/>
    <w:rsid w:val="00671DF2"/>
    <w:pPr>
      <w:widowControl w:val="0"/>
      <w:shd w:val="clear" w:color="auto" w:fill="FFFFFF"/>
      <w:spacing w:line="360" w:lineRule="auto"/>
      <w:ind w:left="240" w:hanging="240"/>
      <w:jc w:val="both"/>
    </w:pPr>
    <w:rPr>
      <w:sz w:val="24"/>
      <w:lang w:val="en-US"/>
    </w:rPr>
  </w:style>
  <w:style w:type="paragraph" w:customStyle="1" w:styleId="3">
    <w:name w:val="Заг 3 (сод)"/>
    <w:basedOn w:val="30"/>
    <w:link w:val="32"/>
    <w:qFormat/>
    <w:rsid w:val="00747915"/>
    <w:pPr>
      <w:numPr>
        <w:ilvl w:val="2"/>
        <w:numId w:val="7"/>
      </w:numPr>
      <w:shd w:val="clear" w:color="auto" w:fill="FFFFFF"/>
      <w:tabs>
        <w:tab w:val="clear" w:pos="1418"/>
        <w:tab w:val="num" w:pos="2410"/>
      </w:tabs>
      <w:spacing w:before="120" w:after="0" w:line="360" w:lineRule="auto"/>
      <w:ind w:left="0"/>
      <w:jc w:val="both"/>
    </w:pPr>
    <w:rPr>
      <w:rFonts w:eastAsia="Calibri"/>
      <w:color w:val="000000"/>
      <w:szCs w:val="28"/>
      <w:lang w:val="uk-UA" w:eastAsia="en-US"/>
    </w:rPr>
  </w:style>
  <w:style w:type="paragraph" w:styleId="aff5">
    <w:name w:val="List"/>
    <w:basedOn w:val="a3"/>
    <w:unhideWhenUsed/>
    <w:rsid w:val="00B8005E"/>
    <w:pPr>
      <w:ind w:left="283" w:hanging="283"/>
      <w:contextualSpacing/>
    </w:pPr>
  </w:style>
  <w:style w:type="numbering" w:customStyle="1" w:styleId="41">
    <w:name w:val="4"/>
    <w:uiPriority w:val="99"/>
    <w:rsid w:val="00107DBA"/>
    <w:pPr>
      <w:numPr>
        <w:numId w:val="2"/>
      </w:numPr>
    </w:pPr>
  </w:style>
  <w:style w:type="numbering" w:customStyle="1" w:styleId="42">
    <w:name w:val="4А"/>
    <w:uiPriority w:val="99"/>
    <w:rsid w:val="006F4FB7"/>
    <w:pPr>
      <w:numPr>
        <w:numId w:val="3"/>
      </w:numPr>
    </w:pPr>
  </w:style>
  <w:style w:type="paragraph" w:customStyle="1" w:styleId="a">
    <w:name w:val="Перечень ИУС"/>
    <w:basedOn w:val="a3"/>
    <w:link w:val="aff6"/>
    <w:qFormat/>
    <w:rsid w:val="00F95EDA"/>
    <w:pPr>
      <w:numPr>
        <w:numId w:val="4"/>
      </w:numPr>
      <w:tabs>
        <w:tab w:val="left" w:pos="993"/>
      </w:tabs>
      <w:spacing w:line="360" w:lineRule="auto"/>
      <w:jc w:val="both"/>
    </w:pPr>
    <w:rPr>
      <w:noProof w:val="0"/>
      <w:lang w:val="uk-UA"/>
    </w:rPr>
  </w:style>
  <w:style w:type="paragraph" w:customStyle="1" w:styleId="33">
    <w:name w:val="Заг 3 после табл"/>
    <w:basedOn w:val="3"/>
    <w:link w:val="34"/>
    <w:autoRedefine/>
    <w:rsid w:val="000D3C38"/>
    <w:pPr>
      <w:tabs>
        <w:tab w:val="left" w:pos="4536"/>
      </w:tabs>
    </w:pPr>
    <w:rPr>
      <w:szCs w:val="24"/>
    </w:rPr>
  </w:style>
  <w:style w:type="character" w:customStyle="1" w:styleId="32">
    <w:name w:val="Заг 3 (сод) Знак"/>
    <w:link w:val="3"/>
    <w:rsid w:val="00747915"/>
    <w:rPr>
      <w:rFonts w:eastAsia="Calibri"/>
      <w:b/>
      <w:color w:val="000000"/>
      <w:sz w:val="28"/>
      <w:szCs w:val="28"/>
      <w:shd w:val="clear" w:color="auto" w:fill="FFFFFF"/>
      <w:lang w:val="uk-UA" w:eastAsia="en-US"/>
    </w:rPr>
  </w:style>
  <w:style w:type="character" w:customStyle="1" w:styleId="34">
    <w:name w:val="Заг 3 после табл Знак"/>
    <w:link w:val="33"/>
    <w:rsid w:val="000D3C38"/>
    <w:rPr>
      <w:rFonts w:eastAsia="Calibri"/>
      <w:b/>
      <w:color w:val="000000"/>
      <w:sz w:val="28"/>
      <w:szCs w:val="24"/>
      <w:shd w:val="clear" w:color="auto" w:fill="FFFFFF"/>
      <w:lang w:val="uk-UA" w:eastAsia="en-US"/>
    </w:rPr>
  </w:style>
  <w:style w:type="paragraph" w:styleId="aff7">
    <w:name w:val="annotation text"/>
    <w:basedOn w:val="a3"/>
    <w:link w:val="aff8"/>
    <w:uiPriority w:val="99"/>
    <w:unhideWhenUsed/>
    <w:rsid w:val="00E770DC"/>
    <w:rPr>
      <w:sz w:val="20"/>
    </w:rPr>
  </w:style>
  <w:style w:type="character" w:customStyle="1" w:styleId="aff8">
    <w:name w:val="Текст примечания Знак"/>
    <w:link w:val="aff7"/>
    <w:uiPriority w:val="99"/>
    <w:rsid w:val="00E770DC"/>
    <w:rPr>
      <w:noProof/>
    </w:rPr>
  </w:style>
  <w:style w:type="character" w:styleId="aff9">
    <w:name w:val="annotation reference"/>
    <w:uiPriority w:val="99"/>
    <w:semiHidden/>
    <w:unhideWhenUsed/>
    <w:rsid w:val="00E770DC"/>
    <w:rPr>
      <w:sz w:val="16"/>
      <w:szCs w:val="16"/>
    </w:rPr>
  </w:style>
  <w:style w:type="paragraph" w:styleId="affa">
    <w:name w:val="annotation subject"/>
    <w:basedOn w:val="aff7"/>
    <w:next w:val="aff7"/>
    <w:link w:val="affb"/>
    <w:uiPriority w:val="99"/>
    <w:semiHidden/>
    <w:unhideWhenUsed/>
    <w:rsid w:val="00440FB0"/>
    <w:rPr>
      <w:b/>
      <w:bCs/>
    </w:rPr>
  </w:style>
  <w:style w:type="character" w:customStyle="1" w:styleId="affb">
    <w:name w:val="Тема примечания Знак"/>
    <w:link w:val="affa"/>
    <w:uiPriority w:val="99"/>
    <w:semiHidden/>
    <w:rsid w:val="00440FB0"/>
    <w:rPr>
      <w:b/>
      <w:bCs/>
      <w:noProof/>
    </w:rPr>
  </w:style>
  <w:style w:type="paragraph" w:styleId="affc">
    <w:name w:val="List Paragraph"/>
    <w:basedOn w:val="a3"/>
    <w:link w:val="affd"/>
    <w:uiPriority w:val="34"/>
    <w:qFormat/>
    <w:rsid w:val="008C6AEC"/>
    <w:pPr>
      <w:ind w:left="720"/>
      <w:contextualSpacing/>
    </w:pPr>
    <w:rPr>
      <w:noProof w:val="0"/>
      <w:sz w:val="24"/>
      <w:szCs w:val="24"/>
    </w:rPr>
  </w:style>
  <w:style w:type="paragraph" w:customStyle="1" w:styleId="style111">
    <w:name w:val="style1_1_1"/>
    <w:basedOn w:val="a3"/>
    <w:rsid w:val="00687AFB"/>
    <w:pPr>
      <w:numPr>
        <w:ilvl w:val="2"/>
        <w:numId w:val="6"/>
      </w:numPr>
      <w:spacing w:line="360" w:lineRule="auto"/>
    </w:pPr>
    <w:rPr>
      <w:noProof w:val="0"/>
      <w:sz w:val="24"/>
      <w:szCs w:val="24"/>
    </w:rPr>
  </w:style>
  <w:style w:type="paragraph" w:customStyle="1" w:styleId="Iauiue">
    <w:name w:val="Iau?iue"/>
    <w:rsid w:val="00687AFB"/>
    <w:pPr>
      <w:widowControl w:val="0"/>
    </w:pPr>
    <w:rPr>
      <w:lang w:eastAsia="en-US"/>
    </w:rPr>
  </w:style>
  <w:style w:type="paragraph" w:styleId="affe">
    <w:name w:val="Body Text Indent"/>
    <w:basedOn w:val="a3"/>
    <w:link w:val="afff"/>
    <w:rsid w:val="00687AFB"/>
    <w:pPr>
      <w:autoSpaceDE w:val="0"/>
      <w:autoSpaceDN w:val="0"/>
      <w:adjustRightInd w:val="0"/>
      <w:ind w:firstLine="720"/>
    </w:pPr>
    <w:rPr>
      <w:noProof w:val="0"/>
      <w:sz w:val="24"/>
      <w:szCs w:val="28"/>
    </w:rPr>
  </w:style>
  <w:style w:type="character" w:customStyle="1" w:styleId="afff">
    <w:name w:val="Основной текст с отступом Знак"/>
    <w:link w:val="affe"/>
    <w:rsid w:val="00687AFB"/>
    <w:rPr>
      <w:sz w:val="24"/>
      <w:szCs w:val="28"/>
    </w:rPr>
  </w:style>
  <w:style w:type="paragraph" w:styleId="26">
    <w:name w:val="Body Text Indent 2"/>
    <w:basedOn w:val="a3"/>
    <w:link w:val="27"/>
    <w:uiPriority w:val="99"/>
    <w:semiHidden/>
    <w:unhideWhenUsed/>
    <w:rsid w:val="00687AFB"/>
    <w:pPr>
      <w:spacing w:after="120" w:line="480" w:lineRule="auto"/>
      <w:ind w:left="283"/>
    </w:pPr>
    <w:rPr>
      <w:noProof w:val="0"/>
      <w:sz w:val="24"/>
      <w:szCs w:val="24"/>
    </w:rPr>
  </w:style>
  <w:style w:type="character" w:customStyle="1" w:styleId="27">
    <w:name w:val="Основной текст с отступом 2 Знак"/>
    <w:link w:val="26"/>
    <w:uiPriority w:val="99"/>
    <w:semiHidden/>
    <w:rsid w:val="00687AFB"/>
    <w:rPr>
      <w:sz w:val="24"/>
      <w:szCs w:val="24"/>
    </w:rPr>
  </w:style>
  <w:style w:type="character" w:styleId="afff0">
    <w:name w:val="Hyperlink"/>
    <w:uiPriority w:val="99"/>
    <w:unhideWhenUsed/>
    <w:rsid w:val="00687AFB"/>
    <w:rPr>
      <w:color w:val="0000FF"/>
      <w:u w:val="single"/>
    </w:rPr>
  </w:style>
  <w:style w:type="character" w:styleId="afff1">
    <w:name w:val="FollowedHyperlink"/>
    <w:uiPriority w:val="99"/>
    <w:semiHidden/>
    <w:unhideWhenUsed/>
    <w:rsid w:val="00687AFB"/>
    <w:rPr>
      <w:color w:val="800080"/>
      <w:u w:val="single"/>
    </w:rPr>
  </w:style>
  <w:style w:type="paragraph" w:styleId="afff2">
    <w:name w:val="TOC Heading"/>
    <w:basedOn w:val="12"/>
    <w:next w:val="a3"/>
    <w:uiPriority w:val="39"/>
    <w:unhideWhenUsed/>
    <w:rsid w:val="00687AFB"/>
    <w:pPr>
      <w:pageBreakBefore w:val="0"/>
      <w:suppressAutoHyphens w:val="0"/>
      <w:spacing w:before="480" w:after="0" w:line="276" w:lineRule="auto"/>
      <w:jc w:val="left"/>
      <w:outlineLvl w:val="9"/>
    </w:pPr>
    <w:rPr>
      <w:rFonts w:ascii="Cambria" w:hAnsi="Cambria"/>
      <w:bCs/>
      <w:color w:val="365F91"/>
      <w:kern w:val="0"/>
      <w:szCs w:val="28"/>
      <w:lang w:eastAsia="en-US"/>
    </w:rPr>
  </w:style>
  <w:style w:type="paragraph" w:styleId="28">
    <w:name w:val="toc 2"/>
    <w:basedOn w:val="a3"/>
    <w:next w:val="a3"/>
    <w:autoRedefine/>
    <w:uiPriority w:val="39"/>
    <w:unhideWhenUsed/>
    <w:qFormat/>
    <w:rsid w:val="005B41B2"/>
    <w:pPr>
      <w:tabs>
        <w:tab w:val="left" w:pos="709"/>
        <w:tab w:val="right" w:leader="dot" w:pos="9912"/>
      </w:tabs>
      <w:spacing w:line="360" w:lineRule="auto"/>
      <w:ind w:firstLine="284"/>
      <w:jc w:val="both"/>
    </w:pPr>
    <w:rPr>
      <w:rFonts w:cs="Calibri"/>
      <w:iCs/>
      <w:noProof w:val="0"/>
      <w:sz w:val="27"/>
    </w:rPr>
  </w:style>
  <w:style w:type="paragraph" w:styleId="19">
    <w:name w:val="toc 1"/>
    <w:basedOn w:val="a3"/>
    <w:next w:val="a3"/>
    <w:autoRedefine/>
    <w:uiPriority w:val="39"/>
    <w:unhideWhenUsed/>
    <w:qFormat/>
    <w:rsid w:val="002B2F66"/>
    <w:pPr>
      <w:tabs>
        <w:tab w:val="left" w:pos="284"/>
        <w:tab w:val="right" w:leader="dot" w:pos="9912"/>
      </w:tabs>
      <w:spacing w:line="360" w:lineRule="auto"/>
      <w:jc w:val="both"/>
    </w:pPr>
    <w:rPr>
      <w:rFonts w:cs="Calibri"/>
      <w:bCs/>
      <w:noProof w:val="0"/>
    </w:rPr>
  </w:style>
  <w:style w:type="paragraph" w:styleId="35">
    <w:name w:val="toc 3"/>
    <w:basedOn w:val="a3"/>
    <w:next w:val="a3"/>
    <w:autoRedefine/>
    <w:uiPriority w:val="39"/>
    <w:unhideWhenUsed/>
    <w:qFormat/>
    <w:rsid w:val="00052AF0"/>
    <w:pPr>
      <w:tabs>
        <w:tab w:val="left" w:pos="1701"/>
        <w:tab w:val="right" w:leader="dot" w:pos="9922"/>
      </w:tabs>
      <w:spacing w:line="360" w:lineRule="auto"/>
      <w:ind w:firstLine="709"/>
      <w:jc w:val="both"/>
    </w:pPr>
    <w:rPr>
      <w:rFonts w:cs="Calibri"/>
      <w:szCs w:val="28"/>
    </w:rPr>
  </w:style>
  <w:style w:type="paragraph" w:styleId="48">
    <w:name w:val="toc 4"/>
    <w:basedOn w:val="a3"/>
    <w:next w:val="a3"/>
    <w:autoRedefine/>
    <w:uiPriority w:val="39"/>
    <w:unhideWhenUsed/>
    <w:rsid w:val="00EA76FC"/>
    <w:pPr>
      <w:tabs>
        <w:tab w:val="left" w:pos="2268"/>
        <w:tab w:val="right" w:leader="dot" w:pos="9911"/>
      </w:tabs>
      <w:suppressAutoHyphens/>
      <w:spacing w:line="360" w:lineRule="auto"/>
      <w:ind w:firstLine="1418"/>
      <w:jc w:val="both"/>
    </w:pPr>
    <w:rPr>
      <w:rFonts w:cs="Calibri"/>
      <w:noProof w:val="0"/>
      <w:sz w:val="25"/>
    </w:rPr>
  </w:style>
  <w:style w:type="paragraph" w:styleId="52">
    <w:name w:val="toc 5"/>
    <w:basedOn w:val="a3"/>
    <w:next w:val="a3"/>
    <w:autoRedefine/>
    <w:uiPriority w:val="39"/>
    <w:unhideWhenUsed/>
    <w:rsid w:val="00EA76FC"/>
    <w:pPr>
      <w:tabs>
        <w:tab w:val="left" w:pos="284"/>
        <w:tab w:val="right" w:pos="426"/>
        <w:tab w:val="left" w:pos="1200"/>
        <w:tab w:val="left" w:pos="3261"/>
        <w:tab w:val="right" w:leader="dot" w:pos="9922"/>
      </w:tabs>
      <w:spacing w:line="360" w:lineRule="auto"/>
      <w:ind w:firstLine="2268"/>
    </w:pPr>
    <w:rPr>
      <w:rFonts w:cs="Calibri"/>
      <w:noProof w:val="0"/>
      <w:sz w:val="24"/>
    </w:rPr>
  </w:style>
  <w:style w:type="paragraph" w:styleId="62">
    <w:name w:val="toc 6"/>
    <w:basedOn w:val="a3"/>
    <w:next w:val="a3"/>
    <w:autoRedefine/>
    <w:uiPriority w:val="39"/>
    <w:unhideWhenUsed/>
    <w:rsid w:val="00EA76FC"/>
    <w:pPr>
      <w:ind w:left="1200"/>
    </w:pPr>
    <w:rPr>
      <w:rFonts w:cs="Calibri"/>
      <w:noProof w:val="0"/>
      <w:sz w:val="23"/>
    </w:rPr>
  </w:style>
  <w:style w:type="paragraph" w:styleId="72">
    <w:name w:val="toc 7"/>
    <w:basedOn w:val="a3"/>
    <w:next w:val="a3"/>
    <w:autoRedefine/>
    <w:uiPriority w:val="39"/>
    <w:unhideWhenUsed/>
    <w:rsid w:val="00687AFB"/>
    <w:pPr>
      <w:tabs>
        <w:tab w:val="right" w:pos="1134"/>
        <w:tab w:val="right" w:leader="dot" w:pos="9628"/>
      </w:tabs>
      <w:spacing w:line="360" w:lineRule="auto"/>
      <w:ind w:left="567"/>
      <w:jc w:val="both"/>
    </w:pPr>
    <w:rPr>
      <w:rFonts w:cs="Calibri"/>
      <w:noProof w:val="0"/>
    </w:rPr>
  </w:style>
  <w:style w:type="paragraph" w:styleId="81">
    <w:name w:val="toc 8"/>
    <w:basedOn w:val="a3"/>
    <w:next w:val="a3"/>
    <w:autoRedefine/>
    <w:uiPriority w:val="39"/>
    <w:unhideWhenUsed/>
    <w:rsid w:val="00687AFB"/>
    <w:pPr>
      <w:ind w:left="1680"/>
    </w:pPr>
    <w:rPr>
      <w:rFonts w:ascii="Calibri" w:hAnsi="Calibri" w:cs="Calibri"/>
      <w:noProof w:val="0"/>
      <w:sz w:val="20"/>
    </w:rPr>
  </w:style>
  <w:style w:type="paragraph" w:styleId="91">
    <w:name w:val="toc 9"/>
    <w:basedOn w:val="a3"/>
    <w:next w:val="a3"/>
    <w:autoRedefine/>
    <w:uiPriority w:val="39"/>
    <w:unhideWhenUsed/>
    <w:rsid w:val="00687AFB"/>
    <w:pPr>
      <w:tabs>
        <w:tab w:val="right" w:leader="dot" w:pos="9628"/>
      </w:tabs>
      <w:spacing w:line="360" w:lineRule="auto"/>
      <w:jc w:val="both"/>
    </w:pPr>
    <w:rPr>
      <w:rFonts w:ascii="Calibri" w:hAnsi="Calibri" w:cs="Calibri"/>
      <w:noProof w:val="0"/>
      <w:sz w:val="20"/>
    </w:rPr>
  </w:style>
  <w:style w:type="paragraph" w:styleId="afff3">
    <w:name w:val="No Spacing"/>
    <w:basedOn w:val="9"/>
    <w:uiPriority w:val="1"/>
    <w:qFormat/>
    <w:rsid w:val="00687AFB"/>
    <w:pPr>
      <w:keepNext w:val="0"/>
      <w:keepLines w:val="0"/>
      <w:pageBreakBefore w:val="0"/>
      <w:widowControl w:val="0"/>
      <w:suppressAutoHyphens w:val="0"/>
      <w:spacing w:line="360" w:lineRule="auto"/>
      <w:ind w:firstLine="709"/>
      <w:contextualSpacing/>
      <w:jc w:val="both"/>
    </w:pPr>
    <w:rPr>
      <w:b w:val="0"/>
      <w:i w:val="0"/>
      <w:snapToGrid w:val="0"/>
      <w:sz w:val="28"/>
      <w:szCs w:val="28"/>
      <w:lang w:eastAsia="en-US"/>
    </w:rPr>
  </w:style>
  <w:style w:type="paragraph" w:styleId="afff4">
    <w:name w:val="caption"/>
    <w:basedOn w:val="a3"/>
    <w:next w:val="a3"/>
    <w:link w:val="afff5"/>
    <w:unhideWhenUsed/>
    <w:rsid w:val="00687AFB"/>
    <w:pPr>
      <w:spacing w:before="240" w:after="60"/>
      <w:ind w:left="1080" w:hanging="360"/>
      <w:jc w:val="both"/>
    </w:pPr>
    <w:rPr>
      <w:b/>
      <w:bCs/>
      <w:noProof w:val="0"/>
      <w:color w:val="4F81BD"/>
      <w:sz w:val="18"/>
      <w:szCs w:val="18"/>
      <w:lang w:eastAsia="en-US"/>
    </w:rPr>
  </w:style>
  <w:style w:type="character" w:customStyle="1" w:styleId="matxl1">
    <w:name w:val="matxl1"/>
    <w:rsid w:val="00687AFB"/>
    <w:rPr>
      <w:rFonts w:ascii="WOL_SL" w:hAnsi="WOL_SL" w:hint="default"/>
      <w:b w:val="0"/>
      <w:bCs w:val="0"/>
      <w:sz w:val="60"/>
      <w:szCs w:val="60"/>
    </w:rPr>
  </w:style>
  <w:style w:type="paragraph" w:customStyle="1" w:styleId="29">
    <w:name w:val="2 уровень"/>
    <w:basedOn w:val="a"/>
    <w:link w:val="2a"/>
    <w:qFormat/>
    <w:rsid w:val="00604302"/>
    <w:pPr>
      <w:numPr>
        <w:numId w:val="0"/>
      </w:numPr>
      <w:tabs>
        <w:tab w:val="left" w:pos="1276"/>
      </w:tabs>
      <w:ind w:firstLine="992"/>
    </w:pPr>
  </w:style>
  <w:style w:type="paragraph" w:customStyle="1" w:styleId="36">
    <w:name w:val="3 уровень"/>
    <w:basedOn w:val="a"/>
    <w:link w:val="37"/>
    <w:qFormat/>
    <w:rsid w:val="00224327"/>
    <w:pPr>
      <w:tabs>
        <w:tab w:val="left" w:pos="1560"/>
      </w:tabs>
      <w:ind w:firstLine="1276"/>
    </w:pPr>
    <w:rPr>
      <w:lang w:val="ru-RU"/>
    </w:rPr>
  </w:style>
  <w:style w:type="character" w:customStyle="1" w:styleId="aff6">
    <w:name w:val="Перечень ИУС Знак"/>
    <w:link w:val="a"/>
    <w:rsid w:val="00F95EDA"/>
    <w:rPr>
      <w:sz w:val="28"/>
      <w:lang w:val="uk-UA"/>
    </w:rPr>
  </w:style>
  <w:style w:type="character" w:customStyle="1" w:styleId="2a">
    <w:name w:val="2 уровень Знак"/>
    <w:link w:val="29"/>
    <w:rsid w:val="00604302"/>
    <w:rPr>
      <w:sz w:val="28"/>
      <w:lang w:val="uk-UA"/>
    </w:rPr>
  </w:style>
  <w:style w:type="paragraph" w:customStyle="1" w:styleId="46">
    <w:name w:val="Заг4 ИУС"/>
    <w:basedOn w:val="44"/>
    <w:link w:val="49"/>
    <w:rsid w:val="00FE7091"/>
    <w:pPr>
      <w:tabs>
        <w:tab w:val="num" w:pos="1560"/>
      </w:tabs>
    </w:pPr>
  </w:style>
  <w:style w:type="character" w:customStyle="1" w:styleId="37">
    <w:name w:val="3 уровень Знак"/>
    <w:link w:val="36"/>
    <w:rsid w:val="00224327"/>
    <w:rPr>
      <w:sz w:val="28"/>
    </w:rPr>
  </w:style>
  <w:style w:type="paragraph" w:customStyle="1" w:styleId="21">
    <w:name w:val="ЗАГ2"/>
    <w:basedOn w:val="aa"/>
    <w:link w:val="2b"/>
    <w:rsid w:val="003E681C"/>
    <w:pPr>
      <w:numPr>
        <w:ilvl w:val="2"/>
        <w:numId w:val="8"/>
      </w:numPr>
      <w:tabs>
        <w:tab w:val="left" w:pos="1843"/>
      </w:tabs>
      <w:ind w:left="0" w:firstLine="709"/>
    </w:pPr>
    <w:rPr>
      <w:szCs w:val="28"/>
      <w:lang w:eastAsia="en-US"/>
    </w:rPr>
  </w:style>
  <w:style w:type="character" w:customStyle="1" w:styleId="49">
    <w:name w:val="Заг4 ИУС Знак"/>
    <w:link w:val="46"/>
    <w:rsid w:val="00FE7091"/>
    <w:rPr>
      <w:sz w:val="28"/>
      <w:lang w:val="uk-UA"/>
    </w:rPr>
  </w:style>
  <w:style w:type="paragraph" w:customStyle="1" w:styleId="1a">
    <w:name w:val="Стиль1"/>
    <w:basedOn w:val="21"/>
    <w:link w:val="1b"/>
    <w:rsid w:val="004B1296"/>
    <w:pPr>
      <w:tabs>
        <w:tab w:val="num" w:pos="1701"/>
      </w:tabs>
    </w:pPr>
  </w:style>
  <w:style w:type="character" w:customStyle="1" w:styleId="2b">
    <w:name w:val="ЗАГ2 Знак"/>
    <w:link w:val="21"/>
    <w:rsid w:val="003E681C"/>
    <w:rPr>
      <w:noProof/>
      <w:sz w:val="28"/>
      <w:szCs w:val="28"/>
      <w:lang w:eastAsia="en-US"/>
    </w:rPr>
  </w:style>
  <w:style w:type="paragraph" w:customStyle="1" w:styleId="43">
    <w:name w:val="Заг4"/>
    <w:basedOn w:val="21"/>
    <w:link w:val="4a"/>
    <w:rsid w:val="005D10CE"/>
    <w:pPr>
      <w:numPr>
        <w:ilvl w:val="3"/>
      </w:numPr>
      <w:tabs>
        <w:tab w:val="left" w:pos="1134"/>
      </w:tabs>
      <w:ind w:left="0" w:firstLine="709"/>
    </w:pPr>
    <w:rPr>
      <w:lang w:val="uk-UA"/>
    </w:rPr>
  </w:style>
  <w:style w:type="character" w:customStyle="1" w:styleId="1b">
    <w:name w:val="Стиль1 Знак"/>
    <w:link w:val="1a"/>
    <w:rsid w:val="004B1296"/>
    <w:rPr>
      <w:noProof/>
      <w:sz w:val="28"/>
      <w:szCs w:val="28"/>
      <w:lang w:eastAsia="en-US"/>
    </w:rPr>
  </w:style>
  <w:style w:type="paragraph" w:customStyle="1" w:styleId="53">
    <w:name w:val="Заг5"/>
    <w:basedOn w:val="5"/>
    <w:link w:val="54"/>
    <w:rsid w:val="00C1201B"/>
    <w:pPr>
      <w:ind w:left="5334"/>
    </w:pPr>
  </w:style>
  <w:style w:type="character" w:customStyle="1" w:styleId="4a">
    <w:name w:val="Заг4 Знак"/>
    <w:link w:val="43"/>
    <w:rsid w:val="005D10CE"/>
    <w:rPr>
      <w:noProof/>
      <w:sz w:val="28"/>
      <w:szCs w:val="28"/>
      <w:lang w:val="uk-UA" w:eastAsia="en-US"/>
    </w:rPr>
  </w:style>
  <w:style w:type="paragraph" w:customStyle="1" w:styleId="40">
    <w:name w:val="Заг 4 (сод)"/>
    <w:basedOn w:val="44"/>
    <w:link w:val="4b"/>
    <w:qFormat/>
    <w:rsid w:val="00747915"/>
    <w:pPr>
      <w:keepNext/>
      <w:widowControl/>
      <w:numPr>
        <w:ilvl w:val="3"/>
        <w:numId w:val="7"/>
      </w:numPr>
      <w:tabs>
        <w:tab w:val="left" w:pos="2410"/>
      </w:tabs>
      <w:spacing w:before="120"/>
      <w:ind w:left="0"/>
    </w:pPr>
    <w:rPr>
      <w:b/>
      <w:lang w:val="ru-RU"/>
    </w:rPr>
  </w:style>
  <w:style w:type="character" w:customStyle="1" w:styleId="54">
    <w:name w:val="Заг5 Знак"/>
    <w:link w:val="53"/>
    <w:rsid w:val="00C1201B"/>
    <w:rPr>
      <w:rFonts w:eastAsia="Batang"/>
      <w:b/>
      <w:sz w:val="28"/>
    </w:rPr>
  </w:style>
  <w:style w:type="paragraph" w:customStyle="1" w:styleId="afff6">
    <w:name w:val="Рисунки"/>
    <w:basedOn w:val="affc"/>
    <w:link w:val="afff7"/>
    <w:qFormat/>
    <w:rsid w:val="007B2FAE"/>
    <w:pPr>
      <w:keepNext/>
      <w:spacing w:after="240" w:line="276" w:lineRule="auto"/>
      <w:ind w:left="0"/>
      <w:jc w:val="center"/>
    </w:pPr>
    <w:rPr>
      <w:sz w:val="28"/>
      <w:szCs w:val="28"/>
    </w:rPr>
  </w:style>
  <w:style w:type="character" w:customStyle="1" w:styleId="4b">
    <w:name w:val="Заг 4 (сод) Знак"/>
    <w:link w:val="40"/>
    <w:rsid w:val="00747915"/>
    <w:rPr>
      <w:b/>
      <w:sz w:val="28"/>
    </w:rPr>
  </w:style>
  <w:style w:type="paragraph" w:customStyle="1" w:styleId="afff8">
    <w:name w:val="Нтаблицы"/>
    <w:basedOn w:val="afff4"/>
    <w:link w:val="afff9"/>
    <w:qFormat/>
    <w:rsid w:val="00264FA9"/>
    <w:pPr>
      <w:keepNext/>
      <w:spacing w:line="276" w:lineRule="auto"/>
      <w:ind w:left="0" w:firstLine="720"/>
    </w:pPr>
    <w:rPr>
      <w:b w:val="0"/>
      <w:color w:val="auto"/>
      <w:sz w:val="28"/>
      <w:szCs w:val="28"/>
    </w:rPr>
  </w:style>
  <w:style w:type="character" w:customStyle="1" w:styleId="afff5">
    <w:name w:val="Название объекта Знак"/>
    <w:link w:val="afff4"/>
    <w:rsid w:val="00D66466"/>
    <w:rPr>
      <w:b/>
      <w:bCs/>
      <w:color w:val="4F81BD"/>
      <w:sz w:val="18"/>
      <w:szCs w:val="18"/>
      <w:lang w:eastAsia="en-US"/>
    </w:rPr>
  </w:style>
  <w:style w:type="character" w:customStyle="1" w:styleId="afff7">
    <w:name w:val="Рисунки Знак"/>
    <w:link w:val="afff6"/>
    <w:rsid w:val="007B2FAE"/>
    <w:rPr>
      <w:b w:val="0"/>
      <w:bCs w:val="0"/>
      <w:color w:val="4F81BD"/>
      <w:sz w:val="28"/>
      <w:szCs w:val="28"/>
      <w:lang w:eastAsia="en-US"/>
    </w:rPr>
  </w:style>
  <w:style w:type="character" w:customStyle="1" w:styleId="afff9">
    <w:name w:val="Нтаблицы Знак"/>
    <w:link w:val="afff8"/>
    <w:rsid w:val="00264FA9"/>
    <w:rPr>
      <w:b w:val="0"/>
      <w:bCs/>
      <w:color w:val="4F81BD"/>
      <w:sz w:val="28"/>
      <w:szCs w:val="28"/>
      <w:lang w:eastAsia="en-US"/>
    </w:rPr>
  </w:style>
  <w:style w:type="paragraph" w:customStyle="1" w:styleId="1c">
    <w:name w:val="ЗАГ1"/>
    <w:basedOn w:val="12"/>
    <w:next w:val="a3"/>
    <w:autoRedefine/>
    <w:rsid w:val="001B2B1D"/>
    <w:pPr>
      <w:tabs>
        <w:tab w:val="left" w:pos="1985"/>
      </w:tabs>
      <w:suppressAutoHyphens w:val="0"/>
      <w:spacing w:after="0" w:line="360" w:lineRule="auto"/>
      <w:ind w:left="357" w:hanging="357"/>
      <w:jc w:val="both"/>
    </w:pPr>
    <w:rPr>
      <w:rFonts w:ascii="Cambria" w:hAnsi="Cambria"/>
      <w:kern w:val="0"/>
      <w:szCs w:val="28"/>
      <w:lang w:eastAsia="en-US"/>
    </w:rPr>
  </w:style>
  <w:style w:type="paragraph" w:customStyle="1" w:styleId="55">
    <w:name w:val="ЗАГ5"/>
    <w:basedOn w:val="50"/>
    <w:next w:val="a3"/>
    <w:link w:val="56"/>
    <w:autoRedefine/>
    <w:rsid w:val="001B2B1D"/>
    <w:pPr>
      <w:tabs>
        <w:tab w:val="left" w:pos="1843"/>
      </w:tabs>
      <w:suppressAutoHyphens w:val="0"/>
      <w:spacing w:before="0" w:after="0" w:line="360" w:lineRule="auto"/>
      <w:ind w:firstLine="709"/>
      <w:jc w:val="both"/>
    </w:pPr>
    <w:rPr>
      <w:rFonts w:ascii="Cambria" w:hAnsi="Cambria"/>
      <w:szCs w:val="22"/>
      <w:lang w:eastAsia="en-US"/>
    </w:rPr>
  </w:style>
  <w:style w:type="character" w:customStyle="1" w:styleId="56">
    <w:name w:val="ЗАГ5 Знак"/>
    <w:link w:val="55"/>
    <w:rsid w:val="001B2B1D"/>
    <w:rPr>
      <w:rFonts w:ascii="Cambria" w:eastAsia="Times New Roman" w:hAnsi="Cambria" w:cs="Times New Roman"/>
      <w:b/>
      <w:sz w:val="28"/>
      <w:szCs w:val="22"/>
      <w:lang w:eastAsia="en-US" w:bidi="ar-SA"/>
    </w:rPr>
  </w:style>
  <w:style w:type="paragraph" w:customStyle="1" w:styleId="1d">
    <w:name w:val="ЗАГ1_сод"/>
    <w:basedOn w:val="21"/>
    <w:link w:val="1e"/>
    <w:rsid w:val="0023456F"/>
  </w:style>
  <w:style w:type="character" w:customStyle="1" w:styleId="1e">
    <w:name w:val="ЗАГ1_сод Знак"/>
    <w:link w:val="1d"/>
    <w:rsid w:val="0023456F"/>
    <w:rPr>
      <w:noProof/>
      <w:sz w:val="28"/>
      <w:szCs w:val="28"/>
      <w:lang w:eastAsia="en-US"/>
    </w:rPr>
  </w:style>
  <w:style w:type="table" w:customStyle="1" w:styleId="2c">
    <w:name w:val="Сетка таблицы2"/>
    <w:basedOn w:val="a6"/>
    <w:next w:val="aff2"/>
    <w:uiPriority w:val="39"/>
    <w:rsid w:val="002F5DE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Текст документа"/>
    <w:basedOn w:val="a3"/>
    <w:link w:val="afffa"/>
    <w:qFormat/>
    <w:rsid w:val="00D17300"/>
    <w:pPr>
      <w:spacing w:line="360" w:lineRule="auto"/>
      <w:ind w:firstLine="709"/>
      <w:contextualSpacing/>
      <w:jc w:val="both"/>
    </w:pPr>
    <w:rPr>
      <w:rFonts w:eastAsia="Batang"/>
      <w:noProof w:val="0"/>
      <w:szCs w:val="28"/>
      <w:lang w:eastAsia="en-US"/>
    </w:rPr>
  </w:style>
  <w:style w:type="character" w:customStyle="1" w:styleId="afffa">
    <w:name w:val="Текст документа Знак"/>
    <w:link w:val="a4"/>
    <w:rsid w:val="00D17300"/>
    <w:rPr>
      <w:rFonts w:eastAsia="Batang"/>
      <w:sz w:val="28"/>
      <w:szCs w:val="28"/>
      <w:lang w:eastAsia="en-US"/>
    </w:rPr>
  </w:style>
  <w:style w:type="character" w:customStyle="1" w:styleId="shorttext">
    <w:name w:val="short_text"/>
    <w:basedOn w:val="a5"/>
    <w:rsid w:val="00D17300"/>
  </w:style>
  <w:style w:type="paragraph" w:customStyle="1" w:styleId="afffb">
    <w:name w:val="СписокМ"/>
    <w:basedOn w:val="a4"/>
    <w:link w:val="afffc"/>
    <w:qFormat/>
    <w:rsid w:val="009A3872"/>
    <w:pPr>
      <w:tabs>
        <w:tab w:val="left" w:pos="1134"/>
      </w:tabs>
      <w:ind w:firstLine="0"/>
    </w:pPr>
  </w:style>
  <w:style w:type="character" w:customStyle="1" w:styleId="afffc">
    <w:name w:val="СписокМ Знак"/>
    <w:link w:val="afffb"/>
    <w:rsid w:val="00475729"/>
    <w:rPr>
      <w:rFonts w:eastAsia="Batang"/>
      <w:sz w:val="28"/>
      <w:szCs w:val="28"/>
      <w:lang w:eastAsia="en-US"/>
    </w:rPr>
  </w:style>
  <w:style w:type="paragraph" w:styleId="38">
    <w:name w:val="Body Text 3"/>
    <w:basedOn w:val="a3"/>
    <w:link w:val="39"/>
    <w:unhideWhenUsed/>
    <w:rsid w:val="00F6675A"/>
    <w:pPr>
      <w:spacing w:after="120"/>
    </w:pPr>
    <w:rPr>
      <w:sz w:val="16"/>
      <w:szCs w:val="16"/>
    </w:rPr>
  </w:style>
  <w:style w:type="character" w:customStyle="1" w:styleId="39">
    <w:name w:val="Основной текст 3 Знак"/>
    <w:link w:val="38"/>
    <w:rsid w:val="00F6675A"/>
    <w:rPr>
      <w:noProof/>
      <w:sz w:val="16"/>
      <w:szCs w:val="16"/>
    </w:rPr>
  </w:style>
  <w:style w:type="character" w:customStyle="1" w:styleId="nu16">
    <w:name w:val="nu16"/>
    <w:basedOn w:val="a5"/>
    <w:rsid w:val="00CF3082"/>
  </w:style>
  <w:style w:type="paragraph" w:customStyle="1" w:styleId="3a">
    <w:name w:val="ЗАГ3"/>
    <w:basedOn w:val="30"/>
    <w:next w:val="a4"/>
    <w:link w:val="3b"/>
    <w:autoRedefine/>
    <w:rsid w:val="00DA486A"/>
    <w:pPr>
      <w:tabs>
        <w:tab w:val="left" w:pos="709"/>
        <w:tab w:val="left" w:pos="1985"/>
      </w:tabs>
      <w:suppressAutoHyphens w:val="0"/>
      <w:spacing w:before="0" w:after="0" w:line="360" w:lineRule="auto"/>
      <w:ind w:firstLine="709"/>
      <w:jc w:val="both"/>
    </w:pPr>
    <w:rPr>
      <w:szCs w:val="24"/>
      <w:lang w:eastAsia="en-US"/>
    </w:rPr>
  </w:style>
  <w:style w:type="paragraph" w:customStyle="1" w:styleId="4c">
    <w:name w:val="ЗАГ4"/>
    <w:basedOn w:val="44"/>
    <w:next w:val="a4"/>
    <w:autoRedefine/>
    <w:rsid w:val="00DA486A"/>
    <w:pPr>
      <w:keepNext/>
      <w:keepLines/>
      <w:widowControl/>
      <w:tabs>
        <w:tab w:val="left" w:pos="1985"/>
      </w:tabs>
      <w:ind w:left="-142" w:firstLine="851"/>
    </w:pPr>
    <w:rPr>
      <w:b/>
      <w:iCs/>
      <w:szCs w:val="22"/>
      <w:lang w:val="ru-RU" w:eastAsia="en-US"/>
    </w:rPr>
  </w:style>
  <w:style w:type="character" w:customStyle="1" w:styleId="3b">
    <w:name w:val="ЗАГ3 Знак"/>
    <w:link w:val="3a"/>
    <w:rsid w:val="00442120"/>
    <w:rPr>
      <w:rFonts w:eastAsia="Times New Roman" w:cs="Times New Roman"/>
      <w:b/>
      <w:sz w:val="28"/>
      <w:szCs w:val="24"/>
      <w:lang w:eastAsia="en-US" w:bidi="ar-SA"/>
    </w:rPr>
  </w:style>
  <w:style w:type="paragraph" w:customStyle="1" w:styleId="2new">
    <w:name w:val="Заголовок 2_new"/>
    <w:basedOn w:val="a3"/>
    <w:link w:val="2new0"/>
    <w:qFormat/>
    <w:rsid w:val="00A93CE7"/>
    <w:pPr>
      <w:spacing w:after="120" w:line="276" w:lineRule="auto"/>
      <w:ind w:left="792" w:hanging="432"/>
      <w:jc w:val="both"/>
    </w:pPr>
    <w:rPr>
      <w:rFonts w:eastAsia="Batang"/>
      <w:noProof w:val="0"/>
      <w:sz w:val="24"/>
      <w:szCs w:val="22"/>
      <w:lang w:eastAsia="en-US"/>
    </w:rPr>
  </w:style>
  <w:style w:type="paragraph" w:customStyle="1" w:styleId="2d">
    <w:name w:val="Стиль2"/>
    <w:basedOn w:val="a3"/>
    <w:link w:val="2e"/>
    <w:qFormat/>
    <w:rsid w:val="00A93CE7"/>
    <w:pPr>
      <w:spacing w:after="120" w:line="276" w:lineRule="auto"/>
      <w:ind w:left="504" w:hanging="504"/>
      <w:jc w:val="both"/>
    </w:pPr>
    <w:rPr>
      <w:rFonts w:eastAsia="Batang"/>
      <w:noProof w:val="0"/>
      <w:sz w:val="24"/>
      <w:szCs w:val="22"/>
      <w:lang w:eastAsia="en-US"/>
    </w:rPr>
  </w:style>
  <w:style w:type="paragraph" w:customStyle="1" w:styleId="3c">
    <w:name w:val="Стиль3"/>
    <w:basedOn w:val="a3"/>
    <w:link w:val="3d"/>
    <w:qFormat/>
    <w:rsid w:val="00A93CE7"/>
    <w:pPr>
      <w:spacing w:after="120" w:line="276" w:lineRule="auto"/>
      <w:ind w:left="1728" w:hanging="648"/>
      <w:jc w:val="both"/>
    </w:pPr>
    <w:rPr>
      <w:rFonts w:eastAsia="Batang"/>
      <w:noProof w:val="0"/>
      <w:sz w:val="24"/>
      <w:szCs w:val="22"/>
      <w:lang w:eastAsia="en-US"/>
    </w:rPr>
  </w:style>
  <w:style w:type="character" w:customStyle="1" w:styleId="2new0">
    <w:name w:val="Заголовок 2_new Знак"/>
    <w:link w:val="2new"/>
    <w:rsid w:val="00A93CE7"/>
    <w:rPr>
      <w:rFonts w:eastAsia="Batang"/>
      <w:sz w:val="24"/>
      <w:szCs w:val="22"/>
      <w:lang w:eastAsia="en-US"/>
    </w:rPr>
  </w:style>
  <w:style w:type="character" w:customStyle="1" w:styleId="affd">
    <w:name w:val="Абзац списка Знак"/>
    <w:link w:val="affc"/>
    <w:uiPriority w:val="34"/>
    <w:rsid w:val="00923566"/>
    <w:rPr>
      <w:sz w:val="24"/>
      <w:szCs w:val="24"/>
    </w:rPr>
  </w:style>
  <w:style w:type="paragraph" w:customStyle="1" w:styleId="ListBulletStd">
    <w:name w:val="List Bullet Std"/>
    <w:basedOn w:val="a3"/>
    <w:rsid w:val="00E03569"/>
    <w:pPr>
      <w:numPr>
        <w:numId w:val="11"/>
      </w:numPr>
      <w:spacing w:after="120"/>
      <w:jc w:val="both"/>
    </w:pPr>
    <w:rPr>
      <w:noProof w:val="0"/>
      <w:sz w:val="24"/>
      <w:szCs w:val="24"/>
    </w:rPr>
  </w:style>
  <w:style w:type="paragraph" w:customStyle="1" w:styleId="1f">
    <w:name w:val="Заголовок 1."/>
    <w:basedOn w:val="12"/>
    <w:link w:val="1f0"/>
    <w:rsid w:val="001F4E35"/>
    <w:pPr>
      <w:keepLines w:val="0"/>
      <w:tabs>
        <w:tab w:val="left" w:pos="1701"/>
      </w:tabs>
      <w:suppressAutoHyphens w:val="0"/>
      <w:autoSpaceDN w:val="0"/>
      <w:spacing w:before="240" w:line="240" w:lineRule="auto"/>
      <w:ind w:firstLine="709"/>
      <w:jc w:val="left"/>
      <w:textAlignment w:val="baseline"/>
    </w:pPr>
    <w:rPr>
      <w:rFonts w:eastAsia="Calibri"/>
      <w:bCs/>
      <w:kern w:val="3"/>
      <w:szCs w:val="28"/>
      <w:lang w:eastAsia="en-US"/>
    </w:rPr>
  </w:style>
  <w:style w:type="character" w:customStyle="1" w:styleId="1f0">
    <w:name w:val="Заголовок 1. Знак"/>
    <w:link w:val="1f"/>
    <w:rsid w:val="001F4E35"/>
    <w:rPr>
      <w:rFonts w:eastAsia="Calibri"/>
      <w:b/>
      <w:bCs/>
      <w:kern w:val="3"/>
      <w:sz w:val="28"/>
      <w:szCs w:val="28"/>
      <w:lang w:eastAsia="en-US"/>
    </w:rPr>
  </w:style>
  <w:style w:type="paragraph" w:customStyle="1" w:styleId="110">
    <w:name w:val="Заголовок 1.1."/>
    <w:basedOn w:val="afff2"/>
    <w:link w:val="111"/>
    <w:rsid w:val="001F4E35"/>
    <w:pPr>
      <w:keepLines w:val="0"/>
      <w:tabs>
        <w:tab w:val="left" w:pos="1701"/>
      </w:tabs>
      <w:autoSpaceDN w:val="0"/>
      <w:spacing w:before="240" w:after="240" w:line="240" w:lineRule="auto"/>
      <w:ind w:firstLine="709"/>
      <w:textAlignment w:val="baseline"/>
      <w:outlineLvl w:val="1"/>
    </w:pPr>
    <w:rPr>
      <w:rFonts w:ascii="Times New Roman" w:hAnsi="Times New Roman"/>
      <w:color w:val="auto"/>
      <w:kern w:val="3"/>
      <w:lang w:eastAsia="zh-CN" w:bidi="hi-IN"/>
    </w:rPr>
  </w:style>
  <w:style w:type="paragraph" w:customStyle="1" w:styleId="1110">
    <w:name w:val="Заголовок 1.1.1."/>
    <w:basedOn w:val="afff2"/>
    <w:link w:val="1111"/>
    <w:rsid w:val="001F4E35"/>
    <w:pPr>
      <w:keepLines w:val="0"/>
      <w:tabs>
        <w:tab w:val="left" w:pos="1701"/>
      </w:tabs>
      <w:autoSpaceDN w:val="0"/>
      <w:spacing w:before="240" w:after="240" w:line="240" w:lineRule="auto"/>
      <w:ind w:left="1224" w:hanging="504"/>
      <w:textAlignment w:val="baseline"/>
      <w:outlineLvl w:val="2"/>
    </w:pPr>
    <w:rPr>
      <w:rFonts w:ascii="Times New Roman" w:hAnsi="Times New Roman"/>
      <w:color w:val="auto"/>
      <w:kern w:val="3"/>
      <w:szCs w:val="32"/>
      <w:lang w:eastAsia="zh-CN" w:bidi="hi-IN"/>
    </w:rPr>
  </w:style>
  <w:style w:type="character" w:customStyle="1" w:styleId="111">
    <w:name w:val="Заголовок 1.1. Знак"/>
    <w:link w:val="110"/>
    <w:rsid w:val="001F4E35"/>
    <w:rPr>
      <w:b/>
      <w:bCs/>
      <w:kern w:val="3"/>
      <w:sz w:val="28"/>
      <w:szCs w:val="28"/>
      <w:lang w:eastAsia="zh-CN" w:bidi="hi-IN"/>
    </w:rPr>
  </w:style>
  <w:style w:type="character" w:customStyle="1" w:styleId="1111">
    <w:name w:val="Заголовок 1.1.1. Знак"/>
    <w:link w:val="1110"/>
    <w:rsid w:val="001F4E35"/>
    <w:rPr>
      <w:b/>
      <w:bCs/>
      <w:kern w:val="3"/>
      <w:sz w:val="28"/>
      <w:szCs w:val="32"/>
      <w:lang w:eastAsia="zh-CN" w:bidi="hi-IN"/>
    </w:rPr>
  </w:style>
  <w:style w:type="paragraph" w:customStyle="1" w:styleId="11110">
    <w:name w:val="Заголовок 1.1.1.1."/>
    <w:basedOn w:val="afff2"/>
    <w:link w:val="11111"/>
    <w:rsid w:val="001F4E35"/>
    <w:pPr>
      <w:keepLines w:val="0"/>
      <w:autoSpaceDN w:val="0"/>
      <w:spacing w:before="240" w:after="240" w:line="240" w:lineRule="auto"/>
      <w:ind w:left="1358" w:hanging="648"/>
      <w:textAlignment w:val="baseline"/>
      <w:outlineLvl w:val="3"/>
    </w:pPr>
    <w:rPr>
      <w:rFonts w:ascii="Times New Roman" w:hAnsi="Times New Roman"/>
      <w:color w:val="auto"/>
      <w:kern w:val="3"/>
      <w:szCs w:val="32"/>
      <w:lang w:eastAsia="zh-CN" w:bidi="hi-IN"/>
    </w:rPr>
  </w:style>
  <w:style w:type="character" w:customStyle="1" w:styleId="11111">
    <w:name w:val="Заголовок 1.1.1.1. Знак"/>
    <w:link w:val="11110"/>
    <w:rsid w:val="001F4E35"/>
    <w:rPr>
      <w:b/>
      <w:bCs/>
      <w:kern w:val="3"/>
      <w:sz w:val="28"/>
      <w:szCs w:val="32"/>
      <w:lang w:eastAsia="zh-CN" w:bidi="hi-IN"/>
    </w:rPr>
  </w:style>
  <w:style w:type="paragraph" w:customStyle="1" w:styleId="5">
    <w:name w:val="Заг 5 (сод)"/>
    <w:basedOn w:val="a3"/>
    <w:link w:val="57"/>
    <w:qFormat/>
    <w:rsid w:val="00816746"/>
    <w:pPr>
      <w:keepNext/>
      <w:keepLines/>
      <w:numPr>
        <w:ilvl w:val="4"/>
        <w:numId w:val="7"/>
      </w:numPr>
      <w:tabs>
        <w:tab w:val="left" w:pos="2410"/>
      </w:tabs>
      <w:spacing w:before="120" w:line="360" w:lineRule="auto"/>
      <w:ind w:left="709" w:firstLine="0"/>
      <w:jc w:val="both"/>
      <w:outlineLvl w:val="4"/>
    </w:pPr>
    <w:rPr>
      <w:rFonts w:eastAsia="Batang"/>
      <w:b/>
      <w:noProof w:val="0"/>
    </w:rPr>
  </w:style>
  <w:style w:type="paragraph" w:customStyle="1" w:styleId="Textbody">
    <w:name w:val="Text body"/>
    <w:basedOn w:val="a3"/>
    <w:link w:val="Textbody2"/>
    <w:rsid w:val="003917AA"/>
    <w:pPr>
      <w:autoSpaceDN w:val="0"/>
      <w:spacing w:line="360" w:lineRule="auto"/>
      <w:ind w:firstLine="840"/>
      <w:jc w:val="both"/>
      <w:textAlignment w:val="baseline"/>
    </w:pPr>
    <w:rPr>
      <w:noProof w:val="0"/>
      <w:szCs w:val="22"/>
      <w:lang w:bidi="hi-IN"/>
    </w:rPr>
  </w:style>
  <w:style w:type="character" w:customStyle="1" w:styleId="57">
    <w:name w:val="Заг 5 (сод) Знак"/>
    <w:link w:val="5"/>
    <w:rsid w:val="00816746"/>
    <w:rPr>
      <w:rFonts w:eastAsia="Batang"/>
      <w:b/>
      <w:sz w:val="28"/>
    </w:rPr>
  </w:style>
  <w:style w:type="character" w:customStyle="1" w:styleId="Textbody2">
    <w:name w:val="Text body Знак2"/>
    <w:link w:val="Textbody"/>
    <w:rsid w:val="003917AA"/>
    <w:rPr>
      <w:sz w:val="28"/>
      <w:szCs w:val="22"/>
      <w:lang w:bidi="hi-IN"/>
    </w:rPr>
  </w:style>
  <w:style w:type="paragraph" w:customStyle="1" w:styleId="afffd">
    <w:name w:val="Термин"/>
    <w:basedOn w:val="Textbody"/>
    <w:link w:val="afffe"/>
    <w:qFormat/>
    <w:rsid w:val="003917AA"/>
    <w:pPr>
      <w:ind w:firstLine="709"/>
    </w:pPr>
    <w:rPr>
      <w:b/>
    </w:rPr>
  </w:style>
  <w:style w:type="character" w:customStyle="1" w:styleId="afffe">
    <w:name w:val="Термин Знак"/>
    <w:link w:val="afffd"/>
    <w:rsid w:val="003917AA"/>
    <w:rPr>
      <w:b/>
      <w:sz w:val="28"/>
      <w:szCs w:val="22"/>
      <w:lang w:bidi="hi-IN"/>
    </w:rPr>
  </w:style>
  <w:style w:type="paragraph" w:customStyle="1" w:styleId="Standard">
    <w:name w:val="Standard"/>
    <w:rsid w:val="00F178F8"/>
    <w:pPr>
      <w:autoSpaceDN w:val="0"/>
      <w:spacing w:line="360" w:lineRule="auto"/>
      <w:ind w:right="-15"/>
      <w:jc w:val="center"/>
    </w:pPr>
    <w:rPr>
      <w:kern w:val="3"/>
      <w:sz w:val="22"/>
      <w:szCs w:val="22"/>
      <w:lang w:bidi="hi-IN"/>
    </w:rPr>
  </w:style>
  <w:style w:type="character" w:customStyle="1" w:styleId="apple-style-span">
    <w:name w:val="apple-style-span"/>
    <w:qFormat/>
    <w:rsid w:val="006F4436"/>
  </w:style>
  <w:style w:type="paragraph" w:customStyle="1" w:styleId="affff">
    <w:name w:val="Обычный текст"/>
    <w:basedOn w:val="a3"/>
    <w:link w:val="affff0"/>
    <w:rsid w:val="00463E30"/>
    <w:pPr>
      <w:spacing w:line="300" w:lineRule="auto"/>
      <w:ind w:firstLine="570"/>
      <w:jc w:val="both"/>
    </w:pPr>
    <w:rPr>
      <w:rFonts w:eastAsia="Calibri"/>
      <w:sz w:val="24"/>
      <w:szCs w:val="24"/>
    </w:rPr>
  </w:style>
  <w:style w:type="character" w:customStyle="1" w:styleId="affff0">
    <w:name w:val="Обычный текст Знак"/>
    <w:link w:val="affff"/>
    <w:rsid w:val="00463E30"/>
    <w:rPr>
      <w:rFonts w:eastAsia="Calibri"/>
      <w:noProof/>
      <w:sz w:val="24"/>
      <w:szCs w:val="24"/>
    </w:rPr>
  </w:style>
  <w:style w:type="paragraph" w:customStyle="1" w:styleId="1112">
    <w:name w:val="ДБ_1.1.1"/>
    <w:basedOn w:val="a3"/>
    <w:link w:val="1113"/>
    <w:rsid w:val="005962F8"/>
    <w:pPr>
      <w:tabs>
        <w:tab w:val="left" w:pos="1247"/>
        <w:tab w:val="left" w:pos="1276"/>
        <w:tab w:val="left" w:pos="1418"/>
      </w:tabs>
      <w:spacing w:after="120" w:line="312" w:lineRule="auto"/>
      <w:jc w:val="both"/>
      <w:outlineLvl w:val="2"/>
    </w:pPr>
    <w:rPr>
      <w:bCs/>
      <w:szCs w:val="28"/>
    </w:rPr>
  </w:style>
  <w:style w:type="character" w:customStyle="1" w:styleId="1113">
    <w:name w:val="ДБ_1.1.1 Знак"/>
    <w:link w:val="1112"/>
    <w:rsid w:val="005962F8"/>
    <w:rPr>
      <w:bCs/>
      <w:noProof/>
      <w:sz w:val="28"/>
      <w:szCs w:val="28"/>
    </w:rPr>
  </w:style>
  <w:style w:type="character" w:customStyle="1" w:styleId="1f1">
    <w:name w:val="Неразрешенное упоминание1"/>
    <w:uiPriority w:val="99"/>
    <w:semiHidden/>
    <w:unhideWhenUsed/>
    <w:rsid w:val="00B63AF1"/>
    <w:rPr>
      <w:color w:val="808080"/>
      <w:shd w:val="clear" w:color="auto" w:fill="E6E6E6"/>
    </w:rPr>
  </w:style>
  <w:style w:type="paragraph" w:customStyle="1" w:styleId="20">
    <w:name w:val="Маркер 2"/>
    <w:basedOn w:val="affc"/>
    <w:link w:val="2f"/>
    <w:qFormat/>
    <w:rsid w:val="002376D8"/>
    <w:pPr>
      <w:numPr>
        <w:numId w:val="12"/>
      </w:numPr>
      <w:tabs>
        <w:tab w:val="left" w:pos="993"/>
      </w:tabs>
      <w:spacing w:line="360" w:lineRule="auto"/>
      <w:ind w:left="0" w:firstLine="709"/>
      <w:jc w:val="both"/>
    </w:pPr>
    <w:rPr>
      <w:rFonts w:eastAsia="Calibri"/>
      <w:sz w:val="28"/>
      <w:szCs w:val="28"/>
      <w:lang w:eastAsia="en-US"/>
    </w:rPr>
  </w:style>
  <w:style w:type="paragraph" w:customStyle="1" w:styleId="affff1">
    <w:name w:val="Маркер"/>
    <w:basedOn w:val="affc"/>
    <w:link w:val="affff2"/>
    <w:rsid w:val="00723942"/>
    <w:pPr>
      <w:tabs>
        <w:tab w:val="left" w:pos="1276"/>
      </w:tabs>
      <w:spacing w:line="360" w:lineRule="auto"/>
      <w:ind w:left="0"/>
      <w:jc w:val="both"/>
    </w:pPr>
    <w:rPr>
      <w:rFonts w:eastAsia="Calibri"/>
      <w:sz w:val="28"/>
      <w:szCs w:val="28"/>
      <w:lang w:eastAsia="en-US"/>
    </w:rPr>
  </w:style>
  <w:style w:type="character" w:customStyle="1" w:styleId="affff2">
    <w:name w:val="Маркер Знак"/>
    <w:link w:val="affff1"/>
    <w:rsid w:val="00723942"/>
    <w:rPr>
      <w:rFonts w:eastAsia="Calibri"/>
      <w:sz w:val="28"/>
      <w:szCs w:val="28"/>
      <w:lang w:eastAsia="en-US"/>
    </w:rPr>
  </w:style>
  <w:style w:type="paragraph" w:customStyle="1" w:styleId="affff3">
    <w:name w:val="Нрисунка"/>
    <w:basedOn w:val="afff6"/>
    <w:link w:val="affff4"/>
    <w:qFormat/>
    <w:rsid w:val="001E746C"/>
    <w:rPr>
      <w:color w:val="000000" w:themeColor="text1"/>
    </w:rPr>
  </w:style>
  <w:style w:type="character" w:customStyle="1" w:styleId="affff4">
    <w:name w:val="Нрисунка Знак"/>
    <w:link w:val="affff3"/>
    <w:rsid w:val="001E746C"/>
    <w:rPr>
      <w:color w:val="000000" w:themeColor="text1"/>
      <w:sz w:val="28"/>
      <w:szCs w:val="28"/>
    </w:rPr>
  </w:style>
  <w:style w:type="character" w:customStyle="1" w:styleId="2f">
    <w:name w:val="Маркер 2 Знак"/>
    <w:link w:val="20"/>
    <w:rsid w:val="00825D9B"/>
    <w:rPr>
      <w:rFonts w:eastAsia="Calibri"/>
      <w:sz w:val="28"/>
      <w:szCs w:val="28"/>
      <w:lang w:eastAsia="en-US"/>
    </w:rPr>
  </w:style>
  <w:style w:type="paragraph" w:customStyle="1" w:styleId="11">
    <w:name w:val="ТТ_1.1"/>
    <w:basedOn w:val="affc"/>
    <w:rsid w:val="00270A01"/>
    <w:pPr>
      <w:numPr>
        <w:ilvl w:val="1"/>
        <w:numId w:val="13"/>
      </w:numPr>
      <w:tabs>
        <w:tab w:val="left" w:pos="1418"/>
      </w:tabs>
      <w:spacing w:line="360" w:lineRule="auto"/>
      <w:jc w:val="both"/>
    </w:pPr>
    <w:rPr>
      <w:sz w:val="28"/>
      <w:szCs w:val="22"/>
    </w:rPr>
  </w:style>
  <w:style w:type="character" w:customStyle="1" w:styleId="2e">
    <w:name w:val="Стиль2 Знак"/>
    <w:link w:val="2d"/>
    <w:rsid w:val="007513F5"/>
    <w:rPr>
      <w:rFonts w:eastAsia="Batang"/>
      <w:sz w:val="24"/>
      <w:szCs w:val="22"/>
      <w:lang w:eastAsia="en-US"/>
    </w:rPr>
  </w:style>
  <w:style w:type="paragraph" w:customStyle="1" w:styleId="a1">
    <w:name w:val="Мсписок"/>
    <w:basedOn w:val="affff1"/>
    <w:link w:val="affff5"/>
    <w:rsid w:val="007513F5"/>
    <w:pPr>
      <w:numPr>
        <w:numId w:val="14"/>
      </w:numPr>
      <w:ind w:hanging="503"/>
    </w:pPr>
    <w:rPr>
      <w:i/>
      <w:lang w:val="en-US"/>
    </w:rPr>
  </w:style>
  <w:style w:type="character" w:customStyle="1" w:styleId="affff5">
    <w:name w:val="Мсписок Знак"/>
    <w:link w:val="a1"/>
    <w:rsid w:val="00FC6015"/>
    <w:rPr>
      <w:rFonts w:eastAsia="Calibri"/>
      <w:i/>
      <w:sz w:val="28"/>
      <w:szCs w:val="28"/>
      <w:lang w:val="en-US" w:eastAsia="en-US"/>
    </w:rPr>
  </w:style>
  <w:style w:type="paragraph" w:customStyle="1" w:styleId="affff6">
    <w:name w:val="Основной"/>
    <w:basedOn w:val="a3"/>
    <w:qFormat/>
    <w:rsid w:val="00EA762B"/>
    <w:pPr>
      <w:spacing w:after="200" w:line="276" w:lineRule="auto"/>
      <w:ind w:firstLine="709"/>
      <w:jc w:val="both"/>
    </w:pPr>
    <w:rPr>
      <w:rFonts w:eastAsia="Calibri"/>
      <w:noProof w:val="0"/>
      <w:sz w:val="24"/>
      <w:szCs w:val="22"/>
      <w:lang w:eastAsia="en-US"/>
    </w:rPr>
  </w:style>
  <w:style w:type="paragraph" w:customStyle="1" w:styleId="10">
    <w:name w:val="Абзац списка1"/>
    <w:basedOn w:val="a3"/>
    <w:rsid w:val="00EA762B"/>
    <w:pPr>
      <w:numPr>
        <w:numId w:val="15"/>
      </w:numPr>
      <w:spacing w:line="360" w:lineRule="auto"/>
      <w:ind w:left="0" w:firstLine="1069"/>
      <w:contextualSpacing/>
      <w:jc w:val="both"/>
    </w:pPr>
    <w:rPr>
      <w:noProof w:val="0"/>
      <w:szCs w:val="22"/>
      <w:lang w:eastAsia="en-US"/>
    </w:rPr>
  </w:style>
  <w:style w:type="paragraph" w:styleId="2f0">
    <w:name w:val="Body Text 2"/>
    <w:basedOn w:val="a3"/>
    <w:link w:val="2f1"/>
    <w:rsid w:val="00FB57F0"/>
    <w:pPr>
      <w:suppressAutoHyphens/>
      <w:ind w:firstLine="709"/>
      <w:jc w:val="center"/>
    </w:pPr>
    <w:rPr>
      <w:rFonts w:eastAsia="MS Mincho"/>
      <w:noProof w:val="0"/>
      <w:szCs w:val="24"/>
    </w:rPr>
  </w:style>
  <w:style w:type="character" w:customStyle="1" w:styleId="2f1">
    <w:name w:val="Основной текст 2 Знак"/>
    <w:link w:val="2f0"/>
    <w:rsid w:val="00FB57F0"/>
    <w:rPr>
      <w:rFonts w:eastAsia="MS Mincho"/>
      <w:sz w:val="28"/>
      <w:szCs w:val="24"/>
    </w:rPr>
  </w:style>
  <w:style w:type="paragraph" w:customStyle="1" w:styleId="NormalBody">
    <w:name w:val="Normal Body"/>
    <w:basedOn w:val="a3"/>
    <w:link w:val="NormalBody0"/>
    <w:rsid w:val="00FB57F0"/>
    <w:pPr>
      <w:spacing w:after="120"/>
      <w:ind w:firstLine="357"/>
      <w:jc w:val="both"/>
    </w:pPr>
    <w:rPr>
      <w:noProof w:val="0"/>
      <w:sz w:val="24"/>
      <w:szCs w:val="24"/>
    </w:rPr>
  </w:style>
  <w:style w:type="character" w:customStyle="1" w:styleId="NormalBody0">
    <w:name w:val="Normal Body Знак"/>
    <w:link w:val="NormalBody"/>
    <w:rsid w:val="00FB57F0"/>
    <w:rPr>
      <w:sz w:val="24"/>
      <w:szCs w:val="24"/>
    </w:rPr>
  </w:style>
  <w:style w:type="paragraph" w:customStyle="1" w:styleId="1f2">
    <w:name w:val="Табл1"/>
    <w:basedOn w:val="a4"/>
    <w:qFormat/>
    <w:rsid w:val="003276C3"/>
    <w:pPr>
      <w:keepNext/>
      <w:spacing w:before="60"/>
      <w:contextualSpacing w:val="0"/>
    </w:pPr>
  </w:style>
  <w:style w:type="paragraph" w:styleId="affff7">
    <w:name w:val="Normal (Web)"/>
    <w:basedOn w:val="a3"/>
    <w:uiPriority w:val="99"/>
    <w:semiHidden/>
    <w:unhideWhenUsed/>
    <w:rsid w:val="00FB57F0"/>
    <w:pPr>
      <w:spacing w:before="144" w:after="288"/>
    </w:pPr>
    <w:rPr>
      <w:noProof w:val="0"/>
      <w:sz w:val="24"/>
      <w:szCs w:val="24"/>
    </w:rPr>
  </w:style>
  <w:style w:type="character" w:customStyle="1" w:styleId="keyword2">
    <w:name w:val="keyword2"/>
    <w:basedOn w:val="a5"/>
    <w:rsid w:val="00FB57F0"/>
  </w:style>
  <w:style w:type="paragraph" w:customStyle="1" w:styleId="6">
    <w:name w:val="Заг 6 (сод)"/>
    <w:basedOn w:val="60"/>
    <w:link w:val="63"/>
    <w:qFormat/>
    <w:rsid w:val="002F6B6A"/>
    <w:pPr>
      <w:keepNext/>
      <w:numPr>
        <w:ilvl w:val="5"/>
        <w:numId w:val="7"/>
      </w:numPr>
      <w:tabs>
        <w:tab w:val="left" w:pos="2410"/>
      </w:tabs>
      <w:spacing w:before="120" w:after="0" w:line="360" w:lineRule="auto"/>
      <w:jc w:val="both"/>
    </w:pPr>
    <w:rPr>
      <w:rFonts w:ascii="Times New Roman" w:eastAsia="Batang" w:hAnsi="Times New Roman"/>
      <w:b/>
      <w:sz w:val="28"/>
    </w:rPr>
  </w:style>
  <w:style w:type="character" w:customStyle="1" w:styleId="63">
    <w:name w:val="Заг 6 (сод) Знак"/>
    <w:link w:val="6"/>
    <w:rsid w:val="002F6B6A"/>
    <w:rPr>
      <w:rFonts w:eastAsia="Batang"/>
      <w:b/>
      <w:noProof/>
      <w:sz w:val="28"/>
    </w:rPr>
  </w:style>
  <w:style w:type="paragraph" w:styleId="affff8">
    <w:name w:val="Plain Text"/>
    <w:basedOn w:val="a3"/>
    <w:link w:val="affff9"/>
    <w:rsid w:val="00A0565A"/>
    <w:pPr>
      <w:widowControl w:val="0"/>
      <w:shd w:val="clear" w:color="auto" w:fill="FFFFFF"/>
      <w:autoSpaceDE w:val="0"/>
      <w:autoSpaceDN w:val="0"/>
      <w:spacing w:line="360" w:lineRule="auto"/>
      <w:ind w:firstLine="720"/>
      <w:jc w:val="both"/>
    </w:pPr>
    <w:rPr>
      <w:rFonts w:ascii="Courier New" w:hAnsi="Courier New"/>
      <w:noProof w:val="0"/>
      <w:sz w:val="24"/>
      <w:lang w:val="en-US"/>
    </w:rPr>
  </w:style>
  <w:style w:type="character" w:customStyle="1" w:styleId="affff9">
    <w:name w:val="Текст Знак"/>
    <w:link w:val="affff8"/>
    <w:rsid w:val="00A0565A"/>
    <w:rPr>
      <w:rFonts w:ascii="Courier New" w:hAnsi="Courier New"/>
      <w:sz w:val="24"/>
      <w:shd w:val="clear" w:color="auto" w:fill="FFFFFF"/>
      <w:lang w:val="en-US"/>
    </w:rPr>
  </w:style>
  <w:style w:type="character" w:customStyle="1" w:styleId="2f2">
    <w:name w:val="Неразрешенное упоминание2"/>
    <w:uiPriority w:val="99"/>
    <w:semiHidden/>
    <w:unhideWhenUsed/>
    <w:rsid w:val="00EA76FC"/>
    <w:rPr>
      <w:color w:val="808080"/>
      <w:shd w:val="clear" w:color="auto" w:fill="E6E6E6"/>
    </w:rPr>
  </w:style>
  <w:style w:type="character" w:customStyle="1" w:styleId="3e">
    <w:name w:val="Неразрешенное упоминание3"/>
    <w:uiPriority w:val="99"/>
    <w:semiHidden/>
    <w:unhideWhenUsed/>
    <w:rsid w:val="00AD4E90"/>
    <w:rPr>
      <w:color w:val="605E5C"/>
      <w:shd w:val="clear" w:color="auto" w:fill="E1DFDD"/>
    </w:rPr>
  </w:style>
  <w:style w:type="paragraph" w:customStyle="1" w:styleId="affffa">
    <w:name w:val="Нсостав"/>
    <w:basedOn w:val="a4"/>
    <w:link w:val="affffb"/>
    <w:qFormat/>
    <w:rsid w:val="00CA4143"/>
    <w:pPr>
      <w:keepNext/>
    </w:pPr>
  </w:style>
  <w:style w:type="paragraph" w:customStyle="1" w:styleId="affffc">
    <w:name w:val="НПараметры"/>
    <w:basedOn w:val="afffb"/>
    <w:link w:val="affffd"/>
    <w:qFormat/>
    <w:rsid w:val="00CA4143"/>
    <w:pPr>
      <w:keepNext/>
      <w:ind w:left="1134"/>
    </w:pPr>
  </w:style>
  <w:style w:type="character" w:customStyle="1" w:styleId="affffb">
    <w:name w:val="Нсостав Знак"/>
    <w:link w:val="affffa"/>
    <w:rsid w:val="00CA4143"/>
    <w:rPr>
      <w:rFonts w:eastAsia="Batang"/>
      <w:sz w:val="28"/>
      <w:szCs w:val="28"/>
      <w:lang w:eastAsia="en-US"/>
    </w:rPr>
  </w:style>
  <w:style w:type="character" w:customStyle="1" w:styleId="affffd">
    <w:name w:val="НПараметры Знак"/>
    <w:link w:val="affffc"/>
    <w:rsid w:val="00CA4143"/>
    <w:rPr>
      <w:rFonts w:eastAsia="Batang"/>
      <w:sz w:val="28"/>
      <w:szCs w:val="28"/>
      <w:lang w:eastAsia="en-US"/>
    </w:rPr>
  </w:style>
  <w:style w:type="paragraph" w:customStyle="1" w:styleId="affffe">
    <w:name w:val="Таблица"/>
    <w:basedOn w:val="afff4"/>
    <w:link w:val="afffff"/>
    <w:rsid w:val="00E7189B"/>
    <w:pPr>
      <w:keepNext/>
      <w:spacing w:after="0"/>
      <w:ind w:left="0" w:firstLine="709"/>
    </w:pPr>
    <w:rPr>
      <w:rFonts w:eastAsia="Calibri"/>
      <w:b w:val="0"/>
      <w:sz w:val="24"/>
    </w:rPr>
  </w:style>
  <w:style w:type="paragraph" w:customStyle="1" w:styleId="afffff0">
    <w:name w:val="Рисунок"/>
    <w:basedOn w:val="a3"/>
    <w:link w:val="afffff1"/>
    <w:rsid w:val="00E7189B"/>
    <w:pPr>
      <w:keepNext/>
      <w:spacing w:before="240" w:line="360" w:lineRule="auto"/>
      <w:jc w:val="center"/>
    </w:pPr>
    <w:rPr>
      <w:rFonts w:eastAsia="Calibri"/>
      <w:sz w:val="24"/>
      <w:szCs w:val="22"/>
      <w:lang w:eastAsia="en-US"/>
    </w:rPr>
  </w:style>
  <w:style w:type="character" w:customStyle="1" w:styleId="afffff">
    <w:name w:val="Таблица Знак"/>
    <w:link w:val="affffe"/>
    <w:rsid w:val="00E7189B"/>
    <w:rPr>
      <w:rFonts w:eastAsia="Calibri" w:cs="Times New Roman"/>
      <w:b w:val="0"/>
      <w:bCs/>
      <w:color w:val="4F81BD"/>
      <w:sz w:val="24"/>
      <w:szCs w:val="18"/>
      <w:lang w:eastAsia="en-US"/>
    </w:rPr>
  </w:style>
  <w:style w:type="character" w:customStyle="1" w:styleId="afffff1">
    <w:name w:val="Рисунок Знак"/>
    <w:link w:val="afffff0"/>
    <w:rsid w:val="00E7189B"/>
    <w:rPr>
      <w:rFonts w:eastAsia="Calibri"/>
      <w:noProof/>
      <w:sz w:val="24"/>
      <w:szCs w:val="22"/>
      <w:lang w:eastAsia="en-US"/>
    </w:rPr>
  </w:style>
  <w:style w:type="paragraph" w:customStyle="1" w:styleId="afffff2">
    <w:name w:val="Режимы"/>
    <w:basedOn w:val="a3"/>
    <w:link w:val="afffff3"/>
    <w:rsid w:val="00E7189B"/>
    <w:pPr>
      <w:keepNext/>
      <w:spacing w:before="120" w:line="360" w:lineRule="auto"/>
      <w:ind w:firstLine="709"/>
      <w:jc w:val="both"/>
    </w:pPr>
    <w:rPr>
      <w:rFonts w:eastAsia="Calibri"/>
      <w:b/>
      <w:noProof w:val="0"/>
      <w:sz w:val="24"/>
      <w:szCs w:val="22"/>
      <w:lang w:eastAsia="en-US"/>
    </w:rPr>
  </w:style>
  <w:style w:type="character" w:customStyle="1" w:styleId="afffff3">
    <w:name w:val="Режимы Знак"/>
    <w:link w:val="afffff2"/>
    <w:rsid w:val="00E7189B"/>
    <w:rPr>
      <w:rFonts w:eastAsia="Calibri"/>
      <w:b/>
      <w:sz w:val="24"/>
      <w:szCs w:val="22"/>
      <w:lang w:eastAsia="en-US"/>
    </w:rPr>
  </w:style>
  <w:style w:type="paragraph" w:customStyle="1" w:styleId="a2">
    <w:name w:val="Спис"/>
    <w:basedOn w:val="affc"/>
    <w:link w:val="afffff4"/>
    <w:rsid w:val="003065EF"/>
    <w:pPr>
      <w:numPr>
        <w:numId w:val="17"/>
      </w:numPr>
      <w:tabs>
        <w:tab w:val="left" w:pos="1134"/>
      </w:tabs>
      <w:spacing w:line="360" w:lineRule="auto"/>
      <w:ind w:left="0" w:firstLine="709"/>
      <w:jc w:val="both"/>
    </w:pPr>
    <w:rPr>
      <w:rFonts w:eastAsia="Calibri"/>
      <w:lang w:eastAsia="en-US"/>
    </w:rPr>
  </w:style>
  <w:style w:type="character" w:customStyle="1" w:styleId="afffff4">
    <w:name w:val="Спис Знак"/>
    <w:link w:val="a2"/>
    <w:rsid w:val="003065EF"/>
    <w:rPr>
      <w:rFonts w:eastAsia="Calibri"/>
      <w:sz w:val="24"/>
      <w:szCs w:val="24"/>
      <w:lang w:eastAsia="en-US"/>
    </w:rPr>
  </w:style>
  <w:style w:type="paragraph" w:customStyle="1" w:styleId="afffff5">
    <w:name w:val="Сценарий"/>
    <w:basedOn w:val="a3"/>
    <w:link w:val="afffff6"/>
    <w:qFormat/>
    <w:rsid w:val="00D67F23"/>
    <w:pPr>
      <w:keepNext/>
      <w:spacing w:line="360" w:lineRule="auto"/>
      <w:ind w:firstLine="709"/>
      <w:contextualSpacing/>
      <w:jc w:val="both"/>
    </w:pPr>
    <w:rPr>
      <w:rFonts w:eastAsia="Batang"/>
      <w:b/>
      <w:noProof w:val="0"/>
      <w:szCs w:val="28"/>
      <w:lang w:eastAsia="en-US"/>
    </w:rPr>
  </w:style>
  <w:style w:type="character" w:customStyle="1" w:styleId="afffff6">
    <w:name w:val="Сценарий Знак"/>
    <w:link w:val="afffff5"/>
    <w:rsid w:val="00D67F23"/>
    <w:rPr>
      <w:rFonts w:eastAsia="Batang"/>
      <w:b/>
      <w:sz w:val="28"/>
      <w:szCs w:val="28"/>
      <w:lang w:eastAsia="en-US"/>
    </w:rPr>
  </w:style>
  <w:style w:type="paragraph" w:customStyle="1" w:styleId="1f3">
    <w:name w:val="Заг 1 ИУС"/>
    <w:basedOn w:val="12"/>
    <w:rsid w:val="00D17501"/>
    <w:pPr>
      <w:tabs>
        <w:tab w:val="left" w:pos="2268"/>
      </w:tabs>
      <w:spacing w:before="120" w:after="0" w:line="360" w:lineRule="auto"/>
      <w:ind w:firstLine="720"/>
      <w:jc w:val="both"/>
    </w:pPr>
    <w:rPr>
      <w:rFonts w:eastAsia="Calibri"/>
      <w:bCs/>
      <w:szCs w:val="28"/>
      <w:lang w:val="uk-UA" w:eastAsia="en-US"/>
    </w:rPr>
  </w:style>
  <w:style w:type="paragraph" w:customStyle="1" w:styleId="3f">
    <w:name w:val="Заг 3 ИУС"/>
    <w:basedOn w:val="a3"/>
    <w:rsid w:val="00D17501"/>
    <w:pPr>
      <w:keepNext/>
      <w:keepLines/>
      <w:shd w:val="clear" w:color="auto" w:fill="FFFFFF"/>
      <w:tabs>
        <w:tab w:val="left" w:pos="2268"/>
      </w:tabs>
      <w:spacing w:line="360" w:lineRule="auto"/>
      <w:ind w:firstLine="709"/>
      <w:jc w:val="both"/>
      <w:outlineLvl w:val="2"/>
    </w:pPr>
    <w:rPr>
      <w:rFonts w:eastAsia="Calibri"/>
      <w:b/>
      <w:noProof w:val="0"/>
      <w:color w:val="000000"/>
      <w:szCs w:val="28"/>
      <w:lang w:val="uk-UA" w:eastAsia="en-US"/>
    </w:rPr>
  </w:style>
  <w:style w:type="paragraph" w:customStyle="1" w:styleId="58">
    <w:name w:val="ЗАГ5 (сод)"/>
    <w:basedOn w:val="55"/>
    <w:link w:val="59"/>
    <w:rsid w:val="00D17501"/>
    <w:pPr>
      <w:tabs>
        <w:tab w:val="clear" w:pos="1843"/>
        <w:tab w:val="left" w:pos="2268"/>
      </w:tabs>
      <w:spacing w:before="120"/>
    </w:pPr>
    <w:rPr>
      <w:rFonts w:ascii="Times New Roman" w:hAnsi="Times New Roman"/>
      <w:lang w:val="uk-UA"/>
    </w:rPr>
  </w:style>
  <w:style w:type="character" w:customStyle="1" w:styleId="59">
    <w:name w:val="ЗАГ5 (сод) Знак"/>
    <w:link w:val="58"/>
    <w:rsid w:val="00D17501"/>
    <w:rPr>
      <w:rFonts w:eastAsia="Times New Roman" w:cs="Times New Roman"/>
      <w:b/>
      <w:sz w:val="28"/>
      <w:szCs w:val="22"/>
      <w:lang w:val="uk-UA" w:eastAsia="en-US" w:bidi="ar-SA"/>
    </w:rPr>
  </w:style>
  <w:style w:type="paragraph" w:customStyle="1" w:styleId="64">
    <w:name w:val="Заг6 (сод)"/>
    <w:basedOn w:val="60"/>
    <w:link w:val="65"/>
    <w:rsid w:val="00D17501"/>
    <w:pPr>
      <w:keepNext/>
      <w:tabs>
        <w:tab w:val="left" w:pos="2268"/>
      </w:tabs>
      <w:spacing w:after="0" w:line="360" w:lineRule="auto"/>
      <w:ind w:firstLine="720"/>
      <w:jc w:val="both"/>
    </w:pPr>
    <w:rPr>
      <w:rFonts w:ascii="Times New Roman" w:hAnsi="Times New Roman"/>
      <w:b/>
      <w:sz w:val="28"/>
    </w:rPr>
  </w:style>
  <w:style w:type="paragraph" w:customStyle="1" w:styleId="73">
    <w:name w:val="Стиль7 (сод)"/>
    <w:basedOn w:val="70"/>
    <w:link w:val="74"/>
    <w:rsid w:val="007B3502"/>
  </w:style>
  <w:style w:type="character" w:customStyle="1" w:styleId="74">
    <w:name w:val="Стиль7 (сод) Знак"/>
    <w:link w:val="73"/>
    <w:rsid w:val="007B3502"/>
    <w:rPr>
      <w:b/>
      <w:noProof/>
      <w:sz w:val="28"/>
    </w:rPr>
  </w:style>
  <w:style w:type="paragraph" w:customStyle="1" w:styleId="75">
    <w:name w:val="Стиль7 (содерж)"/>
    <w:basedOn w:val="6"/>
    <w:link w:val="76"/>
    <w:rsid w:val="00F91E68"/>
  </w:style>
  <w:style w:type="character" w:customStyle="1" w:styleId="76">
    <w:name w:val="Стиль7 (содерж) Знак"/>
    <w:link w:val="75"/>
    <w:rsid w:val="00F91E68"/>
    <w:rPr>
      <w:rFonts w:eastAsia="Batang"/>
      <w:b/>
      <w:noProof/>
      <w:sz w:val="28"/>
    </w:rPr>
  </w:style>
  <w:style w:type="paragraph" w:customStyle="1" w:styleId="7">
    <w:name w:val="Заг7 (содерж)"/>
    <w:basedOn w:val="70"/>
    <w:link w:val="77"/>
    <w:qFormat/>
    <w:rsid w:val="005F6B29"/>
    <w:pPr>
      <w:keepNext/>
      <w:numPr>
        <w:ilvl w:val="6"/>
        <w:numId w:val="7"/>
      </w:numPr>
      <w:tabs>
        <w:tab w:val="left" w:pos="2410"/>
      </w:tabs>
      <w:spacing w:before="120"/>
      <w:ind w:left="0" w:firstLine="709"/>
    </w:pPr>
    <w:rPr>
      <w:b/>
    </w:rPr>
  </w:style>
  <w:style w:type="character" w:customStyle="1" w:styleId="77">
    <w:name w:val="Заг7 (содерж) Знак"/>
    <w:link w:val="7"/>
    <w:rsid w:val="005F6B29"/>
    <w:rPr>
      <w:rFonts w:eastAsia="Batang"/>
      <w:b/>
      <w:sz w:val="28"/>
      <w:szCs w:val="28"/>
      <w:lang w:eastAsia="en-US"/>
    </w:rPr>
  </w:style>
  <w:style w:type="paragraph" w:customStyle="1" w:styleId="afffff7">
    <w:name w:val="Моднявый"/>
    <w:basedOn w:val="affff1"/>
    <w:link w:val="afffff8"/>
    <w:qFormat/>
    <w:rsid w:val="00452B91"/>
    <w:pPr>
      <w:ind w:left="1212" w:hanging="503"/>
    </w:pPr>
    <w:rPr>
      <w:i/>
      <w:lang w:val="en-US"/>
    </w:rPr>
  </w:style>
  <w:style w:type="character" w:customStyle="1" w:styleId="afffff8">
    <w:name w:val="Моднявый Знак"/>
    <w:basedOn w:val="afffa"/>
    <w:link w:val="afffff7"/>
    <w:rsid w:val="00452B91"/>
    <w:rPr>
      <w:rFonts w:eastAsia="Calibri"/>
      <w:i/>
      <w:sz w:val="28"/>
      <w:szCs w:val="28"/>
      <w:lang w:val="en-US" w:eastAsia="en-US"/>
    </w:rPr>
  </w:style>
  <w:style w:type="character" w:styleId="afffff9">
    <w:name w:val="Emphasis"/>
    <w:basedOn w:val="a5"/>
    <w:uiPriority w:val="20"/>
    <w:qFormat/>
    <w:rsid w:val="00CD7BE7"/>
    <w:rPr>
      <w:i/>
      <w:iCs/>
    </w:rPr>
  </w:style>
  <w:style w:type="character" w:customStyle="1" w:styleId="65">
    <w:name w:val="Заг6 (сод) Знак"/>
    <w:basedOn w:val="61"/>
    <w:link w:val="64"/>
    <w:rsid w:val="005E54A7"/>
    <w:rPr>
      <w:rFonts w:ascii="Arial CYR" w:hAnsi="Arial CYR"/>
      <w:b/>
      <w:noProof/>
      <w:sz w:val="28"/>
      <w:lang w:val="ru-RU" w:eastAsia="ru-RU"/>
    </w:rPr>
  </w:style>
  <w:style w:type="paragraph" w:customStyle="1" w:styleId="western">
    <w:name w:val="western"/>
    <w:basedOn w:val="a3"/>
    <w:rsid w:val="003E596B"/>
    <w:pPr>
      <w:spacing w:before="100" w:beforeAutospacing="1" w:line="360" w:lineRule="auto"/>
      <w:ind w:firstLine="851"/>
      <w:jc w:val="both"/>
    </w:pPr>
    <w:rPr>
      <w:noProof w:val="0"/>
      <w:szCs w:val="28"/>
    </w:rPr>
  </w:style>
  <w:style w:type="paragraph" w:customStyle="1" w:styleId="afffffa">
    <w:name w:val="Примечание"/>
    <w:basedOn w:val="a4"/>
    <w:link w:val="afffffb"/>
    <w:qFormat/>
    <w:rsid w:val="002B1A38"/>
    <w:pPr>
      <w:keepNext/>
      <w:ind w:left="1134" w:firstLine="0"/>
    </w:pPr>
    <w:rPr>
      <w:u w:val="single"/>
    </w:rPr>
  </w:style>
  <w:style w:type="character" w:customStyle="1" w:styleId="afffffb">
    <w:name w:val="Примечание Знак"/>
    <w:basedOn w:val="afffa"/>
    <w:link w:val="afffffa"/>
    <w:rsid w:val="002B1A38"/>
    <w:rPr>
      <w:rFonts w:eastAsia="Batang"/>
      <w:sz w:val="28"/>
      <w:szCs w:val="28"/>
      <w:u w:val="single"/>
      <w:lang w:eastAsia="en-US"/>
    </w:rPr>
  </w:style>
  <w:style w:type="paragraph" w:customStyle="1" w:styleId="afffffc">
    <w:name w:val="Определение"/>
    <w:basedOn w:val="Textbody"/>
    <w:link w:val="afffffd"/>
    <w:qFormat/>
    <w:rsid w:val="00E81E76"/>
    <w:pPr>
      <w:ind w:firstLine="709"/>
    </w:pPr>
    <w:rPr>
      <w:b/>
    </w:rPr>
  </w:style>
  <w:style w:type="character" w:customStyle="1" w:styleId="afffffd">
    <w:name w:val="Определение Знак"/>
    <w:basedOn w:val="Textbody2"/>
    <w:link w:val="afffffc"/>
    <w:rsid w:val="00E81E76"/>
    <w:rPr>
      <w:b/>
      <w:sz w:val="28"/>
      <w:szCs w:val="22"/>
      <w:lang w:bidi="hi-IN"/>
    </w:rPr>
  </w:style>
  <w:style w:type="paragraph" w:customStyle="1" w:styleId="afffffe">
    <w:name w:val="СоставН"/>
    <w:basedOn w:val="a4"/>
    <w:link w:val="affffff"/>
    <w:rsid w:val="00361DEC"/>
    <w:pPr>
      <w:keepNext/>
    </w:pPr>
  </w:style>
  <w:style w:type="character" w:customStyle="1" w:styleId="affffff">
    <w:name w:val="СоставН Знак"/>
    <w:basedOn w:val="afffa"/>
    <w:link w:val="afffffe"/>
    <w:rsid w:val="00361DEC"/>
    <w:rPr>
      <w:rFonts w:eastAsia="Batang"/>
      <w:sz w:val="28"/>
      <w:szCs w:val="28"/>
      <w:lang w:eastAsia="en-US"/>
    </w:rPr>
  </w:style>
  <w:style w:type="paragraph" w:customStyle="1" w:styleId="affffff0">
    <w:name w:val="Без отступа"/>
    <w:basedOn w:val="a3"/>
    <w:link w:val="affffff1"/>
    <w:qFormat/>
    <w:rsid w:val="00251773"/>
    <w:pPr>
      <w:tabs>
        <w:tab w:val="left" w:pos="567"/>
      </w:tabs>
      <w:spacing w:line="360" w:lineRule="auto"/>
      <w:jc w:val="both"/>
    </w:pPr>
    <w:rPr>
      <w:rFonts w:eastAsiaTheme="minorHAnsi"/>
      <w:noProof w:val="0"/>
      <w:sz w:val="24"/>
      <w:szCs w:val="24"/>
      <w:lang w:eastAsia="en-US"/>
    </w:rPr>
  </w:style>
  <w:style w:type="character" w:customStyle="1" w:styleId="affffff1">
    <w:name w:val="Без отступа Знак"/>
    <w:basedOn w:val="a5"/>
    <w:link w:val="affffff0"/>
    <w:rsid w:val="00251773"/>
    <w:rPr>
      <w:rFonts w:eastAsiaTheme="minorHAnsi"/>
      <w:sz w:val="24"/>
      <w:szCs w:val="24"/>
      <w:lang w:eastAsia="en-US"/>
    </w:rPr>
  </w:style>
  <w:style w:type="paragraph" w:customStyle="1" w:styleId="affffff2">
    <w:name w:val="Функции"/>
    <w:basedOn w:val="affff1"/>
    <w:link w:val="affffff3"/>
    <w:qFormat/>
    <w:rsid w:val="003A4301"/>
    <w:pPr>
      <w:ind w:left="1212" w:hanging="503"/>
    </w:pPr>
    <w:rPr>
      <w:b/>
      <w:i/>
      <w:lang w:val="en-US"/>
    </w:rPr>
  </w:style>
  <w:style w:type="character" w:customStyle="1" w:styleId="affffff3">
    <w:name w:val="Функции Знак"/>
    <w:basedOn w:val="afffa"/>
    <w:link w:val="affffff2"/>
    <w:rsid w:val="003A4301"/>
    <w:rPr>
      <w:rFonts w:eastAsia="Calibri"/>
      <w:b/>
      <w:i/>
      <w:sz w:val="28"/>
      <w:szCs w:val="28"/>
      <w:lang w:val="en-US" w:eastAsia="en-US"/>
    </w:rPr>
  </w:style>
  <w:style w:type="paragraph" w:customStyle="1" w:styleId="5a">
    <w:name w:val="Ур5"/>
    <w:basedOn w:val="50"/>
    <w:qFormat/>
    <w:rsid w:val="009A452B"/>
    <w:pPr>
      <w:tabs>
        <w:tab w:val="left" w:pos="1985"/>
      </w:tabs>
      <w:suppressAutoHyphens w:val="0"/>
      <w:spacing w:before="200" w:after="0" w:line="360" w:lineRule="auto"/>
      <w:ind w:firstLine="709"/>
      <w:jc w:val="both"/>
    </w:pPr>
    <w:rPr>
      <w:rFonts w:eastAsiaTheme="majorEastAsia" w:cstheme="majorBidi"/>
      <w:szCs w:val="24"/>
      <w:lang w:eastAsia="en-US"/>
    </w:rPr>
  </w:style>
  <w:style w:type="character" w:customStyle="1" w:styleId="3d">
    <w:name w:val="Стиль3 Знак"/>
    <w:basedOn w:val="45"/>
    <w:link w:val="3c"/>
    <w:rsid w:val="009A452B"/>
    <w:rPr>
      <w:rFonts w:eastAsia="Batang"/>
      <w:sz w:val="24"/>
      <w:szCs w:val="22"/>
      <w:lang w:val="uk-UA" w:eastAsia="en-US"/>
    </w:rPr>
  </w:style>
  <w:style w:type="paragraph" w:customStyle="1" w:styleId="d2e5eaf1f2e4eeeaf3ece5edf2e0">
    <w:name w:val="Тd2еe5кeaсf1тf2 дe4оeeкeaуf3мecеe5нedтf2аe0"/>
    <w:basedOn w:val="a3"/>
    <w:uiPriority w:val="99"/>
    <w:rsid w:val="009A452B"/>
    <w:pPr>
      <w:autoSpaceDE w:val="0"/>
      <w:autoSpaceDN w:val="0"/>
      <w:adjustRightInd w:val="0"/>
      <w:spacing w:line="360" w:lineRule="auto"/>
      <w:ind w:firstLine="709"/>
      <w:contextualSpacing/>
      <w:jc w:val="both"/>
    </w:pPr>
    <w:rPr>
      <w:rFonts w:eastAsia="Batang"/>
      <w:noProof w:val="0"/>
      <w:szCs w:val="28"/>
    </w:rPr>
  </w:style>
  <w:style w:type="paragraph" w:customStyle="1" w:styleId="affffff4">
    <w:name w:val="Название рисунка"/>
    <w:basedOn w:val="afff6"/>
    <w:link w:val="affffff5"/>
    <w:qFormat/>
    <w:rsid w:val="009A452B"/>
    <w:rPr>
      <w:color w:val="4F81BD"/>
      <w:lang w:eastAsia="en-US"/>
    </w:rPr>
  </w:style>
  <w:style w:type="character" w:customStyle="1" w:styleId="affffff5">
    <w:name w:val="Название рисунка Знак"/>
    <w:basedOn w:val="afff5"/>
    <w:link w:val="affffff4"/>
    <w:rsid w:val="009A452B"/>
    <w:rPr>
      <w:b w:val="0"/>
      <w:bCs w:val="0"/>
      <w:color w:val="4F81BD"/>
      <w:sz w:val="28"/>
      <w:szCs w:val="28"/>
      <w:lang w:eastAsia="en-US"/>
    </w:rPr>
  </w:style>
  <w:style w:type="paragraph" w:customStyle="1" w:styleId="cfe5f0e5f7e5edfcc8d3d1">
    <w:name w:val="Пcfеe5рf0еe5чf7еe5нedьfc Иc8Уd3Сd1"/>
    <w:basedOn w:val="a3"/>
    <w:uiPriority w:val="99"/>
    <w:rsid w:val="009A452B"/>
    <w:pPr>
      <w:tabs>
        <w:tab w:val="left" w:pos="993"/>
      </w:tabs>
      <w:autoSpaceDE w:val="0"/>
      <w:autoSpaceDN w:val="0"/>
      <w:adjustRightInd w:val="0"/>
      <w:spacing w:line="360" w:lineRule="auto"/>
      <w:ind w:firstLine="709"/>
      <w:jc w:val="both"/>
    </w:pPr>
    <w:rPr>
      <w:noProof w:val="0"/>
      <w:szCs w:val="28"/>
      <w:lang w:val="uk-UA"/>
    </w:rPr>
  </w:style>
  <w:style w:type="paragraph" w:customStyle="1" w:styleId="cdf1eef1f2e0e2">
    <w:name w:val="Нcdсf1оeeсf1тf2аe0вe2"/>
    <w:basedOn w:val="d2e5eaf1f2e4eeeaf3ece5edf2e0"/>
    <w:uiPriority w:val="99"/>
    <w:rsid w:val="009A452B"/>
    <w:pPr>
      <w:keepNext/>
    </w:pPr>
    <w:rPr>
      <w:rFonts w:ascii="Liberation Serif" w:hAnsi="Liberation Serif"/>
    </w:rPr>
  </w:style>
  <w:style w:type="paragraph" w:customStyle="1" w:styleId="affffff6">
    <w:name w:val="Нмодуля"/>
    <w:basedOn w:val="a4"/>
    <w:link w:val="affffff7"/>
    <w:qFormat/>
    <w:rsid w:val="009A452B"/>
    <w:rPr>
      <w:sz w:val="29"/>
      <w:szCs w:val="29"/>
    </w:rPr>
  </w:style>
  <w:style w:type="character" w:customStyle="1" w:styleId="affffff7">
    <w:name w:val="Нмодуля Знак"/>
    <w:basedOn w:val="afffa"/>
    <w:link w:val="affffff6"/>
    <w:qFormat/>
    <w:rsid w:val="009A452B"/>
    <w:rPr>
      <w:rFonts w:eastAsia="Batang"/>
      <w:sz w:val="29"/>
      <w:szCs w:val="29"/>
      <w:lang w:eastAsia="en-US"/>
    </w:rPr>
  </w:style>
  <w:style w:type="paragraph" w:customStyle="1" w:styleId="a0">
    <w:name w:val="ПеречБукв"/>
    <w:basedOn w:val="a"/>
    <w:link w:val="affffff8"/>
    <w:qFormat/>
    <w:rsid w:val="00D4482A"/>
    <w:pPr>
      <w:numPr>
        <w:numId w:val="130"/>
      </w:numPr>
      <w:tabs>
        <w:tab w:val="clear" w:pos="993"/>
        <w:tab w:val="left" w:pos="1134"/>
      </w:tabs>
      <w:ind w:left="0" w:firstLine="709"/>
    </w:pPr>
  </w:style>
  <w:style w:type="character" w:customStyle="1" w:styleId="affffff8">
    <w:name w:val="ПеречБукв Знак"/>
    <w:basedOn w:val="aff6"/>
    <w:link w:val="a0"/>
    <w:rsid w:val="00D4482A"/>
    <w:rPr>
      <w:sz w:val="28"/>
      <w:lang w:val="uk-UA"/>
    </w:rPr>
  </w:style>
  <w:style w:type="character" w:customStyle="1" w:styleId="st">
    <w:name w:val="st"/>
    <w:basedOn w:val="a5"/>
    <w:rsid w:val="009A452B"/>
  </w:style>
  <w:style w:type="paragraph" w:customStyle="1" w:styleId="affffff9">
    <w:name w:val="Нсписка"/>
    <w:basedOn w:val="a4"/>
    <w:link w:val="affffffa"/>
    <w:qFormat/>
    <w:rsid w:val="009A452B"/>
    <w:pPr>
      <w:keepNext/>
    </w:pPr>
  </w:style>
  <w:style w:type="character" w:customStyle="1" w:styleId="affffffa">
    <w:name w:val="Нсписка Знак"/>
    <w:basedOn w:val="afffa"/>
    <w:link w:val="affffff9"/>
    <w:rsid w:val="009A452B"/>
    <w:rPr>
      <w:rFonts w:eastAsia="Batang"/>
      <w:sz w:val="28"/>
      <w:szCs w:val="28"/>
      <w:lang w:eastAsia="en-US"/>
    </w:rPr>
  </w:style>
  <w:style w:type="paragraph" w:customStyle="1" w:styleId="2f3">
    <w:name w:val="Переч2урвн"/>
    <w:basedOn w:val="29"/>
    <w:link w:val="2f4"/>
    <w:qFormat/>
    <w:rsid w:val="009A452B"/>
    <w:pPr>
      <w:tabs>
        <w:tab w:val="clear" w:pos="993"/>
        <w:tab w:val="clear" w:pos="1276"/>
        <w:tab w:val="left" w:pos="1701"/>
      </w:tabs>
      <w:ind w:left="709" w:firstLine="567"/>
    </w:pPr>
    <w:rPr>
      <w:lang w:val="en-US"/>
    </w:rPr>
  </w:style>
  <w:style w:type="character" w:customStyle="1" w:styleId="2f4">
    <w:name w:val="Переч2урвн Знак"/>
    <w:basedOn w:val="2a"/>
    <w:link w:val="2f3"/>
    <w:rsid w:val="009A452B"/>
    <w:rPr>
      <w:sz w:val="28"/>
      <w:lang w:val="en-US"/>
    </w:rPr>
  </w:style>
  <w:style w:type="paragraph" w:customStyle="1" w:styleId="22">
    <w:name w:val="ПеречНум2ур"/>
    <w:basedOn w:val="a4"/>
    <w:link w:val="2f5"/>
    <w:qFormat/>
    <w:rsid w:val="009A452B"/>
    <w:pPr>
      <w:numPr>
        <w:numId w:val="81"/>
      </w:numPr>
      <w:tabs>
        <w:tab w:val="left" w:pos="1560"/>
        <w:tab w:val="left" w:pos="1701"/>
      </w:tabs>
      <w:ind w:left="1429"/>
    </w:pPr>
  </w:style>
  <w:style w:type="character" w:customStyle="1" w:styleId="2f5">
    <w:name w:val="ПеречНум2ур Знак"/>
    <w:basedOn w:val="afffa"/>
    <w:link w:val="22"/>
    <w:rsid w:val="009A452B"/>
    <w:rPr>
      <w:rFonts w:eastAsia="Batang"/>
      <w:sz w:val="28"/>
      <w:szCs w:val="28"/>
      <w:lang w:eastAsia="en-US"/>
    </w:rPr>
  </w:style>
  <w:style w:type="paragraph" w:customStyle="1" w:styleId="affffffb">
    <w:name w:val="Содержимое таблицы"/>
    <w:basedOn w:val="a3"/>
    <w:qFormat/>
    <w:rsid w:val="00B45DFC"/>
    <w:pPr>
      <w:suppressLineNumbers/>
      <w:suppressAutoHyphens/>
    </w:pPr>
    <w:rPr>
      <w:noProof w:val="0"/>
    </w:rPr>
  </w:style>
  <w:style w:type="character" w:customStyle="1" w:styleId="4d">
    <w:name w:val="Неразрешенное упоминание4"/>
    <w:basedOn w:val="a5"/>
    <w:uiPriority w:val="99"/>
    <w:semiHidden/>
    <w:unhideWhenUsed/>
    <w:rsid w:val="00B279DF"/>
    <w:rPr>
      <w:color w:val="605E5C"/>
      <w:shd w:val="clear" w:color="auto" w:fill="E1DFDD"/>
    </w:rPr>
  </w:style>
  <w:style w:type="paragraph" w:customStyle="1" w:styleId="Default">
    <w:name w:val="Default"/>
    <w:rsid w:val="004D28F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235">
      <w:bodyDiv w:val="1"/>
      <w:marLeft w:val="0"/>
      <w:marRight w:val="0"/>
      <w:marTop w:val="0"/>
      <w:marBottom w:val="0"/>
      <w:divBdr>
        <w:top w:val="none" w:sz="0" w:space="0" w:color="auto"/>
        <w:left w:val="none" w:sz="0" w:space="0" w:color="auto"/>
        <w:bottom w:val="none" w:sz="0" w:space="0" w:color="auto"/>
        <w:right w:val="none" w:sz="0" w:space="0" w:color="auto"/>
      </w:divBdr>
    </w:div>
    <w:div w:id="6559743">
      <w:bodyDiv w:val="1"/>
      <w:marLeft w:val="0"/>
      <w:marRight w:val="0"/>
      <w:marTop w:val="0"/>
      <w:marBottom w:val="0"/>
      <w:divBdr>
        <w:top w:val="none" w:sz="0" w:space="0" w:color="auto"/>
        <w:left w:val="none" w:sz="0" w:space="0" w:color="auto"/>
        <w:bottom w:val="none" w:sz="0" w:space="0" w:color="auto"/>
        <w:right w:val="none" w:sz="0" w:space="0" w:color="auto"/>
      </w:divBdr>
    </w:div>
    <w:div w:id="10110278">
      <w:bodyDiv w:val="1"/>
      <w:marLeft w:val="0"/>
      <w:marRight w:val="0"/>
      <w:marTop w:val="0"/>
      <w:marBottom w:val="0"/>
      <w:divBdr>
        <w:top w:val="none" w:sz="0" w:space="0" w:color="auto"/>
        <w:left w:val="none" w:sz="0" w:space="0" w:color="auto"/>
        <w:bottom w:val="none" w:sz="0" w:space="0" w:color="auto"/>
        <w:right w:val="none" w:sz="0" w:space="0" w:color="auto"/>
      </w:divBdr>
    </w:div>
    <w:div w:id="13769264">
      <w:bodyDiv w:val="1"/>
      <w:marLeft w:val="0"/>
      <w:marRight w:val="0"/>
      <w:marTop w:val="0"/>
      <w:marBottom w:val="0"/>
      <w:divBdr>
        <w:top w:val="none" w:sz="0" w:space="0" w:color="auto"/>
        <w:left w:val="none" w:sz="0" w:space="0" w:color="auto"/>
        <w:bottom w:val="none" w:sz="0" w:space="0" w:color="auto"/>
        <w:right w:val="none" w:sz="0" w:space="0" w:color="auto"/>
      </w:divBdr>
      <w:divsChild>
        <w:div w:id="439616445">
          <w:marLeft w:val="0"/>
          <w:marRight w:val="0"/>
          <w:marTop w:val="0"/>
          <w:marBottom w:val="0"/>
          <w:divBdr>
            <w:top w:val="none" w:sz="0" w:space="0" w:color="auto"/>
            <w:left w:val="none" w:sz="0" w:space="0" w:color="auto"/>
            <w:bottom w:val="none" w:sz="0" w:space="0" w:color="auto"/>
            <w:right w:val="none" w:sz="0" w:space="0" w:color="auto"/>
          </w:divBdr>
          <w:divsChild>
            <w:div w:id="17520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79">
      <w:bodyDiv w:val="1"/>
      <w:marLeft w:val="0"/>
      <w:marRight w:val="0"/>
      <w:marTop w:val="0"/>
      <w:marBottom w:val="0"/>
      <w:divBdr>
        <w:top w:val="none" w:sz="0" w:space="0" w:color="auto"/>
        <w:left w:val="none" w:sz="0" w:space="0" w:color="auto"/>
        <w:bottom w:val="none" w:sz="0" w:space="0" w:color="auto"/>
        <w:right w:val="none" w:sz="0" w:space="0" w:color="auto"/>
      </w:divBdr>
    </w:div>
    <w:div w:id="43916165">
      <w:bodyDiv w:val="1"/>
      <w:marLeft w:val="0"/>
      <w:marRight w:val="0"/>
      <w:marTop w:val="0"/>
      <w:marBottom w:val="0"/>
      <w:divBdr>
        <w:top w:val="none" w:sz="0" w:space="0" w:color="auto"/>
        <w:left w:val="none" w:sz="0" w:space="0" w:color="auto"/>
        <w:bottom w:val="none" w:sz="0" w:space="0" w:color="auto"/>
        <w:right w:val="none" w:sz="0" w:space="0" w:color="auto"/>
      </w:divBdr>
    </w:div>
    <w:div w:id="63143620">
      <w:bodyDiv w:val="1"/>
      <w:marLeft w:val="0"/>
      <w:marRight w:val="0"/>
      <w:marTop w:val="0"/>
      <w:marBottom w:val="0"/>
      <w:divBdr>
        <w:top w:val="none" w:sz="0" w:space="0" w:color="auto"/>
        <w:left w:val="none" w:sz="0" w:space="0" w:color="auto"/>
        <w:bottom w:val="none" w:sz="0" w:space="0" w:color="auto"/>
        <w:right w:val="none" w:sz="0" w:space="0" w:color="auto"/>
      </w:divBdr>
      <w:divsChild>
        <w:div w:id="184372039">
          <w:marLeft w:val="0"/>
          <w:marRight w:val="0"/>
          <w:marTop w:val="0"/>
          <w:marBottom w:val="0"/>
          <w:divBdr>
            <w:top w:val="none" w:sz="0" w:space="0" w:color="auto"/>
            <w:left w:val="none" w:sz="0" w:space="0" w:color="auto"/>
            <w:bottom w:val="none" w:sz="0" w:space="0" w:color="auto"/>
            <w:right w:val="none" w:sz="0" w:space="0" w:color="auto"/>
          </w:divBdr>
          <w:divsChild>
            <w:div w:id="1625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1160">
      <w:bodyDiv w:val="1"/>
      <w:marLeft w:val="0"/>
      <w:marRight w:val="0"/>
      <w:marTop w:val="0"/>
      <w:marBottom w:val="0"/>
      <w:divBdr>
        <w:top w:val="none" w:sz="0" w:space="0" w:color="auto"/>
        <w:left w:val="none" w:sz="0" w:space="0" w:color="auto"/>
        <w:bottom w:val="none" w:sz="0" w:space="0" w:color="auto"/>
        <w:right w:val="none" w:sz="0" w:space="0" w:color="auto"/>
      </w:divBdr>
    </w:div>
    <w:div w:id="87311832">
      <w:bodyDiv w:val="1"/>
      <w:marLeft w:val="0"/>
      <w:marRight w:val="0"/>
      <w:marTop w:val="0"/>
      <w:marBottom w:val="0"/>
      <w:divBdr>
        <w:top w:val="none" w:sz="0" w:space="0" w:color="auto"/>
        <w:left w:val="none" w:sz="0" w:space="0" w:color="auto"/>
        <w:bottom w:val="none" w:sz="0" w:space="0" w:color="auto"/>
        <w:right w:val="none" w:sz="0" w:space="0" w:color="auto"/>
      </w:divBdr>
    </w:div>
    <w:div w:id="91710135">
      <w:bodyDiv w:val="1"/>
      <w:marLeft w:val="0"/>
      <w:marRight w:val="0"/>
      <w:marTop w:val="0"/>
      <w:marBottom w:val="0"/>
      <w:divBdr>
        <w:top w:val="none" w:sz="0" w:space="0" w:color="auto"/>
        <w:left w:val="none" w:sz="0" w:space="0" w:color="auto"/>
        <w:bottom w:val="none" w:sz="0" w:space="0" w:color="auto"/>
        <w:right w:val="none" w:sz="0" w:space="0" w:color="auto"/>
      </w:divBdr>
    </w:div>
    <w:div w:id="113329280">
      <w:bodyDiv w:val="1"/>
      <w:marLeft w:val="0"/>
      <w:marRight w:val="0"/>
      <w:marTop w:val="0"/>
      <w:marBottom w:val="0"/>
      <w:divBdr>
        <w:top w:val="none" w:sz="0" w:space="0" w:color="auto"/>
        <w:left w:val="none" w:sz="0" w:space="0" w:color="auto"/>
        <w:bottom w:val="none" w:sz="0" w:space="0" w:color="auto"/>
        <w:right w:val="none" w:sz="0" w:space="0" w:color="auto"/>
      </w:divBdr>
    </w:div>
    <w:div w:id="115174328">
      <w:bodyDiv w:val="1"/>
      <w:marLeft w:val="0"/>
      <w:marRight w:val="0"/>
      <w:marTop w:val="0"/>
      <w:marBottom w:val="0"/>
      <w:divBdr>
        <w:top w:val="none" w:sz="0" w:space="0" w:color="auto"/>
        <w:left w:val="none" w:sz="0" w:space="0" w:color="auto"/>
        <w:bottom w:val="none" w:sz="0" w:space="0" w:color="auto"/>
        <w:right w:val="none" w:sz="0" w:space="0" w:color="auto"/>
      </w:divBdr>
    </w:div>
    <w:div w:id="124392982">
      <w:bodyDiv w:val="1"/>
      <w:marLeft w:val="0"/>
      <w:marRight w:val="0"/>
      <w:marTop w:val="0"/>
      <w:marBottom w:val="0"/>
      <w:divBdr>
        <w:top w:val="none" w:sz="0" w:space="0" w:color="auto"/>
        <w:left w:val="none" w:sz="0" w:space="0" w:color="auto"/>
        <w:bottom w:val="none" w:sz="0" w:space="0" w:color="auto"/>
        <w:right w:val="none" w:sz="0" w:space="0" w:color="auto"/>
      </w:divBdr>
      <w:divsChild>
        <w:div w:id="1560676409">
          <w:marLeft w:val="0"/>
          <w:marRight w:val="0"/>
          <w:marTop w:val="0"/>
          <w:marBottom w:val="0"/>
          <w:divBdr>
            <w:top w:val="none" w:sz="0" w:space="0" w:color="auto"/>
            <w:left w:val="none" w:sz="0" w:space="0" w:color="auto"/>
            <w:bottom w:val="none" w:sz="0" w:space="0" w:color="auto"/>
            <w:right w:val="none" w:sz="0" w:space="0" w:color="auto"/>
          </w:divBdr>
          <w:divsChild>
            <w:div w:id="7070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08">
      <w:bodyDiv w:val="1"/>
      <w:marLeft w:val="0"/>
      <w:marRight w:val="0"/>
      <w:marTop w:val="0"/>
      <w:marBottom w:val="0"/>
      <w:divBdr>
        <w:top w:val="none" w:sz="0" w:space="0" w:color="auto"/>
        <w:left w:val="none" w:sz="0" w:space="0" w:color="auto"/>
        <w:bottom w:val="none" w:sz="0" w:space="0" w:color="auto"/>
        <w:right w:val="none" w:sz="0" w:space="0" w:color="auto"/>
      </w:divBdr>
    </w:div>
    <w:div w:id="126512997">
      <w:bodyDiv w:val="1"/>
      <w:marLeft w:val="0"/>
      <w:marRight w:val="0"/>
      <w:marTop w:val="0"/>
      <w:marBottom w:val="0"/>
      <w:divBdr>
        <w:top w:val="none" w:sz="0" w:space="0" w:color="auto"/>
        <w:left w:val="none" w:sz="0" w:space="0" w:color="auto"/>
        <w:bottom w:val="none" w:sz="0" w:space="0" w:color="auto"/>
        <w:right w:val="none" w:sz="0" w:space="0" w:color="auto"/>
      </w:divBdr>
    </w:div>
    <w:div w:id="136802605">
      <w:bodyDiv w:val="1"/>
      <w:marLeft w:val="0"/>
      <w:marRight w:val="0"/>
      <w:marTop w:val="0"/>
      <w:marBottom w:val="0"/>
      <w:divBdr>
        <w:top w:val="none" w:sz="0" w:space="0" w:color="auto"/>
        <w:left w:val="none" w:sz="0" w:space="0" w:color="auto"/>
        <w:bottom w:val="none" w:sz="0" w:space="0" w:color="auto"/>
        <w:right w:val="none" w:sz="0" w:space="0" w:color="auto"/>
      </w:divBdr>
    </w:div>
    <w:div w:id="141310438">
      <w:bodyDiv w:val="1"/>
      <w:marLeft w:val="0"/>
      <w:marRight w:val="0"/>
      <w:marTop w:val="0"/>
      <w:marBottom w:val="0"/>
      <w:divBdr>
        <w:top w:val="none" w:sz="0" w:space="0" w:color="auto"/>
        <w:left w:val="none" w:sz="0" w:space="0" w:color="auto"/>
        <w:bottom w:val="none" w:sz="0" w:space="0" w:color="auto"/>
        <w:right w:val="none" w:sz="0" w:space="0" w:color="auto"/>
      </w:divBdr>
    </w:div>
    <w:div w:id="143082770">
      <w:bodyDiv w:val="1"/>
      <w:marLeft w:val="0"/>
      <w:marRight w:val="0"/>
      <w:marTop w:val="0"/>
      <w:marBottom w:val="0"/>
      <w:divBdr>
        <w:top w:val="none" w:sz="0" w:space="0" w:color="auto"/>
        <w:left w:val="none" w:sz="0" w:space="0" w:color="auto"/>
        <w:bottom w:val="none" w:sz="0" w:space="0" w:color="auto"/>
        <w:right w:val="none" w:sz="0" w:space="0" w:color="auto"/>
      </w:divBdr>
      <w:divsChild>
        <w:div w:id="395781026">
          <w:marLeft w:val="0"/>
          <w:marRight w:val="0"/>
          <w:marTop w:val="0"/>
          <w:marBottom w:val="0"/>
          <w:divBdr>
            <w:top w:val="none" w:sz="0" w:space="0" w:color="auto"/>
            <w:left w:val="none" w:sz="0" w:space="0" w:color="auto"/>
            <w:bottom w:val="none" w:sz="0" w:space="0" w:color="auto"/>
            <w:right w:val="none" w:sz="0" w:space="0" w:color="auto"/>
          </w:divBdr>
        </w:div>
        <w:div w:id="1104301492">
          <w:marLeft w:val="0"/>
          <w:marRight w:val="0"/>
          <w:marTop w:val="0"/>
          <w:marBottom w:val="0"/>
          <w:divBdr>
            <w:top w:val="none" w:sz="0" w:space="0" w:color="auto"/>
            <w:left w:val="none" w:sz="0" w:space="0" w:color="auto"/>
            <w:bottom w:val="none" w:sz="0" w:space="0" w:color="auto"/>
            <w:right w:val="none" w:sz="0" w:space="0" w:color="auto"/>
          </w:divBdr>
        </w:div>
        <w:div w:id="1546943385">
          <w:marLeft w:val="0"/>
          <w:marRight w:val="0"/>
          <w:marTop w:val="0"/>
          <w:marBottom w:val="0"/>
          <w:divBdr>
            <w:top w:val="none" w:sz="0" w:space="0" w:color="auto"/>
            <w:left w:val="none" w:sz="0" w:space="0" w:color="auto"/>
            <w:bottom w:val="none" w:sz="0" w:space="0" w:color="auto"/>
            <w:right w:val="none" w:sz="0" w:space="0" w:color="auto"/>
          </w:divBdr>
        </w:div>
        <w:div w:id="2145342927">
          <w:marLeft w:val="0"/>
          <w:marRight w:val="0"/>
          <w:marTop w:val="0"/>
          <w:marBottom w:val="0"/>
          <w:divBdr>
            <w:top w:val="none" w:sz="0" w:space="0" w:color="auto"/>
            <w:left w:val="none" w:sz="0" w:space="0" w:color="auto"/>
            <w:bottom w:val="none" w:sz="0" w:space="0" w:color="auto"/>
            <w:right w:val="none" w:sz="0" w:space="0" w:color="auto"/>
          </w:divBdr>
        </w:div>
      </w:divsChild>
    </w:div>
    <w:div w:id="155269873">
      <w:bodyDiv w:val="1"/>
      <w:marLeft w:val="0"/>
      <w:marRight w:val="0"/>
      <w:marTop w:val="0"/>
      <w:marBottom w:val="0"/>
      <w:divBdr>
        <w:top w:val="none" w:sz="0" w:space="0" w:color="auto"/>
        <w:left w:val="none" w:sz="0" w:space="0" w:color="auto"/>
        <w:bottom w:val="none" w:sz="0" w:space="0" w:color="auto"/>
        <w:right w:val="none" w:sz="0" w:space="0" w:color="auto"/>
      </w:divBdr>
      <w:divsChild>
        <w:div w:id="1020397639">
          <w:marLeft w:val="0"/>
          <w:marRight w:val="0"/>
          <w:marTop w:val="0"/>
          <w:marBottom w:val="0"/>
          <w:divBdr>
            <w:top w:val="none" w:sz="0" w:space="0" w:color="auto"/>
            <w:left w:val="none" w:sz="0" w:space="0" w:color="auto"/>
            <w:bottom w:val="none" w:sz="0" w:space="0" w:color="auto"/>
            <w:right w:val="none" w:sz="0" w:space="0" w:color="auto"/>
          </w:divBdr>
          <w:divsChild>
            <w:div w:id="5357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461">
      <w:bodyDiv w:val="1"/>
      <w:marLeft w:val="0"/>
      <w:marRight w:val="0"/>
      <w:marTop w:val="0"/>
      <w:marBottom w:val="0"/>
      <w:divBdr>
        <w:top w:val="none" w:sz="0" w:space="0" w:color="auto"/>
        <w:left w:val="none" w:sz="0" w:space="0" w:color="auto"/>
        <w:bottom w:val="none" w:sz="0" w:space="0" w:color="auto"/>
        <w:right w:val="none" w:sz="0" w:space="0" w:color="auto"/>
      </w:divBdr>
    </w:div>
    <w:div w:id="158009021">
      <w:bodyDiv w:val="1"/>
      <w:marLeft w:val="0"/>
      <w:marRight w:val="0"/>
      <w:marTop w:val="0"/>
      <w:marBottom w:val="0"/>
      <w:divBdr>
        <w:top w:val="none" w:sz="0" w:space="0" w:color="auto"/>
        <w:left w:val="none" w:sz="0" w:space="0" w:color="auto"/>
        <w:bottom w:val="none" w:sz="0" w:space="0" w:color="auto"/>
        <w:right w:val="none" w:sz="0" w:space="0" w:color="auto"/>
      </w:divBdr>
      <w:divsChild>
        <w:div w:id="719474767">
          <w:marLeft w:val="0"/>
          <w:marRight w:val="0"/>
          <w:marTop w:val="0"/>
          <w:marBottom w:val="0"/>
          <w:divBdr>
            <w:top w:val="none" w:sz="0" w:space="0" w:color="auto"/>
            <w:left w:val="none" w:sz="0" w:space="0" w:color="auto"/>
            <w:bottom w:val="none" w:sz="0" w:space="0" w:color="auto"/>
            <w:right w:val="none" w:sz="0" w:space="0" w:color="auto"/>
          </w:divBdr>
          <w:divsChild>
            <w:div w:id="16045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732">
      <w:bodyDiv w:val="1"/>
      <w:marLeft w:val="0"/>
      <w:marRight w:val="0"/>
      <w:marTop w:val="0"/>
      <w:marBottom w:val="0"/>
      <w:divBdr>
        <w:top w:val="none" w:sz="0" w:space="0" w:color="auto"/>
        <w:left w:val="none" w:sz="0" w:space="0" w:color="auto"/>
        <w:bottom w:val="none" w:sz="0" w:space="0" w:color="auto"/>
        <w:right w:val="none" w:sz="0" w:space="0" w:color="auto"/>
      </w:divBdr>
    </w:div>
    <w:div w:id="216011081">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0">
          <w:marLeft w:val="0"/>
          <w:marRight w:val="0"/>
          <w:marTop w:val="0"/>
          <w:marBottom w:val="0"/>
          <w:divBdr>
            <w:top w:val="none" w:sz="0" w:space="0" w:color="auto"/>
            <w:left w:val="none" w:sz="0" w:space="0" w:color="auto"/>
            <w:bottom w:val="none" w:sz="0" w:space="0" w:color="auto"/>
            <w:right w:val="none" w:sz="0" w:space="0" w:color="auto"/>
          </w:divBdr>
          <w:divsChild>
            <w:div w:id="11410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0368">
      <w:bodyDiv w:val="1"/>
      <w:marLeft w:val="0"/>
      <w:marRight w:val="0"/>
      <w:marTop w:val="0"/>
      <w:marBottom w:val="0"/>
      <w:divBdr>
        <w:top w:val="none" w:sz="0" w:space="0" w:color="auto"/>
        <w:left w:val="none" w:sz="0" w:space="0" w:color="auto"/>
        <w:bottom w:val="none" w:sz="0" w:space="0" w:color="auto"/>
        <w:right w:val="none" w:sz="0" w:space="0" w:color="auto"/>
      </w:divBdr>
    </w:div>
    <w:div w:id="225650399">
      <w:bodyDiv w:val="1"/>
      <w:marLeft w:val="0"/>
      <w:marRight w:val="0"/>
      <w:marTop w:val="0"/>
      <w:marBottom w:val="0"/>
      <w:divBdr>
        <w:top w:val="none" w:sz="0" w:space="0" w:color="auto"/>
        <w:left w:val="none" w:sz="0" w:space="0" w:color="auto"/>
        <w:bottom w:val="none" w:sz="0" w:space="0" w:color="auto"/>
        <w:right w:val="none" w:sz="0" w:space="0" w:color="auto"/>
      </w:divBdr>
    </w:div>
    <w:div w:id="236287029">
      <w:bodyDiv w:val="1"/>
      <w:marLeft w:val="0"/>
      <w:marRight w:val="0"/>
      <w:marTop w:val="0"/>
      <w:marBottom w:val="0"/>
      <w:divBdr>
        <w:top w:val="none" w:sz="0" w:space="0" w:color="auto"/>
        <w:left w:val="none" w:sz="0" w:space="0" w:color="auto"/>
        <w:bottom w:val="none" w:sz="0" w:space="0" w:color="auto"/>
        <w:right w:val="none" w:sz="0" w:space="0" w:color="auto"/>
      </w:divBdr>
    </w:div>
    <w:div w:id="237138942">
      <w:bodyDiv w:val="1"/>
      <w:marLeft w:val="0"/>
      <w:marRight w:val="0"/>
      <w:marTop w:val="0"/>
      <w:marBottom w:val="0"/>
      <w:divBdr>
        <w:top w:val="none" w:sz="0" w:space="0" w:color="auto"/>
        <w:left w:val="none" w:sz="0" w:space="0" w:color="auto"/>
        <w:bottom w:val="none" w:sz="0" w:space="0" w:color="auto"/>
        <w:right w:val="none" w:sz="0" w:space="0" w:color="auto"/>
      </w:divBdr>
    </w:div>
    <w:div w:id="254170970">
      <w:bodyDiv w:val="1"/>
      <w:marLeft w:val="0"/>
      <w:marRight w:val="0"/>
      <w:marTop w:val="0"/>
      <w:marBottom w:val="0"/>
      <w:divBdr>
        <w:top w:val="none" w:sz="0" w:space="0" w:color="auto"/>
        <w:left w:val="none" w:sz="0" w:space="0" w:color="auto"/>
        <w:bottom w:val="none" w:sz="0" w:space="0" w:color="auto"/>
        <w:right w:val="none" w:sz="0" w:space="0" w:color="auto"/>
      </w:divBdr>
    </w:div>
    <w:div w:id="270429971">
      <w:bodyDiv w:val="1"/>
      <w:marLeft w:val="0"/>
      <w:marRight w:val="0"/>
      <w:marTop w:val="0"/>
      <w:marBottom w:val="0"/>
      <w:divBdr>
        <w:top w:val="none" w:sz="0" w:space="0" w:color="auto"/>
        <w:left w:val="none" w:sz="0" w:space="0" w:color="auto"/>
        <w:bottom w:val="none" w:sz="0" w:space="0" w:color="auto"/>
        <w:right w:val="none" w:sz="0" w:space="0" w:color="auto"/>
      </w:divBdr>
    </w:div>
    <w:div w:id="276330051">
      <w:bodyDiv w:val="1"/>
      <w:marLeft w:val="0"/>
      <w:marRight w:val="0"/>
      <w:marTop w:val="0"/>
      <w:marBottom w:val="0"/>
      <w:divBdr>
        <w:top w:val="none" w:sz="0" w:space="0" w:color="auto"/>
        <w:left w:val="none" w:sz="0" w:space="0" w:color="auto"/>
        <w:bottom w:val="none" w:sz="0" w:space="0" w:color="auto"/>
        <w:right w:val="none" w:sz="0" w:space="0" w:color="auto"/>
      </w:divBdr>
    </w:div>
    <w:div w:id="278490077">
      <w:bodyDiv w:val="1"/>
      <w:marLeft w:val="0"/>
      <w:marRight w:val="0"/>
      <w:marTop w:val="0"/>
      <w:marBottom w:val="0"/>
      <w:divBdr>
        <w:top w:val="none" w:sz="0" w:space="0" w:color="auto"/>
        <w:left w:val="none" w:sz="0" w:space="0" w:color="auto"/>
        <w:bottom w:val="none" w:sz="0" w:space="0" w:color="auto"/>
        <w:right w:val="none" w:sz="0" w:space="0" w:color="auto"/>
      </w:divBdr>
    </w:div>
    <w:div w:id="289822102">
      <w:bodyDiv w:val="1"/>
      <w:marLeft w:val="0"/>
      <w:marRight w:val="0"/>
      <w:marTop w:val="0"/>
      <w:marBottom w:val="0"/>
      <w:divBdr>
        <w:top w:val="none" w:sz="0" w:space="0" w:color="auto"/>
        <w:left w:val="none" w:sz="0" w:space="0" w:color="auto"/>
        <w:bottom w:val="none" w:sz="0" w:space="0" w:color="auto"/>
        <w:right w:val="none" w:sz="0" w:space="0" w:color="auto"/>
      </w:divBdr>
    </w:div>
    <w:div w:id="290940952">
      <w:bodyDiv w:val="1"/>
      <w:marLeft w:val="0"/>
      <w:marRight w:val="0"/>
      <w:marTop w:val="0"/>
      <w:marBottom w:val="0"/>
      <w:divBdr>
        <w:top w:val="none" w:sz="0" w:space="0" w:color="auto"/>
        <w:left w:val="none" w:sz="0" w:space="0" w:color="auto"/>
        <w:bottom w:val="none" w:sz="0" w:space="0" w:color="auto"/>
        <w:right w:val="none" w:sz="0" w:space="0" w:color="auto"/>
      </w:divBdr>
    </w:div>
    <w:div w:id="294601767">
      <w:bodyDiv w:val="1"/>
      <w:marLeft w:val="0"/>
      <w:marRight w:val="0"/>
      <w:marTop w:val="0"/>
      <w:marBottom w:val="0"/>
      <w:divBdr>
        <w:top w:val="none" w:sz="0" w:space="0" w:color="auto"/>
        <w:left w:val="none" w:sz="0" w:space="0" w:color="auto"/>
        <w:bottom w:val="none" w:sz="0" w:space="0" w:color="auto"/>
        <w:right w:val="none" w:sz="0" w:space="0" w:color="auto"/>
      </w:divBdr>
    </w:div>
    <w:div w:id="301157329">
      <w:bodyDiv w:val="1"/>
      <w:marLeft w:val="0"/>
      <w:marRight w:val="0"/>
      <w:marTop w:val="0"/>
      <w:marBottom w:val="0"/>
      <w:divBdr>
        <w:top w:val="none" w:sz="0" w:space="0" w:color="auto"/>
        <w:left w:val="none" w:sz="0" w:space="0" w:color="auto"/>
        <w:bottom w:val="none" w:sz="0" w:space="0" w:color="auto"/>
        <w:right w:val="none" w:sz="0" w:space="0" w:color="auto"/>
      </w:divBdr>
    </w:div>
    <w:div w:id="315257007">
      <w:bodyDiv w:val="1"/>
      <w:marLeft w:val="0"/>
      <w:marRight w:val="0"/>
      <w:marTop w:val="0"/>
      <w:marBottom w:val="0"/>
      <w:divBdr>
        <w:top w:val="none" w:sz="0" w:space="0" w:color="auto"/>
        <w:left w:val="none" w:sz="0" w:space="0" w:color="auto"/>
        <w:bottom w:val="none" w:sz="0" w:space="0" w:color="auto"/>
        <w:right w:val="none" w:sz="0" w:space="0" w:color="auto"/>
      </w:divBdr>
    </w:div>
    <w:div w:id="337200383">
      <w:bodyDiv w:val="1"/>
      <w:marLeft w:val="0"/>
      <w:marRight w:val="0"/>
      <w:marTop w:val="0"/>
      <w:marBottom w:val="0"/>
      <w:divBdr>
        <w:top w:val="none" w:sz="0" w:space="0" w:color="auto"/>
        <w:left w:val="none" w:sz="0" w:space="0" w:color="auto"/>
        <w:bottom w:val="none" w:sz="0" w:space="0" w:color="auto"/>
        <w:right w:val="none" w:sz="0" w:space="0" w:color="auto"/>
      </w:divBdr>
    </w:div>
    <w:div w:id="341710800">
      <w:bodyDiv w:val="1"/>
      <w:marLeft w:val="0"/>
      <w:marRight w:val="0"/>
      <w:marTop w:val="0"/>
      <w:marBottom w:val="0"/>
      <w:divBdr>
        <w:top w:val="none" w:sz="0" w:space="0" w:color="auto"/>
        <w:left w:val="none" w:sz="0" w:space="0" w:color="auto"/>
        <w:bottom w:val="none" w:sz="0" w:space="0" w:color="auto"/>
        <w:right w:val="none" w:sz="0" w:space="0" w:color="auto"/>
      </w:divBdr>
      <w:divsChild>
        <w:div w:id="1893806457">
          <w:marLeft w:val="0"/>
          <w:marRight w:val="0"/>
          <w:marTop w:val="0"/>
          <w:marBottom w:val="0"/>
          <w:divBdr>
            <w:top w:val="none" w:sz="0" w:space="0" w:color="auto"/>
            <w:left w:val="none" w:sz="0" w:space="0" w:color="auto"/>
            <w:bottom w:val="none" w:sz="0" w:space="0" w:color="auto"/>
            <w:right w:val="none" w:sz="0" w:space="0" w:color="auto"/>
          </w:divBdr>
          <w:divsChild>
            <w:div w:id="1595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4784">
      <w:bodyDiv w:val="1"/>
      <w:marLeft w:val="0"/>
      <w:marRight w:val="0"/>
      <w:marTop w:val="0"/>
      <w:marBottom w:val="0"/>
      <w:divBdr>
        <w:top w:val="none" w:sz="0" w:space="0" w:color="auto"/>
        <w:left w:val="none" w:sz="0" w:space="0" w:color="auto"/>
        <w:bottom w:val="none" w:sz="0" w:space="0" w:color="auto"/>
        <w:right w:val="none" w:sz="0" w:space="0" w:color="auto"/>
      </w:divBdr>
    </w:div>
    <w:div w:id="358748974">
      <w:bodyDiv w:val="1"/>
      <w:marLeft w:val="0"/>
      <w:marRight w:val="0"/>
      <w:marTop w:val="0"/>
      <w:marBottom w:val="0"/>
      <w:divBdr>
        <w:top w:val="none" w:sz="0" w:space="0" w:color="auto"/>
        <w:left w:val="none" w:sz="0" w:space="0" w:color="auto"/>
        <w:bottom w:val="none" w:sz="0" w:space="0" w:color="auto"/>
        <w:right w:val="none" w:sz="0" w:space="0" w:color="auto"/>
      </w:divBdr>
    </w:div>
    <w:div w:id="389811688">
      <w:bodyDiv w:val="1"/>
      <w:marLeft w:val="0"/>
      <w:marRight w:val="0"/>
      <w:marTop w:val="0"/>
      <w:marBottom w:val="0"/>
      <w:divBdr>
        <w:top w:val="none" w:sz="0" w:space="0" w:color="auto"/>
        <w:left w:val="none" w:sz="0" w:space="0" w:color="auto"/>
        <w:bottom w:val="none" w:sz="0" w:space="0" w:color="auto"/>
        <w:right w:val="none" w:sz="0" w:space="0" w:color="auto"/>
      </w:divBdr>
    </w:div>
    <w:div w:id="399865187">
      <w:bodyDiv w:val="1"/>
      <w:marLeft w:val="0"/>
      <w:marRight w:val="0"/>
      <w:marTop w:val="0"/>
      <w:marBottom w:val="0"/>
      <w:divBdr>
        <w:top w:val="none" w:sz="0" w:space="0" w:color="auto"/>
        <w:left w:val="none" w:sz="0" w:space="0" w:color="auto"/>
        <w:bottom w:val="none" w:sz="0" w:space="0" w:color="auto"/>
        <w:right w:val="none" w:sz="0" w:space="0" w:color="auto"/>
      </w:divBdr>
    </w:div>
    <w:div w:id="409540612">
      <w:bodyDiv w:val="1"/>
      <w:marLeft w:val="0"/>
      <w:marRight w:val="0"/>
      <w:marTop w:val="0"/>
      <w:marBottom w:val="0"/>
      <w:divBdr>
        <w:top w:val="none" w:sz="0" w:space="0" w:color="auto"/>
        <w:left w:val="none" w:sz="0" w:space="0" w:color="auto"/>
        <w:bottom w:val="none" w:sz="0" w:space="0" w:color="auto"/>
        <w:right w:val="none" w:sz="0" w:space="0" w:color="auto"/>
      </w:divBdr>
    </w:div>
    <w:div w:id="412823211">
      <w:bodyDiv w:val="1"/>
      <w:marLeft w:val="0"/>
      <w:marRight w:val="0"/>
      <w:marTop w:val="0"/>
      <w:marBottom w:val="0"/>
      <w:divBdr>
        <w:top w:val="none" w:sz="0" w:space="0" w:color="auto"/>
        <w:left w:val="none" w:sz="0" w:space="0" w:color="auto"/>
        <w:bottom w:val="none" w:sz="0" w:space="0" w:color="auto"/>
        <w:right w:val="none" w:sz="0" w:space="0" w:color="auto"/>
      </w:divBdr>
    </w:div>
    <w:div w:id="421335161">
      <w:bodyDiv w:val="1"/>
      <w:marLeft w:val="0"/>
      <w:marRight w:val="0"/>
      <w:marTop w:val="0"/>
      <w:marBottom w:val="0"/>
      <w:divBdr>
        <w:top w:val="none" w:sz="0" w:space="0" w:color="auto"/>
        <w:left w:val="none" w:sz="0" w:space="0" w:color="auto"/>
        <w:bottom w:val="none" w:sz="0" w:space="0" w:color="auto"/>
        <w:right w:val="none" w:sz="0" w:space="0" w:color="auto"/>
      </w:divBdr>
    </w:div>
    <w:div w:id="421493613">
      <w:bodyDiv w:val="1"/>
      <w:marLeft w:val="0"/>
      <w:marRight w:val="0"/>
      <w:marTop w:val="0"/>
      <w:marBottom w:val="0"/>
      <w:divBdr>
        <w:top w:val="none" w:sz="0" w:space="0" w:color="auto"/>
        <w:left w:val="none" w:sz="0" w:space="0" w:color="auto"/>
        <w:bottom w:val="none" w:sz="0" w:space="0" w:color="auto"/>
        <w:right w:val="none" w:sz="0" w:space="0" w:color="auto"/>
      </w:divBdr>
      <w:divsChild>
        <w:div w:id="1444569289">
          <w:marLeft w:val="0"/>
          <w:marRight w:val="0"/>
          <w:marTop w:val="0"/>
          <w:marBottom w:val="0"/>
          <w:divBdr>
            <w:top w:val="none" w:sz="0" w:space="0" w:color="auto"/>
            <w:left w:val="none" w:sz="0" w:space="0" w:color="auto"/>
            <w:bottom w:val="none" w:sz="0" w:space="0" w:color="auto"/>
            <w:right w:val="none" w:sz="0" w:space="0" w:color="auto"/>
          </w:divBdr>
        </w:div>
      </w:divsChild>
    </w:div>
    <w:div w:id="429199029">
      <w:bodyDiv w:val="1"/>
      <w:marLeft w:val="0"/>
      <w:marRight w:val="0"/>
      <w:marTop w:val="0"/>
      <w:marBottom w:val="0"/>
      <w:divBdr>
        <w:top w:val="none" w:sz="0" w:space="0" w:color="auto"/>
        <w:left w:val="none" w:sz="0" w:space="0" w:color="auto"/>
        <w:bottom w:val="none" w:sz="0" w:space="0" w:color="auto"/>
        <w:right w:val="none" w:sz="0" w:space="0" w:color="auto"/>
      </w:divBdr>
    </w:div>
    <w:div w:id="430973522">
      <w:bodyDiv w:val="1"/>
      <w:marLeft w:val="0"/>
      <w:marRight w:val="0"/>
      <w:marTop w:val="0"/>
      <w:marBottom w:val="0"/>
      <w:divBdr>
        <w:top w:val="none" w:sz="0" w:space="0" w:color="auto"/>
        <w:left w:val="none" w:sz="0" w:space="0" w:color="auto"/>
        <w:bottom w:val="none" w:sz="0" w:space="0" w:color="auto"/>
        <w:right w:val="none" w:sz="0" w:space="0" w:color="auto"/>
      </w:divBdr>
    </w:div>
    <w:div w:id="433089990">
      <w:bodyDiv w:val="1"/>
      <w:marLeft w:val="0"/>
      <w:marRight w:val="0"/>
      <w:marTop w:val="0"/>
      <w:marBottom w:val="0"/>
      <w:divBdr>
        <w:top w:val="none" w:sz="0" w:space="0" w:color="auto"/>
        <w:left w:val="none" w:sz="0" w:space="0" w:color="auto"/>
        <w:bottom w:val="none" w:sz="0" w:space="0" w:color="auto"/>
        <w:right w:val="none" w:sz="0" w:space="0" w:color="auto"/>
      </w:divBdr>
    </w:div>
    <w:div w:id="455489924">
      <w:bodyDiv w:val="1"/>
      <w:marLeft w:val="0"/>
      <w:marRight w:val="0"/>
      <w:marTop w:val="0"/>
      <w:marBottom w:val="0"/>
      <w:divBdr>
        <w:top w:val="none" w:sz="0" w:space="0" w:color="auto"/>
        <w:left w:val="none" w:sz="0" w:space="0" w:color="auto"/>
        <w:bottom w:val="none" w:sz="0" w:space="0" w:color="auto"/>
        <w:right w:val="none" w:sz="0" w:space="0" w:color="auto"/>
      </w:divBdr>
    </w:div>
    <w:div w:id="468400768">
      <w:bodyDiv w:val="1"/>
      <w:marLeft w:val="0"/>
      <w:marRight w:val="0"/>
      <w:marTop w:val="0"/>
      <w:marBottom w:val="0"/>
      <w:divBdr>
        <w:top w:val="none" w:sz="0" w:space="0" w:color="auto"/>
        <w:left w:val="none" w:sz="0" w:space="0" w:color="auto"/>
        <w:bottom w:val="none" w:sz="0" w:space="0" w:color="auto"/>
        <w:right w:val="none" w:sz="0" w:space="0" w:color="auto"/>
      </w:divBdr>
    </w:div>
    <w:div w:id="470253070">
      <w:bodyDiv w:val="1"/>
      <w:marLeft w:val="0"/>
      <w:marRight w:val="0"/>
      <w:marTop w:val="0"/>
      <w:marBottom w:val="0"/>
      <w:divBdr>
        <w:top w:val="none" w:sz="0" w:space="0" w:color="auto"/>
        <w:left w:val="none" w:sz="0" w:space="0" w:color="auto"/>
        <w:bottom w:val="none" w:sz="0" w:space="0" w:color="auto"/>
        <w:right w:val="none" w:sz="0" w:space="0" w:color="auto"/>
      </w:divBdr>
    </w:div>
    <w:div w:id="474765223">
      <w:bodyDiv w:val="1"/>
      <w:marLeft w:val="0"/>
      <w:marRight w:val="0"/>
      <w:marTop w:val="0"/>
      <w:marBottom w:val="0"/>
      <w:divBdr>
        <w:top w:val="none" w:sz="0" w:space="0" w:color="auto"/>
        <w:left w:val="none" w:sz="0" w:space="0" w:color="auto"/>
        <w:bottom w:val="none" w:sz="0" w:space="0" w:color="auto"/>
        <w:right w:val="none" w:sz="0" w:space="0" w:color="auto"/>
      </w:divBdr>
      <w:divsChild>
        <w:div w:id="1527214245">
          <w:marLeft w:val="0"/>
          <w:marRight w:val="0"/>
          <w:marTop w:val="0"/>
          <w:marBottom w:val="0"/>
          <w:divBdr>
            <w:top w:val="none" w:sz="0" w:space="0" w:color="auto"/>
            <w:left w:val="none" w:sz="0" w:space="0" w:color="auto"/>
            <w:bottom w:val="none" w:sz="0" w:space="0" w:color="auto"/>
            <w:right w:val="none" w:sz="0" w:space="0" w:color="auto"/>
          </w:divBdr>
          <w:divsChild>
            <w:div w:id="1060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534">
      <w:bodyDiv w:val="1"/>
      <w:marLeft w:val="0"/>
      <w:marRight w:val="0"/>
      <w:marTop w:val="0"/>
      <w:marBottom w:val="0"/>
      <w:divBdr>
        <w:top w:val="none" w:sz="0" w:space="0" w:color="auto"/>
        <w:left w:val="none" w:sz="0" w:space="0" w:color="auto"/>
        <w:bottom w:val="none" w:sz="0" w:space="0" w:color="auto"/>
        <w:right w:val="none" w:sz="0" w:space="0" w:color="auto"/>
      </w:divBdr>
    </w:div>
    <w:div w:id="490173317">
      <w:bodyDiv w:val="1"/>
      <w:marLeft w:val="0"/>
      <w:marRight w:val="0"/>
      <w:marTop w:val="0"/>
      <w:marBottom w:val="0"/>
      <w:divBdr>
        <w:top w:val="none" w:sz="0" w:space="0" w:color="auto"/>
        <w:left w:val="none" w:sz="0" w:space="0" w:color="auto"/>
        <w:bottom w:val="none" w:sz="0" w:space="0" w:color="auto"/>
        <w:right w:val="none" w:sz="0" w:space="0" w:color="auto"/>
      </w:divBdr>
    </w:div>
    <w:div w:id="519127618">
      <w:bodyDiv w:val="1"/>
      <w:marLeft w:val="0"/>
      <w:marRight w:val="0"/>
      <w:marTop w:val="0"/>
      <w:marBottom w:val="0"/>
      <w:divBdr>
        <w:top w:val="none" w:sz="0" w:space="0" w:color="auto"/>
        <w:left w:val="none" w:sz="0" w:space="0" w:color="auto"/>
        <w:bottom w:val="none" w:sz="0" w:space="0" w:color="auto"/>
        <w:right w:val="none" w:sz="0" w:space="0" w:color="auto"/>
      </w:divBdr>
      <w:divsChild>
        <w:div w:id="1109011330">
          <w:marLeft w:val="0"/>
          <w:marRight w:val="0"/>
          <w:marTop w:val="0"/>
          <w:marBottom w:val="0"/>
          <w:divBdr>
            <w:top w:val="none" w:sz="0" w:space="0" w:color="auto"/>
            <w:left w:val="none" w:sz="0" w:space="0" w:color="auto"/>
            <w:bottom w:val="none" w:sz="0" w:space="0" w:color="auto"/>
            <w:right w:val="none" w:sz="0" w:space="0" w:color="auto"/>
          </w:divBdr>
          <w:divsChild>
            <w:div w:id="15018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1666">
      <w:bodyDiv w:val="1"/>
      <w:marLeft w:val="0"/>
      <w:marRight w:val="0"/>
      <w:marTop w:val="0"/>
      <w:marBottom w:val="0"/>
      <w:divBdr>
        <w:top w:val="none" w:sz="0" w:space="0" w:color="auto"/>
        <w:left w:val="none" w:sz="0" w:space="0" w:color="auto"/>
        <w:bottom w:val="none" w:sz="0" w:space="0" w:color="auto"/>
        <w:right w:val="none" w:sz="0" w:space="0" w:color="auto"/>
      </w:divBdr>
    </w:div>
    <w:div w:id="527379554">
      <w:bodyDiv w:val="1"/>
      <w:marLeft w:val="0"/>
      <w:marRight w:val="0"/>
      <w:marTop w:val="0"/>
      <w:marBottom w:val="0"/>
      <w:divBdr>
        <w:top w:val="none" w:sz="0" w:space="0" w:color="auto"/>
        <w:left w:val="none" w:sz="0" w:space="0" w:color="auto"/>
        <w:bottom w:val="none" w:sz="0" w:space="0" w:color="auto"/>
        <w:right w:val="none" w:sz="0" w:space="0" w:color="auto"/>
      </w:divBdr>
    </w:div>
    <w:div w:id="530342422">
      <w:bodyDiv w:val="1"/>
      <w:marLeft w:val="0"/>
      <w:marRight w:val="0"/>
      <w:marTop w:val="0"/>
      <w:marBottom w:val="0"/>
      <w:divBdr>
        <w:top w:val="none" w:sz="0" w:space="0" w:color="auto"/>
        <w:left w:val="none" w:sz="0" w:space="0" w:color="auto"/>
        <w:bottom w:val="none" w:sz="0" w:space="0" w:color="auto"/>
        <w:right w:val="none" w:sz="0" w:space="0" w:color="auto"/>
      </w:divBdr>
    </w:div>
    <w:div w:id="538594462">
      <w:bodyDiv w:val="1"/>
      <w:marLeft w:val="0"/>
      <w:marRight w:val="0"/>
      <w:marTop w:val="0"/>
      <w:marBottom w:val="0"/>
      <w:divBdr>
        <w:top w:val="none" w:sz="0" w:space="0" w:color="auto"/>
        <w:left w:val="none" w:sz="0" w:space="0" w:color="auto"/>
        <w:bottom w:val="none" w:sz="0" w:space="0" w:color="auto"/>
        <w:right w:val="none" w:sz="0" w:space="0" w:color="auto"/>
      </w:divBdr>
    </w:div>
    <w:div w:id="550269844">
      <w:bodyDiv w:val="1"/>
      <w:marLeft w:val="0"/>
      <w:marRight w:val="0"/>
      <w:marTop w:val="0"/>
      <w:marBottom w:val="0"/>
      <w:divBdr>
        <w:top w:val="none" w:sz="0" w:space="0" w:color="auto"/>
        <w:left w:val="none" w:sz="0" w:space="0" w:color="auto"/>
        <w:bottom w:val="none" w:sz="0" w:space="0" w:color="auto"/>
        <w:right w:val="none" w:sz="0" w:space="0" w:color="auto"/>
      </w:divBdr>
    </w:div>
    <w:div w:id="557321097">
      <w:bodyDiv w:val="1"/>
      <w:marLeft w:val="0"/>
      <w:marRight w:val="0"/>
      <w:marTop w:val="0"/>
      <w:marBottom w:val="0"/>
      <w:divBdr>
        <w:top w:val="none" w:sz="0" w:space="0" w:color="auto"/>
        <w:left w:val="none" w:sz="0" w:space="0" w:color="auto"/>
        <w:bottom w:val="none" w:sz="0" w:space="0" w:color="auto"/>
        <w:right w:val="none" w:sz="0" w:space="0" w:color="auto"/>
      </w:divBdr>
    </w:div>
    <w:div w:id="560479442">
      <w:bodyDiv w:val="1"/>
      <w:marLeft w:val="0"/>
      <w:marRight w:val="0"/>
      <w:marTop w:val="0"/>
      <w:marBottom w:val="0"/>
      <w:divBdr>
        <w:top w:val="none" w:sz="0" w:space="0" w:color="auto"/>
        <w:left w:val="none" w:sz="0" w:space="0" w:color="auto"/>
        <w:bottom w:val="none" w:sz="0" w:space="0" w:color="auto"/>
        <w:right w:val="none" w:sz="0" w:space="0" w:color="auto"/>
      </w:divBdr>
    </w:div>
    <w:div w:id="603224716">
      <w:bodyDiv w:val="1"/>
      <w:marLeft w:val="0"/>
      <w:marRight w:val="0"/>
      <w:marTop w:val="0"/>
      <w:marBottom w:val="0"/>
      <w:divBdr>
        <w:top w:val="none" w:sz="0" w:space="0" w:color="auto"/>
        <w:left w:val="none" w:sz="0" w:space="0" w:color="auto"/>
        <w:bottom w:val="none" w:sz="0" w:space="0" w:color="auto"/>
        <w:right w:val="none" w:sz="0" w:space="0" w:color="auto"/>
      </w:divBdr>
    </w:div>
    <w:div w:id="605576802">
      <w:bodyDiv w:val="1"/>
      <w:marLeft w:val="0"/>
      <w:marRight w:val="0"/>
      <w:marTop w:val="0"/>
      <w:marBottom w:val="0"/>
      <w:divBdr>
        <w:top w:val="none" w:sz="0" w:space="0" w:color="auto"/>
        <w:left w:val="none" w:sz="0" w:space="0" w:color="auto"/>
        <w:bottom w:val="none" w:sz="0" w:space="0" w:color="auto"/>
        <w:right w:val="none" w:sz="0" w:space="0" w:color="auto"/>
      </w:divBdr>
    </w:div>
    <w:div w:id="611938679">
      <w:bodyDiv w:val="1"/>
      <w:marLeft w:val="0"/>
      <w:marRight w:val="0"/>
      <w:marTop w:val="0"/>
      <w:marBottom w:val="0"/>
      <w:divBdr>
        <w:top w:val="none" w:sz="0" w:space="0" w:color="auto"/>
        <w:left w:val="none" w:sz="0" w:space="0" w:color="auto"/>
        <w:bottom w:val="none" w:sz="0" w:space="0" w:color="auto"/>
        <w:right w:val="none" w:sz="0" w:space="0" w:color="auto"/>
      </w:divBdr>
    </w:div>
    <w:div w:id="630329217">
      <w:bodyDiv w:val="1"/>
      <w:marLeft w:val="0"/>
      <w:marRight w:val="0"/>
      <w:marTop w:val="0"/>
      <w:marBottom w:val="0"/>
      <w:divBdr>
        <w:top w:val="none" w:sz="0" w:space="0" w:color="auto"/>
        <w:left w:val="none" w:sz="0" w:space="0" w:color="auto"/>
        <w:bottom w:val="none" w:sz="0" w:space="0" w:color="auto"/>
        <w:right w:val="none" w:sz="0" w:space="0" w:color="auto"/>
      </w:divBdr>
    </w:div>
    <w:div w:id="633800266">
      <w:bodyDiv w:val="1"/>
      <w:marLeft w:val="0"/>
      <w:marRight w:val="0"/>
      <w:marTop w:val="0"/>
      <w:marBottom w:val="0"/>
      <w:divBdr>
        <w:top w:val="none" w:sz="0" w:space="0" w:color="auto"/>
        <w:left w:val="none" w:sz="0" w:space="0" w:color="auto"/>
        <w:bottom w:val="none" w:sz="0" w:space="0" w:color="auto"/>
        <w:right w:val="none" w:sz="0" w:space="0" w:color="auto"/>
      </w:divBdr>
      <w:divsChild>
        <w:div w:id="817957846">
          <w:marLeft w:val="0"/>
          <w:marRight w:val="0"/>
          <w:marTop w:val="0"/>
          <w:marBottom w:val="0"/>
          <w:divBdr>
            <w:top w:val="none" w:sz="0" w:space="0" w:color="auto"/>
            <w:left w:val="none" w:sz="0" w:space="0" w:color="auto"/>
            <w:bottom w:val="none" w:sz="0" w:space="0" w:color="auto"/>
            <w:right w:val="none" w:sz="0" w:space="0" w:color="auto"/>
          </w:divBdr>
          <w:divsChild>
            <w:div w:id="19773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733">
      <w:bodyDiv w:val="1"/>
      <w:marLeft w:val="0"/>
      <w:marRight w:val="0"/>
      <w:marTop w:val="0"/>
      <w:marBottom w:val="0"/>
      <w:divBdr>
        <w:top w:val="none" w:sz="0" w:space="0" w:color="auto"/>
        <w:left w:val="none" w:sz="0" w:space="0" w:color="auto"/>
        <w:bottom w:val="none" w:sz="0" w:space="0" w:color="auto"/>
        <w:right w:val="none" w:sz="0" w:space="0" w:color="auto"/>
      </w:divBdr>
    </w:div>
    <w:div w:id="637609168">
      <w:bodyDiv w:val="1"/>
      <w:marLeft w:val="0"/>
      <w:marRight w:val="0"/>
      <w:marTop w:val="0"/>
      <w:marBottom w:val="0"/>
      <w:divBdr>
        <w:top w:val="none" w:sz="0" w:space="0" w:color="auto"/>
        <w:left w:val="none" w:sz="0" w:space="0" w:color="auto"/>
        <w:bottom w:val="none" w:sz="0" w:space="0" w:color="auto"/>
        <w:right w:val="none" w:sz="0" w:space="0" w:color="auto"/>
      </w:divBdr>
    </w:div>
    <w:div w:id="642852732">
      <w:bodyDiv w:val="1"/>
      <w:marLeft w:val="0"/>
      <w:marRight w:val="0"/>
      <w:marTop w:val="0"/>
      <w:marBottom w:val="0"/>
      <w:divBdr>
        <w:top w:val="none" w:sz="0" w:space="0" w:color="auto"/>
        <w:left w:val="none" w:sz="0" w:space="0" w:color="auto"/>
        <w:bottom w:val="none" w:sz="0" w:space="0" w:color="auto"/>
        <w:right w:val="none" w:sz="0" w:space="0" w:color="auto"/>
      </w:divBdr>
    </w:div>
    <w:div w:id="646513050">
      <w:bodyDiv w:val="1"/>
      <w:marLeft w:val="0"/>
      <w:marRight w:val="0"/>
      <w:marTop w:val="0"/>
      <w:marBottom w:val="0"/>
      <w:divBdr>
        <w:top w:val="none" w:sz="0" w:space="0" w:color="auto"/>
        <w:left w:val="none" w:sz="0" w:space="0" w:color="auto"/>
        <w:bottom w:val="none" w:sz="0" w:space="0" w:color="auto"/>
        <w:right w:val="none" w:sz="0" w:space="0" w:color="auto"/>
      </w:divBdr>
      <w:divsChild>
        <w:div w:id="627122760">
          <w:marLeft w:val="0"/>
          <w:marRight w:val="0"/>
          <w:marTop w:val="0"/>
          <w:marBottom w:val="0"/>
          <w:divBdr>
            <w:top w:val="none" w:sz="0" w:space="0" w:color="auto"/>
            <w:left w:val="none" w:sz="0" w:space="0" w:color="auto"/>
            <w:bottom w:val="none" w:sz="0" w:space="0" w:color="auto"/>
            <w:right w:val="none" w:sz="0" w:space="0" w:color="auto"/>
          </w:divBdr>
        </w:div>
      </w:divsChild>
    </w:div>
    <w:div w:id="664672871">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75155988">
      <w:bodyDiv w:val="1"/>
      <w:marLeft w:val="0"/>
      <w:marRight w:val="0"/>
      <w:marTop w:val="0"/>
      <w:marBottom w:val="0"/>
      <w:divBdr>
        <w:top w:val="none" w:sz="0" w:space="0" w:color="auto"/>
        <w:left w:val="none" w:sz="0" w:space="0" w:color="auto"/>
        <w:bottom w:val="none" w:sz="0" w:space="0" w:color="auto"/>
        <w:right w:val="none" w:sz="0" w:space="0" w:color="auto"/>
      </w:divBdr>
    </w:div>
    <w:div w:id="684554163">
      <w:bodyDiv w:val="1"/>
      <w:marLeft w:val="0"/>
      <w:marRight w:val="0"/>
      <w:marTop w:val="0"/>
      <w:marBottom w:val="0"/>
      <w:divBdr>
        <w:top w:val="none" w:sz="0" w:space="0" w:color="auto"/>
        <w:left w:val="none" w:sz="0" w:space="0" w:color="auto"/>
        <w:bottom w:val="none" w:sz="0" w:space="0" w:color="auto"/>
        <w:right w:val="none" w:sz="0" w:space="0" w:color="auto"/>
      </w:divBdr>
    </w:div>
    <w:div w:id="719129859">
      <w:bodyDiv w:val="1"/>
      <w:marLeft w:val="0"/>
      <w:marRight w:val="0"/>
      <w:marTop w:val="0"/>
      <w:marBottom w:val="0"/>
      <w:divBdr>
        <w:top w:val="none" w:sz="0" w:space="0" w:color="auto"/>
        <w:left w:val="none" w:sz="0" w:space="0" w:color="auto"/>
        <w:bottom w:val="none" w:sz="0" w:space="0" w:color="auto"/>
        <w:right w:val="none" w:sz="0" w:space="0" w:color="auto"/>
      </w:divBdr>
    </w:div>
    <w:div w:id="719132734">
      <w:bodyDiv w:val="1"/>
      <w:marLeft w:val="0"/>
      <w:marRight w:val="0"/>
      <w:marTop w:val="0"/>
      <w:marBottom w:val="0"/>
      <w:divBdr>
        <w:top w:val="none" w:sz="0" w:space="0" w:color="auto"/>
        <w:left w:val="none" w:sz="0" w:space="0" w:color="auto"/>
        <w:bottom w:val="none" w:sz="0" w:space="0" w:color="auto"/>
        <w:right w:val="none" w:sz="0" w:space="0" w:color="auto"/>
      </w:divBdr>
    </w:div>
    <w:div w:id="720330772">
      <w:bodyDiv w:val="1"/>
      <w:marLeft w:val="0"/>
      <w:marRight w:val="0"/>
      <w:marTop w:val="0"/>
      <w:marBottom w:val="0"/>
      <w:divBdr>
        <w:top w:val="none" w:sz="0" w:space="0" w:color="auto"/>
        <w:left w:val="none" w:sz="0" w:space="0" w:color="auto"/>
        <w:bottom w:val="none" w:sz="0" w:space="0" w:color="auto"/>
        <w:right w:val="none" w:sz="0" w:space="0" w:color="auto"/>
      </w:divBdr>
    </w:div>
    <w:div w:id="725371952">
      <w:bodyDiv w:val="1"/>
      <w:marLeft w:val="0"/>
      <w:marRight w:val="0"/>
      <w:marTop w:val="0"/>
      <w:marBottom w:val="0"/>
      <w:divBdr>
        <w:top w:val="none" w:sz="0" w:space="0" w:color="auto"/>
        <w:left w:val="none" w:sz="0" w:space="0" w:color="auto"/>
        <w:bottom w:val="none" w:sz="0" w:space="0" w:color="auto"/>
        <w:right w:val="none" w:sz="0" w:space="0" w:color="auto"/>
      </w:divBdr>
    </w:div>
    <w:div w:id="750079006">
      <w:bodyDiv w:val="1"/>
      <w:marLeft w:val="0"/>
      <w:marRight w:val="0"/>
      <w:marTop w:val="0"/>
      <w:marBottom w:val="0"/>
      <w:divBdr>
        <w:top w:val="none" w:sz="0" w:space="0" w:color="auto"/>
        <w:left w:val="none" w:sz="0" w:space="0" w:color="auto"/>
        <w:bottom w:val="none" w:sz="0" w:space="0" w:color="auto"/>
        <w:right w:val="none" w:sz="0" w:space="0" w:color="auto"/>
      </w:divBdr>
    </w:div>
    <w:div w:id="751396416">
      <w:bodyDiv w:val="1"/>
      <w:marLeft w:val="0"/>
      <w:marRight w:val="0"/>
      <w:marTop w:val="0"/>
      <w:marBottom w:val="0"/>
      <w:divBdr>
        <w:top w:val="none" w:sz="0" w:space="0" w:color="auto"/>
        <w:left w:val="none" w:sz="0" w:space="0" w:color="auto"/>
        <w:bottom w:val="none" w:sz="0" w:space="0" w:color="auto"/>
        <w:right w:val="none" w:sz="0" w:space="0" w:color="auto"/>
      </w:divBdr>
    </w:div>
    <w:div w:id="759136239">
      <w:bodyDiv w:val="1"/>
      <w:marLeft w:val="0"/>
      <w:marRight w:val="0"/>
      <w:marTop w:val="0"/>
      <w:marBottom w:val="0"/>
      <w:divBdr>
        <w:top w:val="none" w:sz="0" w:space="0" w:color="auto"/>
        <w:left w:val="none" w:sz="0" w:space="0" w:color="auto"/>
        <w:bottom w:val="none" w:sz="0" w:space="0" w:color="auto"/>
        <w:right w:val="none" w:sz="0" w:space="0" w:color="auto"/>
      </w:divBdr>
    </w:div>
    <w:div w:id="768693860">
      <w:bodyDiv w:val="1"/>
      <w:marLeft w:val="0"/>
      <w:marRight w:val="0"/>
      <w:marTop w:val="0"/>
      <w:marBottom w:val="0"/>
      <w:divBdr>
        <w:top w:val="none" w:sz="0" w:space="0" w:color="auto"/>
        <w:left w:val="none" w:sz="0" w:space="0" w:color="auto"/>
        <w:bottom w:val="none" w:sz="0" w:space="0" w:color="auto"/>
        <w:right w:val="none" w:sz="0" w:space="0" w:color="auto"/>
      </w:divBdr>
    </w:div>
    <w:div w:id="779686586">
      <w:bodyDiv w:val="1"/>
      <w:marLeft w:val="0"/>
      <w:marRight w:val="0"/>
      <w:marTop w:val="0"/>
      <w:marBottom w:val="0"/>
      <w:divBdr>
        <w:top w:val="none" w:sz="0" w:space="0" w:color="auto"/>
        <w:left w:val="none" w:sz="0" w:space="0" w:color="auto"/>
        <w:bottom w:val="none" w:sz="0" w:space="0" w:color="auto"/>
        <w:right w:val="none" w:sz="0" w:space="0" w:color="auto"/>
      </w:divBdr>
    </w:div>
    <w:div w:id="794369946">
      <w:bodyDiv w:val="1"/>
      <w:marLeft w:val="0"/>
      <w:marRight w:val="0"/>
      <w:marTop w:val="0"/>
      <w:marBottom w:val="0"/>
      <w:divBdr>
        <w:top w:val="none" w:sz="0" w:space="0" w:color="auto"/>
        <w:left w:val="none" w:sz="0" w:space="0" w:color="auto"/>
        <w:bottom w:val="none" w:sz="0" w:space="0" w:color="auto"/>
        <w:right w:val="none" w:sz="0" w:space="0" w:color="auto"/>
      </w:divBdr>
    </w:div>
    <w:div w:id="797067936">
      <w:bodyDiv w:val="1"/>
      <w:marLeft w:val="0"/>
      <w:marRight w:val="0"/>
      <w:marTop w:val="0"/>
      <w:marBottom w:val="0"/>
      <w:divBdr>
        <w:top w:val="none" w:sz="0" w:space="0" w:color="auto"/>
        <w:left w:val="none" w:sz="0" w:space="0" w:color="auto"/>
        <w:bottom w:val="none" w:sz="0" w:space="0" w:color="auto"/>
        <w:right w:val="none" w:sz="0" w:space="0" w:color="auto"/>
      </w:divBdr>
    </w:div>
    <w:div w:id="804280715">
      <w:bodyDiv w:val="1"/>
      <w:marLeft w:val="0"/>
      <w:marRight w:val="0"/>
      <w:marTop w:val="0"/>
      <w:marBottom w:val="0"/>
      <w:divBdr>
        <w:top w:val="none" w:sz="0" w:space="0" w:color="auto"/>
        <w:left w:val="none" w:sz="0" w:space="0" w:color="auto"/>
        <w:bottom w:val="none" w:sz="0" w:space="0" w:color="auto"/>
        <w:right w:val="none" w:sz="0" w:space="0" w:color="auto"/>
      </w:divBdr>
    </w:div>
    <w:div w:id="807087131">
      <w:bodyDiv w:val="1"/>
      <w:marLeft w:val="0"/>
      <w:marRight w:val="0"/>
      <w:marTop w:val="0"/>
      <w:marBottom w:val="0"/>
      <w:divBdr>
        <w:top w:val="none" w:sz="0" w:space="0" w:color="auto"/>
        <w:left w:val="none" w:sz="0" w:space="0" w:color="auto"/>
        <w:bottom w:val="none" w:sz="0" w:space="0" w:color="auto"/>
        <w:right w:val="none" w:sz="0" w:space="0" w:color="auto"/>
      </w:divBdr>
    </w:div>
    <w:div w:id="80939800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34">
          <w:marLeft w:val="0"/>
          <w:marRight w:val="0"/>
          <w:marTop w:val="0"/>
          <w:marBottom w:val="0"/>
          <w:divBdr>
            <w:top w:val="none" w:sz="0" w:space="0" w:color="auto"/>
            <w:left w:val="none" w:sz="0" w:space="0" w:color="auto"/>
            <w:bottom w:val="none" w:sz="0" w:space="0" w:color="auto"/>
            <w:right w:val="none" w:sz="0" w:space="0" w:color="auto"/>
          </w:divBdr>
          <w:divsChild>
            <w:div w:id="4123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802">
      <w:bodyDiv w:val="1"/>
      <w:marLeft w:val="0"/>
      <w:marRight w:val="0"/>
      <w:marTop w:val="0"/>
      <w:marBottom w:val="0"/>
      <w:divBdr>
        <w:top w:val="none" w:sz="0" w:space="0" w:color="auto"/>
        <w:left w:val="none" w:sz="0" w:space="0" w:color="auto"/>
        <w:bottom w:val="none" w:sz="0" w:space="0" w:color="auto"/>
        <w:right w:val="none" w:sz="0" w:space="0" w:color="auto"/>
      </w:divBdr>
    </w:div>
    <w:div w:id="815071334">
      <w:bodyDiv w:val="1"/>
      <w:marLeft w:val="0"/>
      <w:marRight w:val="0"/>
      <w:marTop w:val="0"/>
      <w:marBottom w:val="0"/>
      <w:divBdr>
        <w:top w:val="none" w:sz="0" w:space="0" w:color="auto"/>
        <w:left w:val="none" w:sz="0" w:space="0" w:color="auto"/>
        <w:bottom w:val="none" w:sz="0" w:space="0" w:color="auto"/>
        <w:right w:val="none" w:sz="0" w:space="0" w:color="auto"/>
      </w:divBdr>
    </w:div>
    <w:div w:id="824517302">
      <w:bodyDiv w:val="1"/>
      <w:marLeft w:val="0"/>
      <w:marRight w:val="0"/>
      <w:marTop w:val="0"/>
      <w:marBottom w:val="0"/>
      <w:divBdr>
        <w:top w:val="none" w:sz="0" w:space="0" w:color="auto"/>
        <w:left w:val="none" w:sz="0" w:space="0" w:color="auto"/>
        <w:bottom w:val="none" w:sz="0" w:space="0" w:color="auto"/>
        <w:right w:val="none" w:sz="0" w:space="0" w:color="auto"/>
      </w:divBdr>
      <w:divsChild>
        <w:div w:id="265580770">
          <w:marLeft w:val="0"/>
          <w:marRight w:val="0"/>
          <w:marTop w:val="0"/>
          <w:marBottom w:val="0"/>
          <w:divBdr>
            <w:top w:val="none" w:sz="0" w:space="0" w:color="auto"/>
            <w:left w:val="none" w:sz="0" w:space="0" w:color="auto"/>
            <w:bottom w:val="none" w:sz="0" w:space="0" w:color="auto"/>
            <w:right w:val="none" w:sz="0" w:space="0" w:color="auto"/>
          </w:divBdr>
          <w:divsChild>
            <w:div w:id="8114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1248">
      <w:bodyDiv w:val="1"/>
      <w:marLeft w:val="0"/>
      <w:marRight w:val="0"/>
      <w:marTop w:val="0"/>
      <w:marBottom w:val="0"/>
      <w:divBdr>
        <w:top w:val="none" w:sz="0" w:space="0" w:color="auto"/>
        <w:left w:val="none" w:sz="0" w:space="0" w:color="auto"/>
        <w:bottom w:val="none" w:sz="0" w:space="0" w:color="auto"/>
        <w:right w:val="none" w:sz="0" w:space="0" w:color="auto"/>
      </w:divBdr>
    </w:div>
    <w:div w:id="842622171">
      <w:bodyDiv w:val="1"/>
      <w:marLeft w:val="0"/>
      <w:marRight w:val="0"/>
      <w:marTop w:val="0"/>
      <w:marBottom w:val="0"/>
      <w:divBdr>
        <w:top w:val="none" w:sz="0" w:space="0" w:color="auto"/>
        <w:left w:val="none" w:sz="0" w:space="0" w:color="auto"/>
        <w:bottom w:val="none" w:sz="0" w:space="0" w:color="auto"/>
        <w:right w:val="none" w:sz="0" w:space="0" w:color="auto"/>
      </w:divBdr>
      <w:divsChild>
        <w:div w:id="1238203986">
          <w:marLeft w:val="0"/>
          <w:marRight w:val="0"/>
          <w:marTop w:val="0"/>
          <w:marBottom w:val="0"/>
          <w:divBdr>
            <w:top w:val="none" w:sz="0" w:space="0" w:color="auto"/>
            <w:left w:val="none" w:sz="0" w:space="0" w:color="auto"/>
            <w:bottom w:val="none" w:sz="0" w:space="0" w:color="auto"/>
            <w:right w:val="none" w:sz="0" w:space="0" w:color="auto"/>
          </w:divBdr>
          <w:divsChild>
            <w:div w:id="1998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514">
      <w:bodyDiv w:val="1"/>
      <w:marLeft w:val="0"/>
      <w:marRight w:val="0"/>
      <w:marTop w:val="0"/>
      <w:marBottom w:val="0"/>
      <w:divBdr>
        <w:top w:val="none" w:sz="0" w:space="0" w:color="auto"/>
        <w:left w:val="none" w:sz="0" w:space="0" w:color="auto"/>
        <w:bottom w:val="none" w:sz="0" w:space="0" w:color="auto"/>
        <w:right w:val="none" w:sz="0" w:space="0" w:color="auto"/>
      </w:divBdr>
      <w:divsChild>
        <w:div w:id="268242923">
          <w:marLeft w:val="0"/>
          <w:marRight w:val="0"/>
          <w:marTop w:val="0"/>
          <w:marBottom w:val="0"/>
          <w:divBdr>
            <w:top w:val="none" w:sz="0" w:space="0" w:color="auto"/>
            <w:left w:val="none" w:sz="0" w:space="0" w:color="auto"/>
            <w:bottom w:val="none" w:sz="0" w:space="0" w:color="auto"/>
            <w:right w:val="none" w:sz="0" w:space="0" w:color="auto"/>
          </w:divBdr>
        </w:div>
      </w:divsChild>
    </w:div>
    <w:div w:id="873928754">
      <w:bodyDiv w:val="1"/>
      <w:marLeft w:val="0"/>
      <w:marRight w:val="0"/>
      <w:marTop w:val="0"/>
      <w:marBottom w:val="0"/>
      <w:divBdr>
        <w:top w:val="none" w:sz="0" w:space="0" w:color="auto"/>
        <w:left w:val="none" w:sz="0" w:space="0" w:color="auto"/>
        <w:bottom w:val="none" w:sz="0" w:space="0" w:color="auto"/>
        <w:right w:val="none" w:sz="0" w:space="0" w:color="auto"/>
      </w:divBdr>
      <w:divsChild>
        <w:div w:id="1634864414">
          <w:marLeft w:val="0"/>
          <w:marRight w:val="0"/>
          <w:marTop w:val="0"/>
          <w:marBottom w:val="0"/>
          <w:divBdr>
            <w:top w:val="none" w:sz="0" w:space="0" w:color="auto"/>
            <w:left w:val="none" w:sz="0" w:space="0" w:color="auto"/>
            <w:bottom w:val="none" w:sz="0" w:space="0" w:color="auto"/>
            <w:right w:val="none" w:sz="0" w:space="0" w:color="auto"/>
          </w:divBdr>
          <w:divsChild>
            <w:div w:id="1082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1633">
      <w:bodyDiv w:val="1"/>
      <w:marLeft w:val="0"/>
      <w:marRight w:val="0"/>
      <w:marTop w:val="0"/>
      <w:marBottom w:val="0"/>
      <w:divBdr>
        <w:top w:val="none" w:sz="0" w:space="0" w:color="auto"/>
        <w:left w:val="none" w:sz="0" w:space="0" w:color="auto"/>
        <w:bottom w:val="none" w:sz="0" w:space="0" w:color="auto"/>
        <w:right w:val="none" w:sz="0" w:space="0" w:color="auto"/>
      </w:divBdr>
    </w:div>
    <w:div w:id="877396038">
      <w:bodyDiv w:val="1"/>
      <w:marLeft w:val="0"/>
      <w:marRight w:val="0"/>
      <w:marTop w:val="0"/>
      <w:marBottom w:val="0"/>
      <w:divBdr>
        <w:top w:val="none" w:sz="0" w:space="0" w:color="auto"/>
        <w:left w:val="none" w:sz="0" w:space="0" w:color="auto"/>
        <w:bottom w:val="none" w:sz="0" w:space="0" w:color="auto"/>
        <w:right w:val="none" w:sz="0" w:space="0" w:color="auto"/>
      </w:divBdr>
      <w:divsChild>
        <w:div w:id="1264806257">
          <w:marLeft w:val="0"/>
          <w:marRight w:val="0"/>
          <w:marTop w:val="0"/>
          <w:marBottom w:val="0"/>
          <w:divBdr>
            <w:top w:val="none" w:sz="0" w:space="0" w:color="auto"/>
            <w:left w:val="none" w:sz="0" w:space="0" w:color="auto"/>
            <w:bottom w:val="none" w:sz="0" w:space="0" w:color="auto"/>
            <w:right w:val="none" w:sz="0" w:space="0" w:color="auto"/>
          </w:divBdr>
        </w:div>
      </w:divsChild>
    </w:div>
    <w:div w:id="885338737">
      <w:bodyDiv w:val="1"/>
      <w:marLeft w:val="0"/>
      <w:marRight w:val="0"/>
      <w:marTop w:val="0"/>
      <w:marBottom w:val="0"/>
      <w:divBdr>
        <w:top w:val="none" w:sz="0" w:space="0" w:color="auto"/>
        <w:left w:val="none" w:sz="0" w:space="0" w:color="auto"/>
        <w:bottom w:val="none" w:sz="0" w:space="0" w:color="auto"/>
        <w:right w:val="none" w:sz="0" w:space="0" w:color="auto"/>
      </w:divBdr>
    </w:div>
    <w:div w:id="904536712">
      <w:bodyDiv w:val="1"/>
      <w:marLeft w:val="0"/>
      <w:marRight w:val="0"/>
      <w:marTop w:val="0"/>
      <w:marBottom w:val="0"/>
      <w:divBdr>
        <w:top w:val="none" w:sz="0" w:space="0" w:color="auto"/>
        <w:left w:val="none" w:sz="0" w:space="0" w:color="auto"/>
        <w:bottom w:val="none" w:sz="0" w:space="0" w:color="auto"/>
        <w:right w:val="none" w:sz="0" w:space="0" w:color="auto"/>
      </w:divBdr>
    </w:div>
    <w:div w:id="905532837">
      <w:bodyDiv w:val="1"/>
      <w:marLeft w:val="0"/>
      <w:marRight w:val="0"/>
      <w:marTop w:val="0"/>
      <w:marBottom w:val="0"/>
      <w:divBdr>
        <w:top w:val="none" w:sz="0" w:space="0" w:color="auto"/>
        <w:left w:val="none" w:sz="0" w:space="0" w:color="auto"/>
        <w:bottom w:val="none" w:sz="0" w:space="0" w:color="auto"/>
        <w:right w:val="none" w:sz="0" w:space="0" w:color="auto"/>
      </w:divBdr>
    </w:div>
    <w:div w:id="924798041">
      <w:bodyDiv w:val="1"/>
      <w:marLeft w:val="0"/>
      <w:marRight w:val="0"/>
      <w:marTop w:val="0"/>
      <w:marBottom w:val="0"/>
      <w:divBdr>
        <w:top w:val="none" w:sz="0" w:space="0" w:color="auto"/>
        <w:left w:val="none" w:sz="0" w:space="0" w:color="auto"/>
        <w:bottom w:val="none" w:sz="0" w:space="0" w:color="auto"/>
        <w:right w:val="none" w:sz="0" w:space="0" w:color="auto"/>
      </w:divBdr>
    </w:div>
    <w:div w:id="925922402">
      <w:bodyDiv w:val="1"/>
      <w:marLeft w:val="0"/>
      <w:marRight w:val="0"/>
      <w:marTop w:val="0"/>
      <w:marBottom w:val="0"/>
      <w:divBdr>
        <w:top w:val="none" w:sz="0" w:space="0" w:color="auto"/>
        <w:left w:val="none" w:sz="0" w:space="0" w:color="auto"/>
        <w:bottom w:val="none" w:sz="0" w:space="0" w:color="auto"/>
        <w:right w:val="none" w:sz="0" w:space="0" w:color="auto"/>
      </w:divBdr>
    </w:div>
    <w:div w:id="939409185">
      <w:bodyDiv w:val="1"/>
      <w:marLeft w:val="0"/>
      <w:marRight w:val="0"/>
      <w:marTop w:val="0"/>
      <w:marBottom w:val="0"/>
      <w:divBdr>
        <w:top w:val="none" w:sz="0" w:space="0" w:color="auto"/>
        <w:left w:val="none" w:sz="0" w:space="0" w:color="auto"/>
        <w:bottom w:val="none" w:sz="0" w:space="0" w:color="auto"/>
        <w:right w:val="none" w:sz="0" w:space="0" w:color="auto"/>
      </w:divBdr>
    </w:div>
    <w:div w:id="943418427">
      <w:bodyDiv w:val="1"/>
      <w:marLeft w:val="0"/>
      <w:marRight w:val="0"/>
      <w:marTop w:val="0"/>
      <w:marBottom w:val="0"/>
      <w:divBdr>
        <w:top w:val="none" w:sz="0" w:space="0" w:color="auto"/>
        <w:left w:val="none" w:sz="0" w:space="0" w:color="auto"/>
        <w:bottom w:val="none" w:sz="0" w:space="0" w:color="auto"/>
        <w:right w:val="none" w:sz="0" w:space="0" w:color="auto"/>
      </w:divBdr>
    </w:div>
    <w:div w:id="956641271">
      <w:bodyDiv w:val="1"/>
      <w:marLeft w:val="0"/>
      <w:marRight w:val="0"/>
      <w:marTop w:val="0"/>
      <w:marBottom w:val="0"/>
      <w:divBdr>
        <w:top w:val="none" w:sz="0" w:space="0" w:color="auto"/>
        <w:left w:val="none" w:sz="0" w:space="0" w:color="auto"/>
        <w:bottom w:val="none" w:sz="0" w:space="0" w:color="auto"/>
        <w:right w:val="none" w:sz="0" w:space="0" w:color="auto"/>
      </w:divBdr>
    </w:div>
    <w:div w:id="958605427">
      <w:bodyDiv w:val="1"/>
      <w:marLeft w:val="0"/>
      <w:marRight w:val="0"/>
      <w:marTop w:val="0"/>
      <w:marBottom w:val="0"/>
      <w:divBdr>
        <w:top w:val="none" w:sz="0" w:space="0" w:color="auto"/>
        <w:left w:val="none" w:sz="0" w:space="0" w:color="auto"/>
        <w:bottom w:val="none" w:sz="0" w:space="0" w:color="auto"/>
        <w:right w:val="none" w:sz="0" w:space="0" w:color="auto"/>
      </w:divBdr>
      <w:divsChild>
        <w:div w:id="1169557713">
          <w:marLeft w:val="0"/>
          <w:marRight w:val="0"/>
          <w:marTop w:val="0"/>
          <w:marBottom w:val="0"/>
          <w:divBdr>
            <w:top w:val="none" w:sz="0" w:space="0" w:color="auto"/>
            <w:left w:val="none" w:sz="0" w:space="0" w:color="auto"/>
            <w:bottom w:val="none" w:sz="0" w:space="0" w:color="auto"/>
            <w:right w:val="none" w:sz="0" w:space="0" w:color="auto"/>
          </w:divBdr>
          <w:divsChild>
            <w:div w:id="12734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820">
      <w:bodyDiv w:val="1"/>
      <w:marLeft w:val="0"/>
      <w:marRight w:val="0"/>
      <w:marTop w:val="0"/>
      <w:marBottom w:val="0"/>
      <w:divBdr>
        <w:top w:val="none" w:sz="0" w:space="0" w:color="auto"/>
        <w:left w:val="none" w:sz="0" w:space="0" w:color="auto"/>
        <w:bottom w:val="none" w:sz="0" w:space="0" w:color="auto"/>
        <w:right w:val="none" w:sz="0" w:space="0" w:color="auto"/>
      </w:divBdr>
    </w:div>
    <w:div w:id="973170647">
      <w:bodyDiv w:val="1"/>
      <w:marLeft w:val="0"/>
      <w:marRight w:val="0"/>
      <w:marTop w:val="0"/>
      <w:marBottom w:val="0"/>
      <w:divBdr>
        <w:top w:val="none" w:sz="0" w:space="0" w:color="auto"/>
        <w:left w:val="none" w:sz="0" w:space="0" w:color="auto"/>
        <w:bottom w:val="none" w:sz="0" w:space="0" w:color="auto"/>
        <w:right w:val="none" w:sz="0" w:space="0" w:color="auto"/>
      </w:divBdr>
    </w:div>
    <w:div w:id="977107878">
      <w:bodyDiv w:val="1"/>
      <w:marLeft w:val="0"/>
      <w:marRight w:val="0"/>
      <w:marTop w:val="0"/>
      <w:marBottom w:val="0"/>
      <w:divBdr>
        <w:top w:val="none" w:sz="0" w:space="0" w:color="auto"/>
        <w:left w:val="none" w:sz="0" w:space="0" w:color="auto"/>
        <w:bottom w:val="none" w:sz="0" w:space="0" w:color="auto"/>
        <w:right w:val="none" w:sz="0" w:space="0" w:color="auto"/>
      </w:divBdr>
    </w:div>
    <w:div w:id="982544828">
      <w:bodyDiv w:val="1"/>
      <w:marLeft w:val="0"/>
      <w:marRight w:val="0"/>
      <w:marTop w:val="0"/>
      <w:marBottom w:val="0"/>
      <w:divBdr>
        <w:top w:val="none" w:sz="0" w:space="0" w:color="auto"/>
        <w:left w:val="none" w:sz="0" w:space="0" w:color="auto"/>
        <w:bottom w:val="none" w:sz="0" w:space="0" w:color="auto"/>
        <w:right w:val="none" w:sz="0" w:space="0" w:color="auto"/>
      </w:divBdr>
    </w:div>
    <w:div w:id="986130193">
      <w:bodyDiv w:val="1"/>
      <w:marLeft w:val="0"/>
      <w:marRight w:val="0"/>
      <w:marTop w:val="0"/>
      <w:marBottom w:val="0"/>
      <w:divBdr>
        <w:top w:val="none" w:sz="0" w:space="0" w:color="auto"/>
        <w:left w:val="none" w:sz="0" w:space="0" w:color="auto"/>
        <w:bottom w:val="none" w:sz="0" w:space="0" w:color="auto"/>
        <w:right w:val="none" w:sz="0" w:space="0" w:color="auto"/>
      </w:divBdr>
    </w:div>
    <w:div w:id="1006857495">
      <w:bodyDiv w:val="1"/>
      <w:marLeft w:val="0"/>
      <w:marRight w:val="0"/>
      <w:marTop w:val="0"/>
      <w:marBottom w:val="0"/>
      <w:divBdr>
        <w:top w:val="none" w:sz="0" w:space="0" w:color="auto"/>
        <w:left w:val="none" w:sz="0" w:space="0" w:color="auto"/>
        <w:bottom w:val="none" w:sz="0" w:space="0" w:color="auto"/>
        <w:right w:val="none" w:sz="0" w:space="0" w:color="auto"/>
      </w:divBdr>
    </w:div>
    <w:div w:id="1007243871">
      <w:bodyDiv w:val="1"/>
      <w:marLeft w:val="0"/>
      <w:marRight w:val="0"/>
      <w:marTop w:val="0"/>
      <w:marBottom w:val="0"/>
      <w:divBdr>
        <w:top w:val="none" w:sz="0" w:space="0" w:color="auto"/>
        <w:left w:val="none" w:sz="0" w:space="0" w:color="auto"/>
        <w:bottom w:val="none" w:sz="0" w:space="0" w:color="auto"/>
        <w:right w:val="none" w:sz="0" w:space="0" w:color="auto"/>
      </w:divBdr>
    </w:div>
    <w:div w:id="1022244753">
      <w:bodyDiv w:val="1"/>
      <w:marLeft w:val="0"/>
      <w:marRight w:val="0"/>
      <w:marTop w:val="0"/>
      <w:marBottom w:val="0"/>
      <w:divBdr>
        <w:top w:val="none" w:sz="0" w:space="0" w:color="auto"/>
        <w:left w:val="none" w:sz="0" w:space="0" w:color="auto"/>
        <w:bottom w:val="none" w:sz="0" w:space="0" w:color="auto"/>
        <w:right w:val="none" w:sz="0" w:space="0" w:color="auto"/>
      </w:divBdr>
    </w:div>
    <w:div w:id="1038163048">
      <w:bodyDiv w:val="1"/>
      <w:marLeft w:val="0"/>
      <w:marRight w:val="0"/>
      <w:marTop w:val="0"/>
      <w:marBottom w:val="0"/>
      <w:divBdr>
        <w:top w:val="none" w:sz="0" w:space="0" w:color="auto"/>
        <w:left w:val="none" w:sz="0" w:space="0" w:color="auto"/>
        <w:bottom w:val="none" w:sz="0" w:space="0" w:color="auto"/>
        <w:right w:val="none" w:sz="0" w:space="0" w:color="auto"/>
      </w:divBdr>
    </w:div>
    <w:div w:id="1043137601">
      <w:bodyDiv w:val="1"/>
      <w:marLeft w:val="0"/>
      <w:marRight w:val="0"/>
      <w:marTop w:val="0"/>
      <w:marBottom w:val="0"/>
      <w:divBdr>
        <w:top w:val="none" w:sz="0" w:space="0" w:color="auto"/>
        <w:left w:val="none" w:sz="0" w:space="0" w:color="auto"/>
        <w:bottom w:val="none" w:sz="0" w:space="0" w:color="auto"/>
        <w:right w:val="none" w:sz="0" w:space="0" w:color="auto"/>
      </w:divBdr>
    </w:div>
    <w:div w:id="1048265378">
      <w:bodyDiv w:val="1"/>
      <w:marLeft w:val="0"/>
      <w:marRight w:val="0"/>
      <w:marTop w:val="0"/>
      <w:marBottom w:val="0"/>
      <w:divBdr>
        <w:top w:val="none" w:sz="0" w:space="0" w:color="auto"/>
        <w:left w:val="none" w:sz="0" w:space="0" w:color="auto"/>
        <w:bottom w:val="none" w:sz="0" w:space="0" w:color="auto"/>
        <w:right w:val="none" w:sz="0" w:space="0" w:color="auto"/>
      </w:divBdr>
    </w:div>
    <w:div w:id="1053306740">
      <w:bodyDiv w:val="1"/>
      <w:marLeft w:val="0"/>
      <w:marRight w:val="0"/>
      <w:marTop w:val="0"/>
      <w:marBottom w:val="0"/>
      <w:divBdr>
        <w:top w:val="none" w:sz="0" w:space="0" w:color="auto"/>
        <w:left w:val="none" w:sz="0" w:space="0" w:color="auto"/>
        <w:bottom w:val="none" w:sz="0" w:space="0" w:color="auto"/>
        <w:right w:val="none" w:sz="0" w:space="0" w:color="auto"/>
      </w:divBdr>
    </w:div>
    <w:div w:id="1053385212">
      <w:bodyDiv w:val="1"/>
      <w:marLeft w:val="0"/>
      <w:marRight w:val="0"/>
      <w:marTop w:val="0"/>
      <w:marBottom w:val="0"/>
      <w:divBdr>
        <w:top w:val="none" w:sz="0" w:space="0" w:color="auto"/>
        <w:left w:val="none" w:sz="0" w:space="0" w:color="auto"/>
        <w:bottom w:val="none" w:sz="0" w:space="0" w:color="auto"/>
        <w:right w:val="none" w:sz="0" w:space="0" w:color="auto"/>
      </w:divBdr>
    </w:div>
    <w:div w:id="1055469795">
      <w:bodyDiv w:val="1"/>
      <w:marLeft w:val="0"/>
      <w:marRight w:val="0"/>
      <w:marTop w:val="0"/>
      <w:marBottom w:val="0"/>
      <w:divBdr>
        <w:top w:val="none" w:sz="0" w:space="0" w:color="auto"/>
        <w:left w:val="none" w:sz="0" w:space="0" w:color="auto"/>
        <w:bottom w:val="none" w:sz="0" w:space="0" w:color="auto"/>
        <w:right w:val="none" w:sz="0" w:space="0" w:color="auto"/>
      </w:divBdr>
    </w:div>
    <w:div w:id="1058675655">
      <w:bodyDiv w:val="1"/>
      <w:marLeft w:val="0"/>
      <w:marRight w:val="0"/>
      <w:marTop w:val="0"/>
      <w:marBottom w:val="0"/>
      <w:divBdr>
        <w:top w:val="none" w:sz="0" w:space="0" w:color="auto"/>
        <w:left w:val="none" w:sz="0" w:space="0" w:color="auto"/>
        <w:bottom w:val="none" w:sz="0" w:space="0" w:color="auto"/>
        <w:right w:val="none" w:sz="0" w:space="0" w:color="auto"/>
      </w:divBdr>
    </w:div>
    <w:div w:id="1061171212">
      <w:bodyDiv w:val="1"/>
      <w:marLeft w:val="0"/>
      <w:marRight w:val="0"/>
      <w:marTop w:val="0"/>
      <w:marBottom w:val="0"/>
      <w:divBdr>
        <w:top w:val="none" w:sz="0" w:space="0" w:color="auto"/>
        <w:left w:val="none" w:sz="0" w:space="0" w:color="auto"/>
        <w:bottom w:val="none" w:sz="0" w:space="0" w:color="auto"/>
        <w:right w:val="none" w:sz="0" w:space="0" w:color="auto"/>
      </w:divBdr>
    </w:div>
    <w:div w:id="1063603466">
      <w:bodyDiv w:val="1"/>
      <w:marLeft w:val="0"/>
      <w:marRight w:val="0"/>
      <w:marTop w:val="0"/>
      <w:marBottom w:val="0"/>
      <w:divBdr>
        <w:top w:val="none" w:sz="0" w:space="0" w:color="auto"/>
        <w:left w:val="none" w:sz="0" w:space="0" w:color="auto"/>
        <w:bottom w:val="none" w:sz="0" w:space="0" w:color="auto"/>
        <w:right w:val="none" w:sz="0" w:space="0" w:color="auto"/>
      </w:divBdr>
    </w:div>
    <w:div w:id="1070617009">
      <w:bodyDiv w:val="1"/>
      <w:marLeft w:val="0"/>
      <w:marRight w:val="0"/>
      <w:marTop w:val="0"/>
      <w:marBottom w:val="0"/>
      <w:divBdr>
        <w:top w:val="none" w:sz="0" w:space="0" w:color="auto"/>
        <w:left w:val="none" w:sz="0" w:space="0" w:color="auto"/>
        <w:bottom w:val="none" w:sz="0" w:space="0" w:color="auto"/>
        <w:right w:val="none" w:sz="0" w:space="0" w:color="auto"/>
      </w:divBdr>
    </w:div>
    <w:div w:id="1074740466">
      <w:bodyDiv w:val="1"/>
      <w:marLeft w:val="0"/>
      <w:marRight w:val="0"/>
      <w:marTop w:val="0"/>
      <w:marBottom w:val="0"/>
      <w:divBdr>
        <w:top w:val="none" w:sz="0" w:space="0" w:color="auto"/>
        <w:left w:val="none" w:sz="0" w:space="0" w:color="auto"/>
        <w:bottom w:val="none" w:sz="0" w:space="0" w:color="auto"/>
        <w:right w:val="none" w:sz="0" w:space="0" w:color="auto"/>
      </w:divBdr>
    </w:div>
    <w:div w:id="1075249610">
      <w:bodyDiv w:val="1"/>
      <w:marLeft w:val="0"/>
      <w:marRight w:val="0"/>
      <w:marTop w:val="0"/>
      <w:marBottom w:val="0"/>
      <w:divBdr>
        <w:top w:val="none" w:sz="0" w:space="0" w:color="auto"/>
        <w:left w:val="none" w:sz="0" w:space="0" w:color="auto"/>
        <w:bottom w:val="none" w:sz="0" w:space="0" w:color="auto"/>
        <w:right w:val="none" w:sz="0" w:space="0" w:color="auto"/>
      </w:divBdr>
    </w:div>
    <w:div w:id="1079711662">
      <w:bodyDiv w:val="1"/>
      <w:marLeft w:val="0"/>
      <w:marRight w:val="0"/>
      <w:marTop w:val="0"/>
      <w:marBottom w:val="0"/>
      <w:divBdr>
        <w:top w:val="none" w:sz="0" w:space="0" w:color="auto"/>
        <w:left w:val="none" w:sz="0" w:space="0" w:color="auto"/>
        <w:bottom w:val="none" w:sz="0" w:space="0" w:color="auto"/>
        <w:right w:val="none" w:sz="0" w:space="0" w:color="auto"/>
      </w:divBdr>
    </w:div>
    <w:div w:id="1098985171">
      <w:bodyDiv w:val="1"/>
      <w:marLeft w:val="0"/>
      <w:marRight w:val="0"/>
      <w:marTop w:val="0"/>
      <w:marBottom w:val="0"/>
      <w:divBdr>
        <w:top w:val="none" w:sz="0" w:space="0" w:color="auto"/>
        <w:left w:val="none" w:sz="0" w:space="0" w:color="auto"/>
        <w:bottom w:val="none" w:sz="0" w:space="0" w:color="auto"/>
        <w:right w:val="none" w:sz="0" w:space="0" w:color="auto"/>
      </w:divBdr>
    </w:div>
    <w:div w:id="1098987109">
      <w:bodyDiv w:val="1"/>
      <w:marLeft w:val="0"/>
      <w:marRight w:val="0"/>
      <w:marTop w:val="0"/>
      <w:marBottom w:val="0"/>
      <w:divBdr>
        <w:top w:val="none" w:sz="0" w:space="0" w:color="auto"/>
        <w:left w:val="none" w:sz="0" w:space="0" w:color="auto"/>
        <w:bottom w:val="none" w:sz="0" w:space="0" w:color="auto"/>
        <w:right w:val="none" w:sz="0" w:space="0" w:color="auto"/>
      </w:divBdr>
    </w:div>
    <w:div w:id="1105461411">
      <w:bodyDiv w:val="1"/>
      <w:marLeft w:val="0"/>
      <w:marRight w:val="0"/>
      <w:marTop w:val="0"/>
      <w:marBottom w:val="0"/>
      <w:divBdr>
        <w:top w:val="none" w:sz="0" w:space="0" w:color="auto"/>
        <w:left w:val="none" w:sz="0" w:space="0" w:color="auto"/>
        <w:bottom w:val="none" w:sz="0" w:space="0" w:color="auto"/>
        <w:right w:val="none" w:sz="0" w:space="0" w:color="auto"/>
      </w:divBdr>
    </w:div>
    <w:div w:id="1109819088">
      <w:bodyDiv w:val="1"/>
      <w:marLeft w:val="0"/>
      <w:marRight w:val="0"/>
      <w:marTop w:val="0"/>
      <w:marBottom w:val="0"/>
      <w:divBdr>
        <w:top w:val="none" w:sz="0" w:space="0" w:color="auto"/>
        <w:left w:val="none" w:sz="0" w:space="0" w:color="auto"/>
        <w:bottom w:val="none" w:sz="0" w:space="0" w:color="auto"/>
        <w:right w:val="none" w:sz="0" w:space="0" w:color="auto"/>
      </w:divBdr>
    </w:div>
    <w:div w:id="1111827966">
      <w:bodyDiv w:val="1"/>
      <w:marLeft w:val="0"/>
      <w:marRight w:val="0"/>
      <w:marTop w:val="0"/>
      <w:marBottom w:val="0"/>
      <w:divBdr>
        <w:top w:val="none" w:sz="0" w:space="0" w:color="auto"/>
        <w:left w:val="none" w:sz="0" w:space="0" w:color="auto"/>
        <w:bottom w:val="none" w:sz="0" w:space="0" w:color="auto"/>
        <w:right w:val="none" w:sz="0" w:space="0" w:color="auto"/>
      </w:divBdr>
    </w:div>
    <w:div w:id="1111975621">
      <w:bodyDiv w:val="1"/>
      <w:marLeft w:val="0"/>
      <w:marRight w:val="0"/>
      <w:marTop w:val="0"/>
      <w:marBottom w:val="0"/>
      <w:divBdr>
        <w:top w:val="none" w:sz="0" w:space="0" w:color="auto"/>
        <w:left w:val="none" w:sz="0" w:space="0" w:color="auto"/>
        <w:bottom w:val="none" w:sz="0" w:space="0" w:color="auto"/>
        <w:right w:val="none" w:sz="0" w:space="0" w:color="auto"/>
      </w:divBdr>
    </w:div>
    <w:div w:id="1119951012">
      <w:bodyDiv w:val="1"/>
      <w:marLeft w:val="0"/>
      <w:marRight w:val="0"/>
      <w:marTop w:val="0"/>
      <w:marBottom w:val="0"/>
      <w:divBdr>
        <w:top w:val="none" w:sz="0" w:space="0" w:color="auto"/>
        <w:left w:val="none" w:sz="0" w:space="0" w:color="auto"/>
        <w:bottom w:val="none" w:sz="0" w:space="0" w:color="auto"/>
        <w:right w:val="none" w:sz="0" w:space="0" w:color="auto"/>
      </w:divBdr>
    </w:div>
    <w:div w:id="1124619167">
      <w:bodyDiv w:val="1"/>
      <w:marLeft w:val="0"/>
      <w:marRight w:val="0"/>
      <w:marTop w:val="0"/>
      <w:marBottom w:val="0"/>
      <w:divBdr>
        <w:top w:val="none" w:sz="0" w:space="0" w:color="auto"/>
        <w:left w:val="none" w:sz="0" w:space="0" w:color="auto"/>
        <w:bottom w:val="none" w:sz="0" w:space="0" w:color="auto"/>
        <w:right w:val="none" w:sz="0" w:space="0" w:color="auto"/>
      </w:divBdr>
      <w:divsChild>
        <w:div w:id="193737500">
          <w:marLeft w:val="0"/>
          <w:marRight w:val="0"/>
          <w:marTop w:val="0"/>
          <w:marBottom w:val="0"/>
          <w:divBdr>
            <w:top w:val="none" w:sz="0" w:space="0" w:color="auto"/>
            <w:left w:val="none" w:sz="0" w:space="0" w:color="auto"/>
            <w:bottom w:val="none" w:sz="0" w:space="0" w:color="auto"/>
            <w:right w:val="none" w:sz="0" w:space="0" w:color="auto"/>
          </w:divBdr>
          <w:divsChild>
            <w:div w:id="6762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4028">
      <w:bodyDiv w:val="1"/>
      <w:marLeft w:val="0"/>
      <w:marRight w:val="0"/>
      <w:marTop w:val="0"/>
      <w:marBottom w:val="0"/>
      <w:divBdr>
        <w:top w:val="none" w:sz="0" w:space="0" w:color="auto"/>
        <w:left w:val="none" w:sz="0" w:space="0" w:color="auto"/>
        <w:bottom w:val="none" w:sz="0" w:space="0" w:color="auto"/>
        <w:right w:val="none" w:sz="0" w:space="0" w:color="auto"/>
      </w:divBdr>
      <w:divsChild>
        <w:div w:id="2142335002">
          <w:marLeft w:val="0"/>
          <w:marRight w:val="0"/>
          <w:marTop w:val="0"/>
          <w:marBottom w:val="0"/>
          <w:divBdr>
            <w:top w:val="none" w:sz="0" w:space="0" w:color="auto"/>
            <w:left w:val="none" w:sz="0" w:space="0" w:color="auto"/>
            <w:bottom w:val="none" w:sz="0" w:space="0" w:color="auto"/>
            <w:right w:val="none" w:sz="0" w:space="0" w:color="auto"/>
          </w:divBdr>
          <w:divsChild>
            <w:div w:id="13267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5676">
      <w:bodyDiv w:val="1"/>
      <w:marLeft w:val="0"/>
      <w:marRight w:val="0"/>
      <w:marTop w:val="0"/>
      <w:marBottom w:val="0"/>
      <w:divBdr>
        <w:top w:val="none" w:sz="0" w:space="0" w:color="auto"/>
        <w:left w:val="none" w:sz="0" w:space="0" w:color="auto"/>
        <w:bottom w:val="none" w:sz="0" w:space="0" w:color="auto"/>
        <w:right w:val="none" w:sz="0" w:space="0" w:color="auto"/>
      </w:divBdr>
    </w:div>
    <w:div w:id="1136872745">
      <w:bodyDiv w:val="1"/>
      <w:marLeft w:val="0"/>
      <w:marRight w:val="0"/>
      <w:marTop w:val="0"/>
      <w:marBottom w:val="0"/>
      <w:divBdr>
        <w:top w:val="none" w:sz="0" w:space="0" w:color="auto"/>
        <w:left w:val="none" w:sz="0" w:space="0" w:color="auto"/>
        <w:bottom w:val="none" w:sz="0" w:space="0" w:color="auto"/>
        <w:right w:val="none" w:sz="0" w:space="0" w:color="auto"/>
      </w:divBdr>
    </w:div>
    <w:div w:id="1138451532">
      <w:bodyDiv w:val="1"/>
      <w:marLeft w:val="0"/>
      <w:marRight w:val="0"/>
      <w:marTop w:val="0"/>
      <w:marBottom w:val="0"/>
      <w:divBdr>
        <w:top w:val="none" w:sz="0" w:space="0" w:color="auto"/>
        <w:left w:val="none" w:sz="0" w:space="0" w:color="auto"/>
        <w:bottom w:val="none" w:sz="0" w:space="0" w:color="auto"/>
        <w:right w:val="none" w:sz="0" w:space="0" w:color="auto"/>
      </w:divBdr>
    </w:div>
    <w:div w:id="1151482296">
      <w:bodyDiv w:val="1"/>
      <w:marLeft w:val="0"/>
      <w:marRight w:val="0"/>
      <w:marTop w:val="0"/>
      <w:marBottom w:val="0"/>
      <w:divBdr>
        <w:top w:val="none" w:sz="0" w:space="0" w:color="auto"/>
        <w:left w:val="none" w:sz="0" w:space="0" w:color="auto"/>
        <w:bottom w:val="none" w:sz="0" w:space="0" w:color="auto"/>
        <w:right w:val="none" w:sz="0" w:space="0" w:color="auto"/>
      </w:divBdr>
    </w:div>
    <w:div w:id="1186596800">
      <w:bodyDiv w:val="1"/>
      <w:marLeft w:val="0"/>
      <w:marRight w:val="0"/>
      <w:marTop w:val="0"/>
      <w:marBottom w:val="0"/>
      <w:divBdr>
        <w:top w:val="none" w:sz="0" w:space="0" w:color="auto"/>
        <w:left w:val="none" w:sz="0" w:space="0" w:color="auto"/>
        <w:bottom w:val="none" w:sz="0" w:space="0" w:color="auto"/>
        <w:right w:val="none" w:sz="0" w:space="0" w:color="auto"/>
      </w:divBdr>
    </w:div>
    <w:div w:id="1190217180">
      <w:bodyDiv w:val="1"/>
      <w:marLeft w:val="0"/>
      <w:marRight w:val="0"/>
      <w:marTop w:val="0"/>
      <w:marBottom w:val="0"/>
      <w:divBdr>
        <w:top w:val="none" w:sz="0" w:space="0" w:color="auto"/>
        <w:left w:val="none" w:sz="0" w:space="0" w:color="auto"/>
        <w:bottom w:val="none" w:sz="0" w:space="0" w:color="auto"/>
        <w:right w:val="none" w:sz="0" w:space="0" w:color="auto"/>
      </w:divBdr>
    </w:div>
    <w:div w:id="1204248941">
      <w:bodyDiv w:val="1"/>
      <w:marLeft w:val="0"/>
      <w:marRight w:val="0"/>
      <w:marTop w:val="0"/>
      <w:marBottom w:val="0"/>
      <w:divBdr>
        <w:top w:val="none" w:sz="0" w:space="0" w:color="auto"/>
        <w:left w:val="none" w:sz="0" w:space="0" w:color="auto"/>
        <w:bottom w:val="none" w:sz="0" w:space="0" w:color="auto"/>
        <w:right w:val="none" w:sz="0" w:space="0" w:color="auto"/>
      </w:divBdr>
    </w:div>
    <w:div w:id="1205823871">
      <w:bodyDiv w:val="1"/>
      <w:marLeft w:val="0"/>
      <w:marRight w:val="0"/>
      <w:marTop w:val="0"/>
      <w:marBottom w:val="0"/>
      <w:divBdr>
        <w:top w:val="none" w:sz="0" w:space="0" w:color="auto"/>
        <w:left w:val="none" w:sz="0" w:space="0" w:color="auto"/>
        <w:bottom w:val="none" w:sz="0" w:space="0" w:color="auto"/>
        <w:right w:val="none" w:sz="0" w:space="0" w:color="auto"/>
      </w:divBdr>
    </w:div>
    <w:div w:id="1206214559">
      <w:bodyDiv w:val="1"/>
      <w:marLeft w:val="0"/>
      <w:marRight w:val="0"/>
      <w:marTop w:val="0"/>
      <w:marBottom w:val="0"/>
      <w:divBdr>
        <w:top w:val="none" w:sz="0" w:space="0" w:color="auto"/>
        <w:left w:val="none" w:sz="0" w:space="0" w:color="auto"/>
        <w:bottom w:val="none" w:sz="0" w:space="0" w:color="auto"/>
        <w:right w:val="none" w:sz="0" w:space="0" w:color="auto"/>
      </w:divBdr>
    </w:div>
    <w:div w:id="1206914703">
      <w:bodyDiv w:val="1"/>
      <w:marLeft w:val="0"/>
      <w:marRight w:val="0"/>
      <w:marTop w:val="0"/>
      <w:marBottom w:val="0"/>
      <w:divBdr>
        <w:top w:val="none" w:sz="0" w:space="0" w:color="auto"/>
        <w:left w:val="none" w:sz="0" w:space="0" w:color="auto"/>
        <w:bottom w:val="none" w:sz="0" w:space="0" w:color="auto"/>
        <w:right w:val="none" w:sz="0" w:space="0" w:color="auto"/>
      </w:divBdr>
    </w:div>
    <w:div w:id="1212886161">
      <w:bodyDiv w:val="1"/>
      <w:marLeft w:val="0"/>
      <w:marRight w:val="0"/>
      <w:marTop w:val="0"/>
      <w:marBottom w:val="0"/>
      <w:divBdr>
        <w:top w:val="none" w:sz="0" w:space="0" w:color="auto"/>
        <w:left w:val="none" w:sz="0" w:space="0" w:color="auto"/>
        <w:bottom w:val="none" w:sz="0" w:space="0" w:color="auto"/>
        <w:right w:val="none" w:sz="0" w:space="0" w:color="auto"/>
      </w:divBdr>
    </w:div>
    <w:div w:id="1213887015">
      <w:bodyDiv w:val="1"/>
      <w:marLeft w:val="0"/>
      <w:marRight w:val="0"/>
      <w:marTop w:val="0"/>
      <w:marBottom w:val="0"/>
      <w:divBdr>
        <w:top w:val="none" w:sz="0" w:space="0" w:color="auto"/>
        <w:left w:val="none" w:sz="0" w:space="0" w:color="auto"/>
        <w:bottom w:val="none" w:sz="0" w:space="0" w:color="auto"/>
        <w:right w:val="none" w:sz="0" w:space="0" w:color="auto"/>
      </w:divBdr>
    </w:div>
    <w:div w:id="1216545909">
      <w:bodyDiv w:val="1"/>
      <w:marLeft w:val="0"/>
      <w:marRight w:val="0"/>
      <w:marTop w:val="0"/>
      <w:marBottom w:val="0"/>
      <w:divBdr>
        <w:top w:val="none" w:sz="0" w:space="0" w:color="auto"/>
        <w:left w:val="none" w:sz="0" w:space="0" w:color="auto"/>
        <w:bottom w:val="none" w:sz="0" w:space="0" w:color="auto"/>
        <w:right w:val="none" w:sz="0" w:space="0" w:color="auto"/>
      </w:divBdr>
    </w:div>
    <w:div w:id="1223906515">
      <w:bodyDiv w:val="1"/>
      <w:marLeft w:val="0"/>
      <w:marRight w:val="0"/>
      <w:marTop w:val="0"/>
      <w:marBottom w:val="0"/>
      <w:divBdr>
        <w:top w:val="none" w:sz="0" w:space="0" w:color="auto"/>
        <w:left w:val="none" w:sz="0" w:space="0" w:color="auto"/>
        <w:bottom w:val="none" w:sz="0" w:space="0" w:color="auto"/>
        <w:right w:val="none" w:sz="0" w:space="0" w:color="auto"/>
      </w:divBdr>
    </w:div>
    <w:div w:id="1233277322">
      <w:bodyDiv w:val="1"/>
      <w:marLeft w:val="0"/>
      <w:marRight w:val="0"/>
      <w:marTop w:val="0"/>
      <w:marBottom w:val="0"/>
      <w:divBdr>
        <w:top w:val="none" w:sz="0" w:space="0" w:color="auto"/>
        <w:left w:val="none" w:sz="0" w:space="0" w:color="auto"/>
        <w:bottom w:val="none" w:sz="0" w:space="0" w:color="auto"/>
        <w:right w:val="none" w:sz="0" w:space="0" w:color="auto"/>
      </w:divBdr>
    </w:div>
    <w:div w:id="1240485563">
      <w:bodyDiv w:val="1"/>
      <w:marLeft w:val="0"/>
      <w:marRight w:val="0"/>
      <w:marTop w:val="0"/>
      <w:marBottom w:val="0"/>
      <w:divBdr>
        <w:top w:val="none" w:sz="0" w:space="0" w:color="auto"/>
        <w:left w:val="none" w:sz="0" w:space="0" w:color="auto"/>
        <w:bottom w:val="none" w:sz="0" w:space="0" w:color="auto"/>
        <w:right w:val="none" w:sz="0" w:space="0" w:color="auto"/>
      </w:divBdr>
    </w:div>
    <w:div w:id="1260404824">
      <w:bodyDiv w:val="1"/>
      <w:marLeft w:val="0"/>
      <w:marRight w:val="0"/>
      <w:marTop w:val="0"/>
      <w:marBottom w:val="0"/>
      <w:divBdr>
        <w:top w:val="none" w:sz="0" w:space="0" w:color="auto"/>
        <w:left w:val="none" w:sz="0" w:space="0" w:color="auto"/>
        <w:bottom w:val="none" w:sz="0" w:space="0" w:color="auto"/>
        <w:right w:val="none" w:sz="0" w:space="0" w:color="auto"/>
      </w:divBdr>
    </w:div>
    <w:div w:id="1262182129">
      <w:bodyDiv w:val="1"/>
      <w:marLeft w:val="0"/>
      <w:marRight w:val="0"/>
      <w:marTop w:val="0"/>
      <w:marBottom w:val="0"/>
      <w:divBdr>
        <w:top w:val="none" w:sz="0" w:space="0" w:color="auto"/>
        <w:left w:val="none" w:sz="0" w:space="0" w:color="auto"/>
        <w:bottom w:val="none" w:sz="0" w:space="0" w:color="auto"/>
        <w:right w:val="none" w:sz="0" w:space="0" w:color="auto"/>
      </w:divBdr>
    </w:div>
    <w:div w:id="1262951811">
      <w:bodyDiv w:val="1"/>
      <w:marLeft w:val="0"/>
      <w:marRight w:val="0"/>
      <w:marTop w:val="0"/>
      <w:marBottom w:val="0"/>
      <w:divBdr>
        <w:top w:val="none" w:sz="0" w:space="0" w:color="auto"/>
        <w:left w:val="none" w:sz="0" w:space="0" w:color="auto"/>
        <w:bottom w:val="none" w:sz="0" w:space="0" w:color="auto"/>
        <w:right w:val="none" w:sz="0" w:space="0" w:color="auto"/>
      </w:divBdr>
    </w:div>
    <w:div w:id="1265573309">
      <w:bodyDiv w:val="1"/>
      <w:marLeft w:val="0"/>
      <w:marRight w:val="0"/>
      <w:marTop w:val="0"/>
      <w:marBottom w:val="0"/>
      <w:divBdr>
        <w:top w:val="none" w:sz="0" w:space="0" w:color="auto"/>
        <w:left w:val="none" w:sz="0" w:space="0" w:color="auto"/>
        <w:bottom w:val="none" w:sz="0" w:space="0" w:color="auto"/>
        <w:right w:val="none" w:sz="0" w:space="0" w:color="auto"/>
      </w:divBdr>
    </w:div>
    <w:div w:id="1270770588">
      <w:bodyDiv w:val="1"/>
      <w:marLeft w:val="0"/>
      <w:marRight w:val="0"/>
      <w:marTop w:val="0"/>
      <w:marBottom w:val="0"/>
      <w:divBdr>
        <w:top w:val="none" w:sz="0" w:space="0" w:color="auto"/>
        <w:left w:val="none" w:sz="0" w:space="0" w:color="auto"/>
        <w:bottom w:val="none" w:sz="0" w:space="0" w:color="auto"/>
        <w:right w:val="none" w:sz="0" w:space="0" w:color="auto"/>
      </w:divBdr>
    </w:div>
    <w:div w:id="1279725553">
      <w:bodyDiv w:val="1"/>
      <w:marLeft w:val="0"/>
      <w:marRight w:val="0"/>
      <w:marTop w:val="0"/>
      <w:marBottom w:val="0"/>
      <w:divBdr>
        <w:top w:val="none" w:sz="0" w:space="0" w:color="auto"/>
        <w:left w:val="none" w:sz="0" w:space="0" w:color="auto"/>
        <w:bottom w:val="none" w:sz="0" w:space="0" w:color="auto"/>
        <w:right w:val="none" w:sz="0" w:space="0" w:color="auto"/>
      </w:divBdr>
    </w:div>
    <w:div w:id="1284120243">
      <w:bodyDiv w:val="1"/>
      <w:marLeft w:val="0"/>
      <w:marRight w:val="0"/>
      <w:marTop w:val="0"/>
      <w:marBottom w:val="0"/>
      <w:divBdr>
        <w:top w:val="none" w:sz="0" w:space="0" w:color="auto"/>
        <w:left w:val="none" w:sz="0" w:space="0" w:color="auto"/>
        <w:bottom w:val="none" w:sz="0" w:space="0" w:color="auto"/>
        <w:right w:val="none" w:sz="0" w:space="0" w:color="auto"/>
      </w:divBdr>
    </w:div>
    <w:div w:id="1286808807">
      <w:bodyDiv w:val="1"/>
      <w:marLeft w:val="0"/>
      <w:marRight w:val="0"/>
      <w:marTop w:val="0"/>
      <w:marBottom w:val="0"/>
      <w:divBdr>
        <w:top w:val="none" w:sz="0" w:space="0" w:color="auto"/>
        <w:left w:val="none" w:sz="0" w:space="0" w:color="auto"/>
        <w:bottom w:val="none" w:sz="0" w:space="0" w:color="auto"/>
        <w:right w:val="none" w:sz="0" w:space="0" w:color="auto"/>
      </w:divBdr>
      <w:divsChild>
        <w:div w:id="1148478914">
          <w:marLeft w:val="0"/>
          <w:marRight w:val="0"/>
          <w:marTop w:val="0"/>
          <w:marBottom w:val="0"/>
          <w:divBdr>
            <w:top w:val="none" w:sz="0" w:space="0" w:color="auto"/>
            <w:left w:val="none" w:sz="0" w:space="0" w:color="auto"/>
            <w:bottom w:val="none" w:sz="0" w:space="0" w:color="auto"/>
            <w:right w:val="none" w:sz="0" w:space="0" w:color="auto"/>
          </w:divBdr>
        </w:div>
        <w:div w:id="1511791297">
          <w:marLeft w:val="0"/>
          <w:marRight w:val="0"/>
          <w:marTop w:val="0"/>
          <w:marBottom w:val="0"/>
          <w:divBdr>
            <w:top w:val="none" w:sz="0" w:space="0" w:color="auto"/>
            <w:left w:val="none" w:sz="0" w:space="0" w:color="auto"/>
            <w:bottom w:val="none" w:sz="0" w:space="0" w:color="auto"/>
            <w:right w:val="none" w:sz="0" w:space="0" w:color="auto"/>
          </w:divBdr>
        </w:div>
        <w:div w:id="1533960181">
          <w:marLeft w:val="0"/>
          <w:marRight w:val="0"/>
          <w:marTop w:val="0"/>
          <w:marBottom w:val="0"/>
          <w:divBdr>
            <w:top w:val="none" w:sz="0" w:space="0" w:color="auto"/>
            <w:left w:val="none" w:sz="0" w:space="0" w:color="auto"/>
            <w:bottom w:val="none" w:sz="0" w:space="0" w:color="auto"/>
            <w:right w:val="none" w:sz="0" w:space="0" w:color="auto"/>
          </w:divBdr>
        </w:div>
        <w:div w:id="1816137847">
          <w:marLeft w:val="0"/>
          <w:marRight w:val="0"/>
          <w:marTop w:val="0"/>
          <w:marBottom w:val="0"/>
          <w:divBdr>
            <w:top w:val="none" w:sz="0" w:space="0" w:color="auto"/>
            <w:left w:val="none" w:sz="0" w:space="0" w:color="auto"/>
            <w:bottom w:val="none" w:sz="0" w:space="0" w:color="auto"/>
            <w:right w:val="none" w:sz="0" w:space="0" w:color="auto"/>
          </w:divBdr>
        </w:div>
      </w:divsChild>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044942">
      <w:bodyDiv w:val="1"/>
      <w:marLeft w:val="0"/>
      <w:marRight w:val="0"/>
      <w:marTop w:val="0"/>
      <w:marBottom w:val="0"/>
      <w:divBdr>
        <w:top w:val="none" w:sz="0" w:space="0" w:color="auto"/>
        <w:left w:val="none" w:sz="0" w:space="0" w:color="auto"/>
        <w:bottom w:val="none" w:sz="0" w:space="0" w:color="auto"/>
        <w:right w:val="none" w:sz="0" w:space="0" w:color="auto"/>
      </w:divBdr>
    </w:div>
    <w:div w:id="1310592820">
      <w:bodyDiv w:val="1"/>
      <w:marLeft w:val="0"/>
      <w:marRight w:val="0"/>
      <w:marTop w:val="0"/>
      <w:marBottom w:val="0"/>
      <w:divBdr>
        <w:top w:val="none" w:sz="0" w:space="0" w:color="auto"/>
        <w:left w:val="none" w:sz="0" w:space="0" w:color="auto"/>
        <w:bottom w:val="none" w:sz="0" w:space="0" w:color="auto"/>
        <w:right w:val="none" w:sz="0" w:space="0" w:color="auto"/>
      </w:divBdr>
    </w:div>
    <w:div w:id="1332565962">
      <w:bodyDiv w:val="1"/>
      <w:marLeft w:val="0"/>
      <w:marRight w:val="0"/>
      <w:marTop w:val="0"/>
      <w:marBottom w:val="0"/>
      <w:divBdr>
        <w:top w:val="none" w:sz="0" w:space="0" w:color="auto"/>
        <w:left w:val="none" w:sz="0" w:space="0" w:color="auto"/>
        <w:bottom w:val="none" w:sz="0" w:space="0" w:color="auto"/>
        <w:right w:val="none" w:sz="0" w:space="0" w:color="auto"/>
      </w:divBdr>
    </w:div>
    <w:div w:id="1332871312">
      <w:bodyDiv w:val="1"/>
      <w:marLeft w:val="0"/>
      <w:marRight w:val="0"/>
      <w:marTop w:val="0"/>
      <w:marBottom w:val="0"/>
      <w:divBdr>
        <w:top w:val="none" w:sz="0" w:space="0" w:color="auto"/>
        <w:left w:val="none" w:sz="0" w:space="0" w:color="auto"/>
        <w:bottom w:val="none" w:sz="0" w:space="0" w:color="auto"/>
        <w:right w:val="none" w:sz="0" w:space="0" w:color="auto"/>
      </w:divBdr>
    </w:div>
    <w:div w:id="1332948782">
      <w:bodyDiv w:val="1"/>
      <w:marLeft w:val="0"/>
      <w:marRight w:val="0"/>
      <w:marTop w:val="0"/>
      <w:marBottom w:val="0"/>
      <w:divBdr>
        <w:top w:val="none" w:sz="0" w:space="0" w:color="auto"/>
        <w:left w:val="none" w:sz="0" w:space="0" w:color="auto"/>
        <w:bottom w:val="none" w:sz="0" w:space="0" w:color="auto"/>
        <w:right w:val="none" w:sz="0" w:space="0" w:color="auto"/>
      </w:divBdr>
      <w:divsChild>
        <w:div w:id="1654261242">
          <w:marLeft w:val="0"/>
          <w:marRight w:val="0"/>
          <w:marTop w:val="0"/>
          <w:marBottom w:val="0"/>
          <w:divBdr>
            <w:top w:val="none" w:sz="0" w:space="0" w:color="auto"/>
            <w:left w:val="none" w:sz="0" w:space="0" w:color="auto"/>
            <w:bottom w:val="none" w:sz="0" w:space="0" w:color="auto"/>
            <w:right w:val="none" w:sz="0" w:space="0" w:color="auto"/>
          </w:divBdr>
          <w:divsChild>
            <w:div w:id="18493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606">
      <w:bodyDiv w:val="1"/>
      <w:marLeft w:val="0"/>
      <w:marRight w:val="0"/>
      <w:marTop w:val="0"/>
      <w:marBottom w:val="0"/>
      <w:divBdr>
        <w:top w:val="none" w:sz="0" w:space="0" w:color="auto"/>
        <w:left w:val="none" w:sz="0" w:space="0" w:color="auto"/>
        <w:bottom w:val="none" w:sz="0" w:space="0" w:color="auto"/>
        <w:right w:val="none" w:sz="0" w:space="0" w:color="auto"/>
      </w:divBdr>
    </w:div>
    <w:div w:id="1385711644">
      <w:bodyDiv w:val="1"/>
      <w:marLeft w:val="0"/>
      <w:marRight w:val="0"/>
      <w:marTop w:val="0"/>
      <w:marBottom w:val="0"/>
      <w:divBdr>
        <w:top w:val="none" w:sz="0" w:space="0" w:color="auto"/>
        <w:left w:val="none" w:sz="0" w:space="0" w:color="auto"/>
        <w:bottom w:val="none" w:sz="0" w:space="0" w:color="auto"/>
        <w:right w:val="none" w:sz="0" w:space="0" w:color="auto"/>
      </w:divBdr>
    </w:div>
    <w:div w:id="1389763406">
      <w:bodyDiv w:val="1"/>
      <w:marLeft w:val="0"/>
      <w:marRight w:val="0"/>
      <w:marTop w:val="0"/>
      <w:marBottom w:val="0"/>
      <w:divBdr>
        <w:top w:val="none" w:sz="0" w:space="0" w:color="auto"/>
        <w:left w:val="none" w:sz="0" w:space="0" w:color="auto"/>
        <w:bottom w:val="none" w:sz="0" w:space="0" w:color="auto"/>
        <w:right w:val="none" w:sz="0" w:space="0" w:color="auto"/>
      </w:divBdr>
    </w:div>
    <w:div w:id="1393239458">
      <w:bodyDiv w:val="1"/>
      <w:marLeft w:val="0"/>
      <w:marRight w:val="0"/>
      <w:marTop w:val="0"/>
      <w:marBottom w:val="0"/>
      <w:divBdr>
        <w:top w:val="none" w:sz="0" w:space="0" w:color="auto"/>
        <w:left w:val="none" w:sz="0" w:space="0" w:color="auto"/>
        <w:bottom w:val="none" w:sz="0" w:space="0" w:color="auto"/>
        <w:right w:val="none" w:sz="0" w:space="0" w:color="auto"/>
      </w:divBdr>
    </w:div>
    <w:div w:id="1417902762">
      <w:bodyDiv w:val="1"/>
      <w:marLeft w:val="0"/>
      <w:marRight w:val="0"/>
      <w:marTop w:val="0"/>
      <w:marBottom w:val="0"/>
      <w:divBdr>
        <w:top w:val="none" w:sz="0" w:space="0" w:color="auto"/>
        <w:left w:val="none" w:sz="0" w:space="0" w:color="auto"/>
        <w:bottom w:val="none" w:sz="0" w:space="0" w:color="auto"/>
        <w:right w:val="none" w:sz="0" w:space="0" w:color="auto"/>
      </w:divBdr>
    </w:div>
    <w:div w:id="1430469928">
      <w:bodyDiv w:val="1"/>
      <w:marLeft w:val="0"/>
      <w:marRight w:val="0"/>
      <w:marTop w:val="0"/>
      <w:marBottom w:val="0"/>
      <w:divBdr>
        <w:top w:val="none" w:sz="0" w:space="0" w:color="auto"/>
        <w:left w:val="none" w:sz="0" w:space="0" w:color="auto"/>
        <w:bottom w:val="none" w:sz="0" w:space="0" w:color="auto"/>
        <w:right w:val="none" w:sz="0" w:space="0" w:color="auto"/>
      </w:divBdr>
    </w:div>
    <w:div w:id="1433434143">
      <w:bodyDiv w:val="1"/>
      <w:marLeft w:val="0"/>
      <w:marRight w:val="0"/>
      <w:marTop w:val="0"/>
      <w:marBottom w:val="0"/>
      <w:divBdr>
        <w:top w:val="none" w:sz="0" w:space="0" w:color="auto"/>
        <w:left w:val="none" w:sz="0" w:space="0" w:color="auto"/>
        <w:bottom w:val="none" w:sz="0" w:space="0" w:color="auto"/>
        <w:right w:val="none" w:sz="0" w:space="0" w:color="auto"/>
      </w:divBdr>
    </w:div>
    <w:div w:id="1465078635">
      <w:bodyDiv w:val="1"/>
      <w:marLeft w:val="0"/>
      <w:marRight w:val="0"/>
      <w:marTop w:val="0"/>
      <w:marBottom w:val="0"/>
      <w:divBdr>
        <w:top w:val="none" w:sz="0" w:space="0" w:color="auto"/>
        <w:left w:val="none" w:sz="0" w:space="0" w:color="auto"/>
        <w:bottom w:val="none" w:sz="0" w:space="0" w:color="auto"/>
        <w:right w:val="none" w:sz="0" w:space="0" w:color="auto"/>
      </w:divBdr>
    </w:div>
    <w:div w:id="1468399940">
      <w:bodyDiv w:val="1"/>
      <w:marLeft w:val="0"/>
      <w:marRight w:val="0"/>
      <w:marTop w:val="0"/>
      <w:marBottom w:val="0"/>
      <w:divBdr>
        <w:top w:val="none" w:sz="0" w:space="0" w:color="auto"/>
        <w:left w:val="none" w:sz="0" w:space="0" w:color="auto"/>
        <w:bottom w:val="none" w:sz="0" w:space="0" w:color="auto"/>
        <w:right w:val="none" w:sz="0" w:space="0" w:color="auto"/>
      </w:divBdr>
    </w:div>
    <w:div w:id="1476139619">
      <w:bodyDiv w:val="1"/>
      <w:marLeft w:val="0"/>
      <w:marRight w:val="0"/>
      <w:marTop w:val="0"/>
      <w:marBottom w:val="0"/>
      <w:divBdr>
        <w:top w:val="none" w:sz="0" w:space="0" w:color="auto"/>
        <w:left w:val="none" w:sz="0" w:space="0" w:color="auto"/>
        <w:bottom w:val="none" w:sz="0" w:space="0" w:color="auto"/>
        <w:right w:val="none" w:sz="0" w:space="0" w:color="auto"/>
      </w:divBdr>
    </w:div>
    <w:div w:id="1477528164">
      <w:bodyDiv w:val="1"/>
      <w:marLeft w:val="0"/>
      <w:marRight w:val="0"/>
      <w:marTop w:val="0"/>
      <w:marBottom w:val="0"/>
      <w:divBdr>
        <w:top w:val="none" w:sz="0" w:space="0" w:color="auto"/>
        <w:left w:val="none" w:sz="0" w:space="0" w:color="auto"/>
        <w:bottom w:val="none" w:sz="0" w:space="0" w:color="auto"/>
        <w:right w:val="none" w:sz="0" w:space="0" w:color="auto"/>
      </w:divBdr>
      <w:divsChild>
        <w:div w:id="1016494534">
          <w:marLeft w:val="0"/>
          <w:marRight w:val="0"/>
          <w:marTop w:val="0"/>
          <w:marBottom w:val="0"/>
          <w:divBdr>
            <w:top w:val="none" w:sz="0" w:space="0" w:color="auto"/>
            <w:left w:val="none" w:sz="0" w:space="0" w:color="auto"/>
            <w:bottom w:val="none" w:sz="0" w:space="0" w:color="auto"/>
            <w:right w:val="none" w:sz="0" w:space="0" w:color="auto"/>
          </w:divBdr>
        </w:div>
      </w:divsChild>
    </w:div>
    <w:div w:id="1494222902">
      <w:bodyDiv w:val="1"/>
      <w:marLeft w:val="0"/>
      <w:marRight w:val="0"/>
      <w:marTop w:val="0"/>
      <w:marBottom w:val="0"/>
      <w:divBdr>
        <w:top w:val="none" w:sz="0" w:space="0" w:color="auto"/>
        <w:left w:val="none" w:sz="0" w:space="0" w:color="auto"/>
        <w:bottom w:val="none" w:sz="0" w:space="0" w:color="auto"/>
        <w:right w:val="none" w:sz="0" w:space="0" w:color="auto"/>
      </w:divBdr>
    </w:div>
    <w:div w:id="1496608681">
      <w:bodyDiv w:val="1"/>
      <w:marLeft w:val="0"/>
      <w:marRight w:val="0"/>
      <w:marTop w:val="0"/>
      <w:marBottom w:val="0"/>
      <w:divBdr>
        <w:top w:val="none" w:sz="0" w:space="0" w:color="auto"/>
        <w:left w:val="none" w:sz="0" w:space="0" w:color="auto"/>
        <w:bottom w:val="none" w:sz="0" w:space="0" w:color="auto"/>
        <w:right w:val="none" w:sz="0" w:space="0" w:color="auto"/>
      </w:divBdr>
    </w:div>
    <w:div w:id="1501042224">
      <w:bodyDiv w:val="1"/>
      <w:marLeft w:val="0"/>
      <w:marRight w:val="0"/>
      <w:marTop w:val="0"/>
      <w:marBottom w:val="0"/>
      <w:divBdr>
        <w:top w:val="none" w:sz="0" w:space="0" w:color="auto"/>
        <w:left w:val="none" w:sz="0" w:space="0" w:color="auto"/>
        <w:bottom w:val="none" w:sz="0" w:space="0" w:color="auto"/>
        <w:right w:val="none" w:sz="0" w:space="0" w:color="auto"/>
      </w:divBdr>
    </w:div>
    <w:div w:id="1503661915">
      <w:bodyDiv w:val="1"/>
      <w:marLeft w:val="0"/>
      <w:marRight w:val="0"/>
      <w:marTop w:val="0"/>
      <w:marBottom w:val="0"/>
      <w:divBdr>
        <w:top w:val="none" w:sz="0" w:space="0" w:color="auto"/>
        <w:left w:val="none" w:sz="0" w:space="0" w:color="auto"/>
        <w:bottom w:val="none" w:sz="0" w:space="0" w:color="auto"/>
        <w:right w:val="none" w:sz="0" w:space="0" w:color="auto"/>
      </w:divBdr>
    </w:div>
    <w:div w:id="1507941336">
      <w:bodyDiv w:val="1"/>
      <w:marLeft w:val="0"/>
      <w:marRight w:val="0"/>
      <w:marTop w:val="0"/>
      <w:marBottom w:val="0"/>
      <w:divBdr>
        <w:top w:val="none" w:sz="0" w:space="0" w:color="auto"/>
        <w:left w:val="none" w:sz="0" w:space="0" w:color="auto"/>
        <w:bottom w:val="none" w:sz="0" w:space="0" w:color="auto"/>
        <w:right w:val="none" w:sz="0" w:space="0" w:color="auto"/>
      </w:divBdr>
    </w:div>
    <w:div w:id="1510489575">
      <w:bodyDiv w:val="1"/>
      <w:marLeft w:val="0"/>
      <w:marRight w:val="0"/>
      <w:marTop w:val="0"/>
      <w:marBottom w:val="0"/>
      <w:divBdr>
        <w:top w:val="none" w:sz="0" w:space="0" w:color="auto"/>
        <w:left w:val="none" w:sz="0" w:space="0" w:color="auto"/>
        <w:bottom w:val="none" w:sz="0" w:space="0" w:color="auto"/>
        <w:right w:val="none" w:sz="0" w:space="0" w:color="auto"/>
      </w:divBdr>
    </w:div>
    <w:div w:id="1517646516">
      <w:bodyDiv w:val="1"/>
      <w:marLeft w:val="0"/>
      <w:marRight w:val="0"/>
      <w:marTop w:val="0"/>
      <w:marBottom w:val="0"/>
      <w:divBdr>
        <w:top w:val="none" w:sz="0" w:space="0" w:color="auto"/>
        <w:left w:val="none" w:sz="0" w:space="0" w:color="auto"/>
        <w:bottom w:val="none" w:sz="0" w:space="0" w:color="auto"/>
        <w:right w:val="none" w:sz="0" w:space="0" w:color="auto"/>
      </w:divBdr>
    </w:div>
    <w:div w:id="1518428539">
      <w:bodyDiv w:val="1"/>
      <w:marLeft w:val="0"/>
      <w:marRight w:val="0"/>
      <w:marTop w:val="0"/>
      <w:marBottom w:val="0"/>
      <w:divBdr>
        <w:top w:val="none" w:sz="0" w:space="0" w:color="auto"/>
        <w:left w:val="none" w:sz="0" w:space="0" w:color="auto"/>
        <w:bottom w:val="none" w:sz="0" w:space="0" w:color="auto"/>
        <w:right w:val="none" w:sz="0" w:space="0" w:color="auto"/>
      </w:divBdr>
    </w:div>
    <w:div w:id="1533221872">
      <w:bodyDiv w:val="1"/>
      <w:marLeft w:val="0"/>
      <w:marRight w:val="0"/>
      <w:marTop w:val="0"/>
      <w:marBottom w:val="0"/>
      <w:divBdr>
        <w:top w:val="none" w:sz="0" w:space="0" w:color="auto"/>
        <w:left w:val="none" w:sz="0" w:space="0" w:color="auto"/>
        <w:bottom w:val="none" w:sz="0" w:space="0" w:color="auto"/>
        <w:right w:val="none" w:sz="0" w:space="0" w:color="auto"/>
      </w:divBdr>
    </w:div>
    <w:div w:id="1538422100">
      <w:bodyDiv w:val="1"/>
      <w:marLeft w:val="0"/>
      <w:marRight w:val="0"/>
      <w:marTop w:val="0"/>
      <w:marBottom w:val="0"/>
      <w:divBdr>
        <w:top w:val="none" w:sz="0" w:space="0" w:color="auto"/>
        <w:left w:val="none" w:sz="0" w:space="0" w:color="auto"/>
        <w:bottom w:val="none" w:sz="0" w:space="0" w:color="auto"/>
        <w:right w:val="none" w:sz="0" w:space="0" w:color="auto"/>
      </w:divBdr>
    </w:div>
    <w:div w:id="1549608869">
      <w:bodyDiv w:val="1"/>
      <w:marLeft w:val="0"/>
      <w:marRight w:val="0"/>
      <w:marTop w:val="0"/>
      <w:marBottom w:val="0"/>
      <w:divBdr>
        <w:top w:val="none" w:sz="0" w:space="0" w:color="auto"/>
        <w:left w:val="none" w:sz="0" w:space="0" w:color="auto"/>
        <w:bottom w:val="none" w:sz="0" w:space="0" w:color="auto"/>
        <w:right w:val="none" w:sz="0" w:space="0" w:color="auto"/>
      </w:divBdr>
    </w:div>
    <w:div w:id="1553686560">
      <w:bodyDiv w:val="1"/>
      <w:marLeft w:val="0"/>
      <w:marRight w:val="0"/>
      <w:marTop w:val="0"/>
      <w:marBottom w:val="0"/>
      <w:divBdr>
        <w:top w:val="none" w:sz="0" w:space="0" w:color="auto"/>
        <w:left w:val="none" w:sz="0" w:space="0" w:color="auto"/>
        <w:bottom w:val="none" w:sz="0" w:space="0" w:color="auto"/>
        <w:right w:val="none" w:sz="0" w:space="0" w:color="auto"/>
      </w:divBdr>
      <w:divsChild>
        <w:div w:id="1157377923">
          <w:marLeft w:val="0"/>
          <w:marRight w:val="0"/>
          <w:marTop w:val="0"/>
          <w:marBottom w:val="0"/>
          <w:divBdr>
            <w:top w:val="none" w:sz="0" w:space="0" w:color="auto"/>
            <w:left w:val="none" w:sz="0" w:space="0" w:color="auto"/>
            <w:bottom w:val="none" w:sz="0" w:space="0" w:color="auto"/>
            <w:right w:val="none" w:sz="0" w:space="0" w:color="auto"/>
          </w:divBdr>
          <w:divsChild>
            <w:div w:id="9559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5913">
      <w:bodyDiv w:val="1"/>
      <w:marLeft w:val="0"/>
      <w:marRight w:val="0"/>
      <w:marTop w:val="0"/>
      <w:marBottom w:val="0"/>
      <w:divBdr>
        <w:top w:val="none" w:sz="0" w:space="0" w:color="auto"/>
        <w:left w:val="none" w:sz="0" w:space="0" w:color="auto"/>
        <w:bottom w:val="none" w:sz="0" w:space="0" w:color="auto"/>
        <w:right w:val="none" w:sz="0" w:space="0" w:color="auto"/>
      </w:divBdr>
    </w:div>
    <w:div w:id="1585068058">
      <w:bodyDiv w:val="1"/>
      <w:marLeft w:val="0"/>
      <w:marRight w:val="0"/>
      <w:marTop w:val="0"/>
      <w:marBottom w:val="0"/>
      <w:divBdr>
        <w:top w:val="none" w:sz="0" w:space="0" w:color="auto"/>
        <w:left w:val="none" w:sz="0" w:space="0" w:color="auto"/>
        <w:bottom w:val="none" w:sz="0" w:space="0" w:color="auto"/>
        <w:right w:val="none" w:sz="0" w:space="0" w:color="auto"/>
      </w:divBdr>
    </w:div>
    <w:div w:id="1604874850">
      <w:bodyDiv w:val="1"/>
      <w:marLeft w:val="0"/>
      <w:marRight w:val="0"/>
      <w:marTop w:val="0"/>
      <w:marBottom w:val="0"/>
      <w:divBdr>
        <w:top w:val="none" w:sz="0" w:space="0" w:color="auto"/>
        <w:left w:val="none" w:sz="0" w:space="0" w:color="auto"/>
        <w:bottom w:val="none" w:sz="0" w:space="0" w:color="auto"/>
        <w:right w:val="none" w:sz="0" w:space="0" w:color="auto"/>
      </w:divBdr>
      <w:divsChild>
        <w:div w:id="233324648">
          <w:marLeft w:val="0"/>
          <w:marRight w:val="0"/>
          <w:marTop w:val="0"/>
          <w:marBottom w:val="0"/>
          <w:divBdr>
            <w:top w:val="none" w:sz="0" w:space="0" w:color="auto"/>
            <w:left w:val="none" w:sz="0" w:space="0" w:color="auto"/>
            <w:bottom w:val="none" w:sz="0" w:space="0" w:color="auto"/>
            <w:right w:val="none" w:sz="0" w:space="0" w:color="auto"/>
          </w:divBdr>
          <w:divsChild>
            <w:div w:id="16818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2236">
      <w:bodyDiv w:val="1"/>
      <w:marLeft w:val="0"/>
      <w:marRight w:val="0"/>
      <w:marTop w:val="0"/>
      <w:marBottom w:val="0"/>
      <w:divBdr>
        <w:top w:val="none" w:sz="0" w:space="0" w:color="auto"/>
        <w:left w:val="none" w:sz="0" w:space="0" w:color="auto"/>
        <w:bottom w:val="none" w:sz="0" w:space="0" w:color="auto"/>
        <w:right w:val="none" w:sz="0" w:space="0" w:color="auto"/>
      </w:divBdr>
    </w:div>
    <w:div w:id="1619408981">
      <w:bodyDiv w:val="1"/>
      <w:marLeft w:val="0"/>
      <w:marRight w:val="0"/>
      <w:marTop w:val="0"/>
      <w:marBottom w:val="0"/>
      <w:divBdr>
        <w:top w:val="none" w:sz="0" w:space="0" w:color="auto"/>
        <w:left w:val="none" w:sz="0" w:space="0" w:color="auto"/>
        <w:bottom w:val="none" w:sz="0" w:space="0" w:color="auto"/>
        <w:right w:val="none" w:sz="0" w:space="0" w:color="auto"/>
      </w:divBdr>
    </w:div>
    <w:div w:id="1620453967">
      <w:bodyDiv w:val="1"/>
      <w:marLeft w:val="0"/>
      <w:marRight w:val="0"/>
      <w:marTop w:val="0"/>
      <w:marBottom w:val="0"/>
      <w:divBdr>
        <w:top w:val="none" w:sz="0" w:space="0" w:color="auto"/>
        <w:left w:val="none" w:sz="0" w:space="0" w:color="auto"/>
        <w:bottom w:val="none" w:sz="0" w:space="0" w:color="auto"/>
        <w:right w:val="none" w:sz="0" w:space="0" w:color="auto"/>
      </w:divBdr>
    </w:div>
    <w:div w:id="1634365435">
      <w:bodyDiv w:val="1"/>
      <w:marLeft w:val="0"/>
      <w:marRight w:val="0"/>
      <w:marTop w:val="0"/>
      <w:marBottom w:val="0"/>
      <w:divBdr>
        <w:top w:val="none" w:sz="0" w:space="0" w:color="auto"/>
        <w:left w:val="none" w:sz="0" w:space="0" w:color="auto"/>
        <w:bottom w:val="none" w:sz="0" w:space="0" w:color="auto"/>
        <w:right w:val="none" w:sz="0" w:space="0" w:color="auto"/>
      </w:divBdr>
    </w:div>
    <w:div w:id="1637029216">
      <w:bodyDiv w:val="1"/>
      <w:marLeft w:val="0"/>
      <w:marRight w:val="0"/>
      <w:marTop w:val="0"/>
      <w:marBottom w:val="0"/>
      <w:divBdr>
        <w:top w:val="none" w:sz="0" w:space="0" w:color="auto"/>
        <w:left w:val="none" w:sz="0" w:space="0" w:color="auto"/>
        <w:bottom w:val="none" w:sz="0" w:space="0" w:color="auto"/>
        <w:right w:val="none" w:sz="0" w:space="0" w:color="auto"/>
      </w:divBdr>
    </w:div>
    <w:div w:id="1639728390">
      <w:bodyDiv w:val="1"/>
      <w:marLeft w:val="0"/>
      <w:marRight w:val="0"/>
      <w:marTop w:val="0"/>
      <w:marBottom w:val="0"/>
      <w:divBdr>
        <w:top w:val="none" w:sz="0" w:space="0" w:color="auto"/>
        <w:left w:val="none" w:sz="0" w:space="0" w:color="auto"/>
        <w:bottom w:val="none" w:sz="0" w:space="0" w:color="auto"/>
        <w:right w:val="none" w:sz="0" w:space="0" w:color="auto"/>
      </w:divBdr>
    </w:div>
    <w:div w:id="1640916842">
      <w:bodyDiv w:val="1"/>
      <w:marLeft w:val="0"/>
      <w:marRight w:val="0"/>
      <w:marTop w:val="0"/>
      <w:marBottom w:val="0"/>
      <w:divBdr>
        <w:top w:val="none" w:sz="0" w:space="0" w:color="auto"/>
        <w:left w:val="none" w:sz="0" w:space="0" w:color="auto"/>
        <w:bottom w:val="none" w:sz="0" w:space="0" w:color="auto"/>
        <w:right w:val="none" w:sz="0" w:space="0" w:color="auto"/>
      </w:divBdr>
      <w:divsChild>
        <w:div w:id="1419324952">
          <w:marLeft w:val="0"/>
          <w:marRight w:val="0"/>
          <w:marTop w:val="0"/>
          <w:marBottom w:val="0"/>
          <w:divBdr>
            <w:top w:val="none" w:sz="0" w:space="0" w:color="auto"/>
            <w:left w:val="none" w:sz="0" w:space="0" w:color="auto"/>
            <w:bottom w:val="none" w:sz="0" w:space="0" w:color="auto"/>
            <w:right w:val="none" w:sz="0" w:space="0" w:color="auto"/>
          </w:divBdr>
          <w:divsChild>
            <w:div w:id="18847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80542248">
          <w:marLeft w:val="0"/>
          <w:marRight w:val="0"/>
          <w:marTop w:val="0"/>
          <w:marBottom w:val="0"/>
          <w:divBdr>
            <w:top w:val="none" w:sz="0" w:space="0" w:color="auto"/>
            <w:left w:val="none" w:sz="0" w:space="0" w:color="auto"/>
            <w:bottom w:val="none" w:sz="0" w:space="0" w:color="auto"/>
            <w:right w:val="none" w:sz="0" w:space="0" w:color="auto"/>
          </w:divBdr>
          <w:divsChild>
            <w:div w:id="1495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05798">
      <w:bodyDiv w:val="1"/>
      <w:marLeft w:val="0"/>
      <w:marRight w:val="0"/>
      <w:marTop w:val="0"/>
      <w:marBottom w:val="0"/>
      <w:divBdr>
        <w:top w:val="none" w:sz="0" w:space="0" w:color="auto"/>
        <w:left w:val="none" w:sz="0" w:space="0" w:color="auto"/>
        <w:bottom w:val="none" w:sz="0" w:space="0" w:color="auto"/>
        <w:right w:val="none" w:sz="0" w:space="0" w:color="auto"/>
      </w:divBdr>
    </w:div>
    <w:div w:id="1650859927">
      <w:bodyDiv w:val="1"/>
      <w:marLeft w:val="0"/>
      <w:marRight w:val="0"/>
      <w:marTop w:val="0"/>
      <w:marBottom w:val="0"/>
      <w:divBdr>
        <w:top w:val="none" w:sz="0" w:space="0" w:color="auto"/>
        <w:left w:val="none" w:sz="0" w:space="0" w:color="auto"/>
        <w:bottom w:val="none" w:sz="0" w:space="0" w:color="auto"/>
        <w:right w:val="none" w:sz="0" w:space="0" w:color="auto"/>
      </w:divBdr>
      <w:divsChild>
        <w:div w:id="1382174798">
          <w:marLeft w:val="0"/>
          <w:marRight w:val="0"/>
          <w:marTop w:val="0"/>
          <w:marBottom w:val="0"/>
          <w:divBdr>
            <w:top w:val="none" w:sz="0" w:space="0" w:color="auto"/>
            <w:left w:val="none" w:sz="0" w:space="0" w:color="auto"/>
            <w:bottom w:val="none" w:sz="0" w:space="0" w:color="auto"/>
            <w:right w:val="none" w:sz="0" w:space="0" w:color="auto"/>
          </w:divBdr>
          <w:divsChild>
            <w:div w:id="4580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670">
      <w:bodyDiv w:val="1"/>
      <w:marLeft w:val="0"/>
      <w:marRight w:val="0"/>
      <w:marTop w:val="0"/>
      <w:marBottom w:val="0"/>
      <w:divBdr>
        <w:top w:val="none" w:sz="0" w:space="0" w:color="auto"/>
        <w:left w:val="none" w:sz="0" w:space="0" w:color="auto"/>
        <w:bottom w:val="none" w:sz="0" w:space="0" w:color="auto"/>
        <w:right w:val="none" w:sz="0" w:space="0" w:color="auto"/>
      </w:divBdr>
    </w:div>
    <w:div w:id="1652562649">
      <w:bodyDiv w:val="1"/>
      <w:marLeft w:val="0"/>
      <w:marRight w:val="0"/>
      <w:marTop w:val="0"/>
      <w:marBottom w:val="0"/>
      <w:divBdr>
        <w:top w:val="none" w:sz="0" w:space="0" w:color="auto"/>
        <w:left w:val="none" w:sz="0" w:space="0" w:color="auto"/>
        <w:bottom w:val="none" w:sz="0" w:space="0" w:color="auto"/>
        <w:right w:val="none" w:sz="0" w:space="0" w:color="auto"/>
      </w:divBdr>
    </w:div>
    <w:div w:id="1656252590">
      <w:bodyDiv w:val="1"/>
      <w:marLeft w:val="0"/>
      <w:marRight w:val="0"/>
      <w:marTop w:val="0"/>
      <w:marBottom w:val="0"/>
      <w:divBdr>
        <w:top w:val="none" w:sz="0" w:space="0" w:color="auto"/>
        <w:left w:val="none" w:sz="0" w:space="0" w:color="auto"/>
        <w:bottom w:val="none" w:sz="0" w:space="0" w:color="auto"/>
        <w:right w:val="none" w:sz="0" w:space="0" w:color="auto"/>
      </w:divBdr>
    </w:div>
    <w:div w:id="1657108693">
      <w:bodyDiv w:val="1"/>
      <w:marLeft w:val="0"/>
      <w:marRight w:val="0"/>
      <w:marTop w:val="0"/>
      <w:marBottom w:val="0"/>
      <w:divBdr>
        <w:top w:val="none" w:sz="0" w:space="0" w:color="auto"/>
        <w:left w:val="none" w:sz="0" w:space="0" w:color="auto"/>
        <w:bottom w:val="none" w:sz="0" w:space="0" w:color="auto"/>
        <w:right w:val="none" w:sz="0" w:space="0" w:color="auto"/>
      </w:divBdr>
    </w:div>
    <w:div w:id="1676348794">
      <w:bodyDiv w:val="1"/>
      <w:marLeft w:val="0"/>
      <w:marRight w:val="0"/>
      <w:marTop w:val="0"/>
      <w:marBottom w:val="0"/>
      <w:divBdr>
        <w:top w:val="none" w:sz="0" w:space="0" w:color="auto"/>
        <w:left w:val="none" w:sz="0" w:space="0" w:color="auto"/>
        <w:bottom w:val="none" w:sz="0" w:space="0" w:color="auto"/>
        <w:right w:val="none" w:sz="0" w:space="0" w:color="auto"/>
      </w:divBdr>
    </w:div>
    <w:div w:id="1692759654">
      <w:bodyDiv w:val="1"/>
      <w:marLeft w:val="0"/>
      <w:marRight w:val="0"/>
      <w:marTop w:val="0"/>
      <w:marBottom w:val="0"/>
      <w:divBdr>
        <w:top w:val="none" w:sz="0" w:space="0" w:color="auto"/>
        <w:left w:val="none" w:sz="0" w:space="0" w:color="auto"/>
        <w:bottom w:val="none" w:sz="0" w:space="0" w:color="auto"/>
        <w:right w:val="none" w:sz="0" w:space="0" w:color="auto"/>
      </w:divBdr>
    </w:div>
    <w:div w:id="1700274396">
      <w:bodyDiv w:val="1"/>
      <w:marLeft w:val="0"/>
      <w:marRight w:val="0"/>
      <w:marTop w:val="0"/>
      <w:marBottom w:val="0"/>
      <w:divBdr>
        <w:top w:val="none" w:sz="0" w:space="0" w:color="auto"/>
        <w:left w:val="none" w:sz="0" w:space="0" w:color="auto"/>
        <w:bottom w:val="none" w:sz="0" w:space="0" w:color="auto"/>
        <w:right w:val="none" w:sz="0" w:space="0" w:color="auto"/>
      </w:divBdr>
    </w:div>
    <w:div w:id="1704866417">
      <w:bodyDiv w:val="1"/>
      <w:marLeft w:val="0"/>
      <w:marRight w:val="0"/>
      <w:marTop w:val="0"/>
      <w:marBottom w:val="0"/>
      <w:divBdr>
        <w:top w:val="none" w:sz="0" w:space="0" w:color="auto"/>
        <w:left w:val="none" w:sz="0" w:space="0" w:color="auto"/>
        <w:bottom w:val="none" w:sz="0" w:space="0" w:color="auto"/>
        <w:right w:val="none" w:sz="0" w:space="0" w:color="auto"/>
      </w:divBdr>
    </w:div>
    <w:div w:id="1711033499">
      <w:bodyDiv w:val="1"/>
      <w:marLeft w:val="0"/>
      <w:marRight w:val="0"/>
      <w:marTop w:val="0"/>
      <w:marBottom w:val="0"/>
      <w:divBdr>
        <w:top w:val="none" w:sz="0" w:space="0" w:color="auto"/>
        <w:left w:val="none" w:sz="0" w:space="0" w:color="auto"/>
        <w:bottom w:val="none" w:sz="0" w:space="0" w:color="auto"/>
        <w:right w:val="none" w:sz="0" w:space="0" w:color="auto"/>
      </w:divBdr>
    </w:div>
    <w:div w:id="1712458746">
      <w:bodyDiv w:val="1"/>
      <w:marLeft w:val="0"/>
      <w:marRight w:val="0"/>
      <w:marTop w:val="0"/>
      <w:marBottom w:val="0"/>
      <w:divBdr>
        <w:top w:val="none" w:sz="0" w:space="0" w:color="auto"/>
        <w:left w:val="none" w:sz="0" w:space="0" w:color="auto"/>
        <w:bottom w:val="none" w:sz="0" w:space="0" w:color="auto"/>
        <w:right w:val="none" w:sz="0" w:space="0" w:color="auto"/>
      </w:divBdr>
    </w:div>
    <w:div w:id="1715349859">
      <w:bodyDiv w:val="1"/>
      <w:marLeft w:val="0"/>
      <w:marRight w:val="0"/>
      <w:marTop w:val="0"/>
      <w:marBottom w:val="0"/>
      <w:divBdr>
        <w:top w:val="none" w:sz="0" w:space="0" w:color="auto"/>
        <w:left w:val="none" w:sz="0" w:space="0" w:color="auto"/>
        <w:bottom w:val="none" w:sz="0" w:space="0" w:color="auto"/>
        <w:right w:val="none" w:sz="0" w:space="0" w:color="auto"/>
      </w:divBdr>
    </w:div>
    <w:div w:id="1728915284">
      <w:bodyDiv w:val="1"/>
      <w:marLeft w:val="0"/>
      <w:marRight w:val="0"/>
      <w:marTop w:val="0"/>
      <w:marBottom w:val="0"/>
      <w:divBdr>
        <w:top w:val="none" w:sz="0" w:space="0" w:color="auto"/>
        <w:left w:val="none" w:sz="0" w:space="0" w:color="auto"/>
        <w:bottom w:val="none" w:sz="0" w:space="0" w:color="auto"/>
        <w:right w:val="none" w:sz="0" w:space="0" w:color="auto"/>
      </w:divBdr>
    </w:div>
    <w:div w:id="1733381231">
      <w:bodyDiv w:val="1"/>
      <w:marLeft w:val="0"/>
      <w:marRight w:val="0"/>
      <w:marTop w:val="0"/>
      <w:marBottom w:val="0"/>
      <w:divBdr>
        <w:top w:val="none" w:sz="0" w:space="0" w:color="auto"/>
        <w:left w:val="none" w:sz="0" w:space="0" w:color="auto"/>
        <w:bottom w:val="none" w:sz="0" w:space="0" w:color="auto"/>
        <w:right w:val="none" w:sz="0" w:space="0" w:color="auto"/>
      </w:divBdr>
    </w:div>
    <w:div w:id="1746488949">
      <w:bodyDiv w:val="1"/>
      <w:marLeft w:val="0"/>
      <w:marRight w:val="0"/>
      <w:marTop w:val="0"/>
      <w:marBottom w:val="0"/>
      <w:divBdr>
        <w:top w:val="none" w:sz="0" w:space="0" w:color="auto"/>
        <w:left w:val="none" w:sz="0" w:space="0" w:color="auto"/>
        <w:bottom w:val="none" w:sz="0" w:space="0" w:color="auto"/>
        <w:right w:val="none" w:sz="0" w:space="0" w:color="auto"/>
      </w:divBdr>
    </w:div>
    <w:div w:id="1747343093">
      <w:bodyDiv w:val="1"/>
      <w:marLeft w:val="0"/>
      <w:marRight w:val="0"/>
      <w:marTop w:val="0"/>
      <w:marBottom w:val="0"/>
      <w:divBdr>
        <w:top w:val="none" w:sz="0" w:space="0" w:color="auto"/>
        <w:left w:val="none" w:sz="0" w:space="0" w:color="auto"/>
        <w:bottom w:val="none" w:sz="0" w:space="0" w:color="auto"/>
        <w:right w:val="none" w:sz="0" w:space="0" w:color="auto"/>
      </w:divBdr>
      <w:divsChild>
        <w:div w:id="82147422">
          <w:marLeft w:val="0"/>
          <w:marRight w:val="0"/>
          <w:marTop w:val="0"/>
          <w:marBottom w:val="0"/>
          <w:divBdr>
            <w:top w:val="none" w:sz="0" w:space="0" w:color="auto"/>
            <w:left w:val="none" w:sz="0" w:space="0" w:color="auto"/>
            <w:bottom w:val="none" w:sz="0" w:space="0" w:color="auto"/>
            <w:right w:val="none" w:sz="0" w:space="0" w:color="auto"/>
          </w:divBdr>
          <w:divsChild>
            <w:div w:id="1787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3638">
      <w:bodyDiv w:val="1"/>
      <w:marLeft w:val="0"/>
      <w:marRight w:val="0"/>
      <w:marTop w:val="0"/>
      <w:marBottom w:val="0"/>
      <w:divBdr>
        <w:top w:val="none" w:sz="0" w:space="0" w:color="auto"/>
        <w:left w:val="none" w:sz="0" w:space="0" w:color="auto"/>
        <w:bottom w:val="none" w:sz="0" w:space="0" w:color="auto"/>
        <w:right w:val="none" w:sz="0" w:space="0" w:color="auto"/>
      </w:divBdr>
    </w:div>
    <w:div w:id="1765373160">
      <w:bodyDiv w:val="1"/>
      <w:marLeft w:val="0"/>
      <w:marRight w:val="0"/>
      <w:marTop w:val="0"/>
      <w:marBottom w:val="0"/>
      <w:divBdr>
        <w:top w:val="none" w:sz="0" w:space="0" w:color="auto"/>
        <w:left w:val="none" w:sz="0" w:space="0" w:color="auto"/>
        <w:bottom w:val="none" w:sz="0" w:space="0" w:color="auto"/>
        <w:right w:val="none" w:sz="0" w:space="0" w:color="auto"/>
      </w:divBdr>
    </w:div>
    <w:div w:id="1770463609">
      <w:bodyDiv w:val="1"/>
      <w:marLeft w:val="0"/>
      <w:marRight w:val="0"/>
      <w:marTop w:val="0"/>
      <w:marBottom w:val="0"/>
      <w:divBdr>
        <w:top w:val="none" w:sz="0" w:space="0" w:color="auto"/>
        <w:left w:val="none" w:sz="0" w:space="0" w:color="auto"/>
        <w:bottom w:val="none" w:sz="0" w:space="0" w:color="auto"/>
        <w:right w:val="none" w:sz="0" w:space="0" w:color="auto"/>
      </w:divBdr>
      <w:divsChild>
        <w:div w:id="1260062176">
          <w:marLeft w:val="0"/>
          <w:marRight w:val="0"/>
          <w:marTop w:val="0"/>
          <w:marBottom w:val="0"/>
          <w:divBdr>
            <w:top w:val="none" w:sz="0" w:space="0" w:color="auto"/>
            <w:left w:val="none" w:sz="0" w:space="0" w:color="auto"/>
            <w:bottom w:val="none" w:sz="0" w:space="0" w:color="auto"/>
            <w:right w:val="none" w:sz="0" w:space="0" w:color="auto"/>
          </w:divBdr>
          <w:divsChild>
            <w:div w:id="17833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31">
      <w:bodyDiv w:val="1"/>
      <w:marLeft w:val="0"/>
      <w:marRight w:val="0"/>
      <w:marTop w:val="0"/>
      <w:marBottom w:val="0"/>
      <w:divBdr>
        <w:top w:val="none" w:sz="0" w:space="0" w:color="auto"/>
        <w:left w:val="none" w:sz="0" w:space="0" w:color="auto"/>
        <w:bottom w:val="none" w:sz="0" w:space="0" w:color="auto"/>
        <w:right w:val="none" w:sz="0" w:space="0" w:color="auto"/>
      </w:divBdr>
    </w:div>
    <w:div w:id="1789736252">
      <w:bodyDiv w:val="1"/>
      <w:marLeft w:val="0"/>
      <w:marRight w:val="0"/>
      <w:marTop w:val="0"/>
      <w:marBottom w:val="0"/>
      <w:divBdr>
        <w:top w:val="none" w:sz="0" w:space="0" w:color="auto"/>
        <w:left w:val="none" w:sz="0" w:space="0" w:color="auto"/>
        <w:bottom w:val="none" w:sz="0" w:space="0" w:color="auto"/>
        <w:right w:val="none" w:sz="0" w:space="0" w:color="auto"/>
      </w:divBdr>
    </w:div>
    <w:div w:id="1790515188">
      <w:bodyDiv w:val="1"/>
      <w:marLeft w:val="0"/>
      <w:marRight w:val="0"/>
      <w:marTop w:val="0"/>
      <w:marBottom w:val="0"/>
      <w:divBdr>
        <w:top w:val="none" w:sz="0" w:space="0" w:color="auto"/>
        <w:left w:val="none" w:sz="0" w:space="0" w:color="auto"/>
        <w:bottom w:val="none" w:sz="0" w:space="0" w:color="auto"/>
        <w:right w:val="none" w:sz="0" w:space="0" w:color="auto"/>
      </w:divBdr>
      <w:divsChild>
        <w:div w:id="1398475236">
          <w:marLeft w:val="0"/>
          <w:marRight w:val="0"/>
          <w:marTop w:val="0"/>
          <w:marBottom w:val="0"/>
          <w:divBdr>
            <w:top w:val="none" w:sz="0" w:space="0" w:color="auto"/>
            <w:left w:val="none" w:sz="0" w:space="0" w:color="auto"/>
            <w:bottom w:val="none" w:sz="0" w:space="0" w:color="auto"/>
            <w:right w:val="none" w:sz="0" w:space="0" w:color="auto"/>
          </w:divBdr>
          <w:divsChild>
            <w:div w:id="5287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5063">
      <w:bodyDiv w:val="1"/>
      <w:marLeft w:val="0"/>
      <w:marRight w:val="0"/>
      <w:marTop w:val="0"/>
      <w:marBottom w:val="0"/>
      <w:divBdr>
        <w:top w:val="none" w:sz="0" w:space="0" w:color="auto"/>
        <w:left w:val="none" w:sz="0" w:space="0" w:color="auto"/>
        <w:bottom w:val="none" w:sz="0" w:space="0" w:color="auto"/>
        <w:right w:val="none" w:sz="0" w:space="0" w:color="auto"/>
      </w:divBdr>
    </w:div>
    <w:div w:id="1794207136">
      <w:bodyDiv w:val="1"/>
      <w:marLeft w:val="0"/>
      <w:marRight w:val="0"/>
      <w:marTop w:val="0"/>
      <w:marBottom w:val="0"/>
      <w:divBdr>
        <w:top w:val="none" w:sz="0" w:space="0" w:color="auto"/>
        <w:left w:val="none" w:sz="0" w:space="0" w:color="auto"/>
        <w:bottom w:val="none" w:sz="0" w:space="0" w:color="auto"/>
        <w:right w:val="none" w:sz="0" w:space="0" w:color="auto"/>
      </w:divBdr>
    </w:div>
    <w:div w:id="1806660066">
      <w:bodyDiv w:val="1"/>
      <w:marLeft w:val="0"/>
      <w:marRight w:val="0"/>
      <w:marTop w:val="0"/>
      <w:marBottom w:val="0"/>
      <w:divBdr>
        <w:top w:val="none" w:sz="0" w:space="0" w:color="auto"/>
        <w:left w:val="none" w:sz="0" w:space="0" w:color="auto"/>
        <w:bottom w:val="none" w:sz="0" w:space="0" w:color="auto"/>
        <w:right w:val="none" w:sz="0" w:space="0" w:color="auto"/>
      </w:divBdr>
    </w:div>
    <w:div w:id="1823810955">
      <w:bodyDiv w:val="1"/>
      <w:marLeft w:val="0"/>
      <w:marRight w:val="0"/>
      <w:marTop w:val="0"/>
      <w:marBottom w:val="0"/>
      <w:divBdr>
        <w:top w:val="none" w:sz="0" w:space="0" w:color="auto"/>
        <w:left w:val="none" w:sz="0" w:space="0" w:color="auto"/>
        <w:bottom w:val="none" w:sz="0" w:space="0" w:color="auto"/>
        <w:right w:val="none" w:sz="0" w:space="0" w:color="auto"/>
      </w:divBdr>
    </w:div>
    <w:div w:id="1840122272">
      <w:bodyDiv w:val="1"/>
      <w:marLeft w:val="0"/>
      <w:marRight w:val="0"/>
      <w:marTop w:val="0"/>
      <w:marBottom w:val="0"/>
      <w:divBdr>
        <w:top w:val="none" w:sz="0" w:space="0" w:color="auto"/>
        <w:left w:val="none" w:sz="0" w:space="0" w:color="auto"/>
        <w:bottom w:val="none" w:sz="0" w:space="0" w:color="auto"/>
        <w:right w:val="none" w:sz="0" w:space="0" w:color="auto"/>
      </w:divBdr>
      <w:divsChild>
        <w:div w:id="1900702600">
          <w:marLeft w:val="0"/>
          <w:marRight w:val="0"/>
          <w:marTop w:val="0"/>
          <w:marBottom w:val="0"/>
          <w:divBdr>
            <w:top w:val="none" w:sz="0" w:space="0" w:color="auto"/>
            <w:left w:val="none" w:sz="0" w:space="0" w:color="auto"/>
            <w:bottom w:val="none" w:sz="0" w:space="0" w:color="auto"/>
            <w:right w:val="none" w:sz="0" w:space="0" w:color="auto"/>
          </w:divBdr>
          <w:divsChild>
            <w:div w:id="11196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2090">
      <w:bodyDiv w:val="1"/>
      <w:marLeft w:val="0"/>
      <w:marRight w:val="0"/>
      <w:marTop w:val="0"/>
      <w:marBottom w:val="0"/>
      <w:divBdr>
        <w:top w:val="none" w:sz="0" w:space="0" w:color="auto"/>
        <w:left w:val="none" w:sz="0" w:space="0" w:color="auto"/>
        <w:bottom w:val="none" w:sz="0" w:space="0" w:color="auto"/>
        <w:right w:val="none" w:sz="0" w:space="0" w:color="auto"/>
      </w:divBdr>
    </w:div>
    <w:div w:id="1844659977">
      <w:bodyDiv w:val="1"/>
      <w:marLeft w:val="0"/>
      <w:marRight w:val="0"/>
      <w:marTop w:val="0"/>
      <w:marBottom w:val="0"/>
      <w:divBdr>
        <w:top w:val="none" w:sz="0" w:space="0" w:color="auto"/>
        <w:left w:val="none" w:sz="0" w:space="0" w:color="auto"/>
        <w:bottom w:val="none" w:sz="0" w:space="0" w:color="auto"/>
        <w:right w:val="none" w:sz="0" w:space="0" w:color="auto"/>
      </w:divBdr>
      <w:divsChild>
        <w:div w:id="1588465154">
          <w:marLeft w:val="0"/>
          <w:marRight w:val="0"/>
          <w:marTop w:val="0"/>
          <w:marBottom w:val="0"/>
          <w:divBdr>
            <w:top w:val="none" w:sz="0" w:space="0" w:color="auto"/>
            <w:left w:val="none" w:sz="0" w:space="0" w:color="auto"/>
            <w:bottom w:val="none" w:sz="0" w:space="0" w:color="auto"/>
            <w:right w:val="none" w:sz="0" w:space="0" w:color="auto"/>
          </w:divBdr>
          <w:divsChild>
            <w:div w:id="806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817">
      <w:bodyDiv w:val="1"/>
      <w:marLeft w:val="0"/>
      <w:marRight w:val="0"/>
      <w:marTop w:val="0"/>
      <w:marBottom w:val="0"/>
      <w:divBdr>
        <w:top w:val="none" w:sz="0" w:space="0" w:color="auto"/>
        <w:left w:val="none" w:sz="0" w:space="0" w:color="auto"/>
        <w:bottom w:val="none" w:sz="0" w:space="0" w:color="auto"/>
        <w:right w:val="none" w:sz="0" w:space="0" w:color="auto"/>
      </w:divBdr>
    </w:div>
    <w:div w:id="1854879097">
      <w:bodyDiv w:val="1"/>
      <w:marLeft w:val="0"/>
      <w:marRight w:val="0"/>
      <w:marTop w:val="0"/>
      <w:marBottom w:val="0"/>
      <w:divBdr>
        <w:top w:val="none" w:sz="0" w:space="0" w:color="auto"/>
        <w:left w:val="none" w:sz="0" w:space="0" w:color="auto"/>
        <w:bottom w:val="none" w:sz="0" w:space="0" w:color="auto"/>
        <w:right w:val="none" w:sz="0" w:space="0" w:color="auto"/>
      </w:divBdr>
    </w:div>
    <w:div w:id="1861893156">
      <w:bodyDiv w:val="1"/>
      <w:marLeft w:val="0"/>
      <w:marRight w:val="0"/>
      <w:marTop w:val="0"/>
      <w:marBottom w:val="0"/>
      <w:divBdr>
        <w:top w:val="none" w:sz="0" w:space="0" w:color="auto"/>
        <w:left w:val="none" w:sz="0" w:space="0" w:color="auto"/>
        <w:bottom w:val="none" w:sz="0" w:space="0" w:color="auto"/>
        <w:right w:val="none" w:sz="0" w:space="0" w:color="auto"/>
      </w:divBdr>
    </w:div>
    <w:div w:id="1864904427">
      <w:bodyDiv w:val="1"/>
      <w:marLeft w:val="0"/>
      <w:marRight w:val="0"/>
      <w:marTop w:val="0"/>
      <w:marBottom w:val="0"/>
      <w:divBdr>
        <w:top w:val="none" w:sz="0" w:space="0" w:color="auto"/>
        <w:left w:val="none" w:sz="0" w:space="0" w:color="auto"/>
        <w:bottom w:val="none" w:sz="0" w:space="0" w:color="auto"/>
        <w:right w:val="none" w:sz="0" w:space="0" w:color="auto"/>
      </w:divBdr>
    </w:div>
    <w:div w:id="1873181290">
      <w:bodyDiv w:val="1"/>
      <w:marLeft w:val="0"/>
      <w:marRight w:val="0"/>
      <w:marTop w:val="0"/>
      <w:marBottom w:val="0"/>
      <w:divBdr>
        <w:top w:val="none" w:sz="0" w:space="0" w:color="auto"/>
        <w:left w:val="none" w:sz="0" w:space="0" w:color="auto"/>
        <w:bottom w:val="none" w:sz="0" w:space="0" w:color="auto"/>
        <w:right w:val="none" w:sz="0" w:space="0" w:color="auto"/>
      </w:divBdr>
    </w:div>
    <w:div w:id="1882597074">
      <w:bodyDiv w:val="1"/>
      <w:marLeft w:val="0"/>
      <w:marRight w:val="0"/>
      <w:marTop w:val="0"/>
      <w:marBottom w:val="0"/>
      <w:divBdr>
        <w:top w:val="none" w:sz="0" w:space="0" w:color="auto"/>
        <w:left w:val="none" w:sz="0" w:space="0" w:color="auto"/>
        <w:bottom w:val="none" w:sz="0" w:space="0" w:color="auto"/>
        <w:right w:val="none" w:sz="0" w:space="0" w:color="auto"/>
      </w:divBdr>
    </w:div>
    <w:div w:id="1890845097">
      <w:bodyDiv w:val="1"/>
      <w:marLeft w:val="0"/>
      <w:marRight w:val="0"/>
      <w:marTop w:val="0"/>
      <w:marBottom w:val="0"/>
      <w:divBdr>
        <w:top w:val="none" w:sz="0" w:space="0" w:color="auto"/>
        <w:left w:val="none" w:sz="0" w:space="0" w:color="auto"/>
        <w:bottom w:val="none" w:sz="0" w:space="0" w:color="auto"/>
        <w:right w:val="none" w:sz="0" w:space="0" w:color="auto"/>
      </w:divBdr>
    </w:div>
    <w:div w:id="1901747101">
      <w:bodyDiv w:val="1"/>
      <w:marLeft w:val="0"/>
      <w:marRight w:val="0"/>
      <w:marTop w:val="0"/>
      <w:marBottom w:val="0"/>
      <w:divBdr>
        <w:top w:val="none" w:sz="0" w:space="0" w:color="auto"/>
        <w:left w:val="none" w:sz="0" w:space="0" w:color="auto"/>
        <w:bottom w:val="none" w:sz="0" w:space="0" w:color="auto"/>
        <w:right w:val="none" w:sz="0" w:space="0" w:color="auto"/>
      </w:divBdr>
    </w:div>
    <w:div w:id="1909415374">
      <w:bodyDiv w:val="1"/>
      <w:marLeft w:val="0"/>
      <w:marRight w:val="0"/>
      <w:marTop w:val="0"/>
      <w:marBottom w:val="0"/>
      <w:divBdr>
        <w:top w:val="none" w:sz="0" w:space="0" w:color="auto"/>
        <w:left w:val="none" w:sz="0" w:space="0" w:color="auto"/>
        <w:bottom w:val="none" w:sz="0" w:space="0" w:color="auto"/>
        <w:right w:val="none" w:sz="0" w:space="0" w:color="auto"/>
      </w:divBdr>
    </w:div>
    <w:div w:id="1916550087">
      <w:bodyDiv w:val="1"/>
      <w:marLeft w:val="0"/>
      <w:marRight w:val="0"/>
      <w:marTop w:val="0"/>
      <w:marBottom w:val="0"/>
      <w:divBdr>
        <w:top w:val="none" w:sz="0" w:space="0" w:color="auto"/>
        <w:left w:val="none" w:sz="0" w:space="0" w:color="auto"/>
        <w:bottom w:val="none" w:sz="0" w:space="0" w:color="auto"/>
        <w:right w:val="none" w:sz="0" w:space="0" w:color="auto"/>
      </w:divBdr>
      <w:divsChild>
        <w:div w:id="1180050741">
          <w:marLeft w:val="0"/>
          <w:marRight w:val="0"/>
          <w:marTop w:val="0"/>
          <w:marBottom w:val="0"/>
          <w:divBdr>
            <w:top w:val="none" w:sz="0" w:space="0" w:color="auto"/>
            <w:left w:val="none" w:sz="0" w:space="0" w:color="auto"/>
            <w:bottom w:val="none" w:sz="0" w:space="0" w:color="auto"/>
            <w:right w:val="none" w:sz="0" w:space="0" w:color="auto"/>
          </w:divBdr>
          <w:divsChild>
            <w:div w:id="9956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6717">
      <w:bodyDiv w:val="1"/>
      <w:marLeft w:val="0"/>
      <w:marRight w:val="0"/>
      <w:marTop w:val="0"/>
      <w:marBottom w:val="0"/>
      <w:divBdr>
        <w:top w:val="none" w:sz="0" w:space="0" w:color="auto"/>
        <w:left w:val="none" w:sz="0" w:space="0" w:color="auto"/>
        <w:bottom w:val="none" w:sz="0" w:space="0" w:color="auto"/>
        <w:right w:val="none" w:sz="0" w:space="0" w:color="auto"/>
      </w:divBdr>
    </w:div>
    <w:div w:id="1934970176">
      <w:bodyDiv w:val="1"/>
      <w:marLeft w:val="0"/>
      <w:marRight w:val="0"/>
      <w:marTop w:val="0"/>
      <w:marBottom w:val="0"/>
      <w:divBdr>
        <w:top w:val="none" w:sz="0" w:space="0" w:color="auto"/>
        <w:left w:val="none" w:sz="0" w:space="0" w:color="auto"/>
        <w:bottom w:val="none" w:sz="0" w:space="0" w:color="auto"/>
        <w:right w:val="none" w:sz="0" w:space="0" w:color="auto"/>
      </w:divBdr>
    </w:div>
    <w:div w:id="1956446851">
      <w:bodyDiv w:val="1"/>
      <w:marLeft w:val="0"/>
      <w:marRight w:val="0"/>
      <w:marTop w:val="0"/>
      <w:marBottom w:val="0"/>
      <w:divBdr>
        <w:top w:val="none" w:sz="0" w:space="0" w:color="auto"/>
        <w:left w:val="none" w:sz="0" w:space="0" w:color="auto"/>
        <w:bottom w:val="none" w:sz="0" w:space="0" w:color="auto"/>
        <w:right w:val="none" w:sz="0" w:space="0" w:color="auto"/>
      </w:divBdr>
    </w:div>
    <w:div w:id="1969314271">
      <w:bodyDiv w:val="1"/>
      <w:marLeft w:val="0"/>
      <w:marRight w:val="0"/>
      <w:marTop w:val="0"/>
      <w:marBottom w:val="0"/>
      <w:divBdr>
        <w:top w:val="none" w:sz="0" w:space="0" w:color="auto"/>
        <w:left w:val="none" w:sz="0" w:space="0" w:color="auto"/>
        <w:bottom w:val="none" w:sz="0" w:space="0" w:color="auto"/>
        <w:right w:val="none" w:sz="0" w:space="0" w:color="auto"/>
      </w:divBdr>
    </w:div>
    <w:div w:id="1978608198">
      <w:bodyDiv w:val="1"/>
      <w:marLeft w:val="0"/>
      <w:marRight w:val="0"/>
      <w:marTop w:val="0"/>
      <w:marBottom w:val="0"/>
      <w:divBdr>
        <w:top w:val="none" w:sz="0" w:space="0" w:color="auto"/>
        <w:left w:val="none" w:sz="0" w:space="0" w:color="auto"/>
        <w:bottom w:val="none" w:sz="0" w:space="0" w:color="auto"/>
        <w:right w:val="none" w:sz="0" w:space="0" w:color="auto"/>
      </w:divBdr>
    </w:div>
    <w:div w:id="1999457781">
      <w:bodyDiv w:val="1"/>
      <w:marLeft w:val="0"/>
      <w:marRight w:val="0"/>
      <w:marTop w:val="0"/>
      <w:marBottom w:val="0"/>
      <w:divBdr>
        <w:top w:val="none" w:sz="0" w:space="0" w:color="auto"/>
        <w:left w:val="none" w:sz="0" w:space="0" w:color="auto"/>
        <w:bottom w:val="none" w:sz="0" w:space="0" w:color="auto"/>
        <w:right w:val="none" w:sz="0" w:space="0" w:color="auto"/>
      </w:divBdr>
    </w:div>
    <w:div w:id="2005160563">
      <w:bodyDiv w:val="1"/>
      <w:marLeft w:val="0"/>
      <w:marRight w:val="0"/>
      <w:marTop w:val="0"/>
      <w:marBottom w:val="0"/>
      <w:divBdr>
        <w:top w:val="none" w:sz="0" w:space="0" w:color="auto"/>
        <w:left w:val="none" w:sz="0" w:space="0" w:color="auto"/>
        <w:bottom w:val="none" w:sz="0" w:space="0" w:color="auto"/>
        <w:right w:val="none" w:sz="0" w:space="0" w:color="auto"/>
      </w:divBdr>
    </w:div>
    <w:div w:id="2006201680">
      <w:bodyDiv w:val="1"/>
      <w:marLeft w:val="0"/>
      <w:marRight w:val="0"/>
      <w:marTop w:val="0"/>
      <w:marBottom w:val="0"/>
      <w:divBdr>
        <w:top w:val="none" w:sz="0" w:space="0" w:color="auto"/>
        <w:left w:val="none" w:sz="0" w:space="0" w:color="auto"/>
        <w:bottom w:val="none" w:sz="0" w:space="0" w:color="auto"/>
        <w:right w:val="none" w:sz="0" w:space="0" w:color="auto"/>
      </w:divBdr>
      <w:divsChild>
        <w:div w:id="54356192">
          <w:marLeft w:val="0"/>
          <w:marRight w:val="0"/>
          <w:marTop w:val="0"/>
          <w:marBottom w:val="0"/>
          <w:divBdr>
            <w:top w:val="none" w:sz="0" w:space="0" w:color="auto"/>
            <w:left w:val="none" w:sz="0" w:space="0" w:color="auto"/>
            <w:bottom w:val="none" w:sz="0" w:space="0" w:color="auto"/>
            <w:right w:val="none" w:sz="0" w:space="0" w:color="auto"/>
          </w:divBdr>
        </w:div>
        <w:div w:id="321278443">
          <w:marLeft w:val="0"/>
          <w:marRight w:val="0"/>
          <w:marTop w:val="0"/>
          <w:marBottom w:val="0"/>
          <w:divBdr>
            <w:top w:val="none" w:sz="0" w:space="0" w:color="auto"/>
            <w:left w:val="none" w:sz="0" w:space="0" w:color="auto"/>
            <w:bottom w:val="none" w:sz="0" w:space="0" w:color="auto"/>
            <w:right w:val="none" w:sz="0" w:space="0" w:color="auto"/>
          </w:divBdr>
        </w:div>
        <w:div w:id="1182742752">
          <w:marLeft w:val="0"/>
          <w:marRight w:val="0"/>
          <w:marTop w:val="0"/>
          <w:marBottom w:val="0"/>
          <w:divBdr>
            <w:top w:val="none" w:sz="0" w:space="0" w:color="auto"/>
            <w:left w:val="none" w:sz="0" w:space="0" w:color="auto"/>
            <w:bottom w:val="none" w:sz="0" w:space="0" w:color="auto"/>
            <w:right w:val="none" w:sz="0" w:space="0" w:color="auto"/>
          </w:divBdr>
        </w:div>
        <w:div w:id="2012372855">
          <w:marLeft w:val="0"/>
          <w:marRight w:val="0"/>
          <w:marTop w:val="0"/>
          <w:marBottom w:val="0"/>
          <w:divBdr>
            <w:top w:val="none" w:sz="0" w:space="0" w:color="auto"/>
            <w:left w:val="none" w:sz="0" w:space="0" w:color="auto"/>
            <w:bottom w:val="none" w:sz="0" w:space="0" w:color="auto"/>
            <w:right w:val="none" w:sz="0" w:space="0" w:color="auto"/>
          </w:divBdr>
        </w:div>
      </w:divsChild>
    </w:div>
    <w:div w:id="2013020675">
      <w:bodyDiv w:val="1"/>
      <w:marLeft w:val="0"/>
      <w:marRight w:val="0"/>
      <w:marTop w:val="0"/>
      <w:marBottom w:val="0"/>
      <w:divBdr>
        <w:top w:val="none" w:sz="0" w:space="0" w:color="auto"/>
        <w:left w:val="none" w:sz="0" w:space="0" w:color="auto"/>
        <w:bottom w:val="none" w:sz="0" w:space="0" w:color="auto"/>
        <w:right w:val="none" w:sz="0" w:space="0" w:color="auto"/>
      </w:divBdr>
    </w:div>
    <w:div w:id="2015306222">
      <w:bodyDiv w:val="1"/>
      <w:marLeft w:val="0"/>
      <w:marRight w:val="0"/>
      <w:marTop w:val="0"/>
      <w:marBottom w:val="0"/>
      <w:divBdr>
        <w:top w:val="none" w:sz="0" w:space="0" w:color="auto"/>
        <w:left w:val="none" w:sz="0" w:space="0" w:color="auto"/>
        <w:bottom w:val="none" w:sz="0" w:space="0" w:color="auto"/>
        <w:right w:val="none" w:sz="0" w:space="0" w:color="auto"/>
      </w:divBdr>
    </w:div>
    <w:div w:id="2022047843">
      <w:bodyDiv w:val="1"/>
      <w:marLeft w:val="0"/>
      <w:marRight w:val="0"/>
      <w:marTop w:val="0"/>
      <w:marBottom w:val="0"/>
      <w:divBdr>
        <w:top w:val="none" w:sz="0" w:space="0" w:color="auto"/>
        <w:left w:val="none" w:sz="0" w:space="0" w:color="auto"/>
        <w:bottom w:val="none" w:sz="0" w:space="0" w:color="auto"/>
        <w:right w:val="none" w:sz="0" w:space="0" w:color="auto"/>
      </w:divBdr>
    </w:div>
    <w:div w:id="2027511339">
      <w:bodyDiv w:val="1"/>
      <w:marLeft w:val="0"/>
      <w:marRight w:val="0"/>
      <w:marTop w:val="0"/>
      <w:marBottom w:val="0"/>
      <w:divBdr>
        <w:top w:val="none" w:sz="0" w:space="0" w:color="auto"/>
        <w:left w:val="none" w:sz="0" w:space="0" w:color="auto"/>
        <w:bottom w:val="none" w:sz="0" w:space="0" w:color="auto"/>
        <w:right w:val="none" w:sz="0" w:space="0" w:color="auto"/>
      </w:divBdr>
    </w:div>
    <w:div w:id="2033339594">
      <w:bodyDiv w:val="1"/>
      <w:marLeft w:val="0"/>
      <w:marRight w:val="0"/>
      <w:marTop w:val="0"/>
      <w:marBottom w:val="0"/>
      <w:divBdr>
        <w:top w:val="none" w:sz="0" w:space="0" w:color="auto"/>
        <w:left w:val="none" w:sz="0" w:space="0" w:color="auto"/>
        <w:bottom w:val="none" w:sz="0" w:space="0" w:color="auto"/>
        <w:right w:val="none" w:sz="0" w:space="0" w:color="auto"/>
      </w:divBdr>
    </w:div>
    <w:div w:id="2036274358">
      <w:bodyDiv w:val="1"/>
      <w:marLeft w:val="0"/>
      <w:marRight w:val="0"/>
      <w:marTop w:val="0"/>
      <w:marBottom w:val="0"/>
      <w:divBdr>
        <w:top w:val="none" w:sz="0" w:space="0" w:color="auto"/>
        <w:left w:val="none" w:sz="0" w:space="0" w:color="auto"/>
        <w:bottom w:val="none" w:sz="0" w:space="0" w:color="auto"/>
        <w:right w:val="none" w:sz="0" w:space="0" w:color="auto"/>
      </w:divBdr>
    </w:div>
    <w:div w:id="2038457601">
      <w:bodyDiv w:val="1"/>
      <w:marLeft w:val="0"/>
      <w:marRight w:val="0"/>
      <w:marTop w:val="0"/>
      <w:marBottom w:val="0"/>
      <w:divBdr>
        <w:top w:val="none" w:sz="0" w:space="0" w:color="auto"/>
        <w:left w:val="none" w:sz="0" w:space="0" w:color="auto"/>
        <w:bottom w:val="none" w:sz="0" w:space="0" w:color="auto"/>
        <w:right w:val="none" w:sz="0" w:space="0" w:color="auto"/>
      </w:divBdr>
    </w:div>
    <w:div w:id="2042431665">
      <w:bodyDiv w:val="1"/>
      <w:marLeft w:val="0"/>
      <w:marRight w:val="0"/>
      <w:marTop w:val="0"/>
      <w:marBottom w:val="0"/>
      <w:divBdr>
        <w:top w:val="none" w:sz="0" w:space="0" w:color="auto"/>
        <w:left w:val="none" w:sz="0" w:space="0" w:color="auto"/>
        <w:bottom w:val="none" w:sz="0" w:space="0" w:color="auto"/>
        <w:right w:val="none" w:sz="0" w:space="0" w:color="auto"/>
      </w:divBdr>
    </w:div>
    <w:div w:id="2044398219">
      <w:bodyDiv w:val="1"/>
      <w:marLeft w:val="0"/>
      <w:marRight w:val="0"/>
      <w:marTop w:val="0"/>
      <w:marBottom w:val="0"/>
      <w:divBdr>
        <w:top w:val="none" w:sz="0" w:space="0" w:color="auto"/>
        <w:left w:val="none" w:sz="0" w:space="0" w:color="auto"/>
        <w:bottom w:val="none" w:sz="0" w:space="0" w:color="auto"/>
        <w:right w:val="none" w:sz="0" w:space="0" w:color="auto"/>
      </w:divBdr>
      <w:divsChild>
        <w:div w:id="1774666193">
          <w:marLeft w:val="0"/>
          <w:marRight w:val="0"/>
          <w:marTop w:val="0"/>
          <w:marBottom w:val="0"/>
          <w:divBdr>
            <w:top w:val="none" w:sz="0" w:space="0" w:color="auto"/>
            <w:left w:val="none" w:sz="0" w:space="0" w:color="auto"/>
            <w:bottom w:val="none" w:sz="0" w:space="0" w:color="auto"/>
            <w:right w:val="none" w:sz="0" w:space="0" w:color="auto"/>
          </w:divBdr>
          <w:divsChild>
            <w:div w:id="1242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7767">
      <w:bodyDiv w:val="1"/>
      <w:marLeft w:val="0"/>
      <w:marRight w:val="0"/>
      <w:marTop w:val="0"/>
      <w:marBottom w:val="0"/>
      <w:divBdr>
        <w:top w:val="none" w:sz="0" w:space="0" w:color="auto"/>
        <w:left w:val="none" w:sz="0" w:space="0" w:color="auto"/>
        <w:bottom w:val="none" w:sz="0" w:space="0" w:color="auto"/>
        <w:right w:val="none" w:sz="0" w:space="0" w:color="auto"/>
      </w:divBdr>
    </w:div>
    <w:div w:id="2062899080">
      <w:bodyDiv w:val="1"/>
      <w:marLeft w:val="0"/>
      <w:marRight w:val="0"/>
      <w:marTop w:val="0"/>
      <w:marBottom w:val="0"/>
      <w:divBdr>
        <w:top w:val="none" w:sz="0" w:space="0" w:color="auto"/>
        <w:left w:val="none" w:sz="0" w:space="0" w:color="auto"/>
        <w:bottom w:val="none" w:sz="0" w:space="0" w:color="auto"/>
        <w:right w:val="none" w:sz="0" w:space="0" w:color="auto"/>
      </w:divBdr>
    </w:div>
    <w:div w:id="2063014683">
      <w:bodyDiv w:val="1"/>
      <w:marLeft w:val="0"/>
      <w:marRight w:val="0"/>
      <w:marTop w:val="0"/>
      <w:marBottom w:val="0"/>
      <w:divBdr>
        <w:top w:val="none" w:sz="0" w:space="0" w:color="auto"/>
        <w:left w:val="none" w:sz="0" w:space="0" w:color="auto"/>
        <w:bottom w:val="none" w:sz="0" w:space="0" w:color="auto"/>
        <w:right w:val="none" w:sz="0" w:space="0" w:color="auto"/>
      </w:divBdr>
    </w:div>
    <w:div w:id="2066054231">
      <w:bodyDiv w:val="1"/>
      <w:marLeft w:val="0"/>
      <w:marRight w:val="0"/>
      <w:marTop w:val="0"/>
      <w:marBottom w:val="0"/>
      <w:divBdr>
        <w:top w:val="none" w:sz="0" w:space="0" w:color="auto"/>
        <w:left w:val="none" w:sz="0" w:space="0" w:color="auto"/>
        <w:bottom w:val="none" w:sz="0" w:space="0" w:color="auto"/>
        <w:right w:val="none" w:sz="0" w:space="0" w:color="auto"/>
      </w:divBdr>
    </w:div>
    <w:div w:id="2067222999">
      <w:bodyDiv w:val="1"/>
      <w:marLeft w:val="0"/>
      <w:marRight w:val="0"/>
      <w:marTop w:val="0"/>
      <w:marBottom w:val="0"/>
      <w:divBdr>
        <w:top w:val="none" w:sz="0" w:space="0" w:color="auto"/>
        <w:left w:val="none" w:sz="0" w:space="0" w:color="auto"/>
        <w:bottom w:val="none" w:sz="0" w:space="0" w:color="auto"/>
        <w:right w:val="none" w:sz="0" w:space="0" w:color="auto"/>
      </w:divBdr>
    </w:div>
    <w:div w:id="2070878575">
      <w:bodyDiv w:val="1"/>
      <w:marLeft w:val="0"/>
      <w:marRight w:val="0"/>
      <w:marTop w:val="0"/>
      <w:marBottom w:val="0"/>
      <w:divBdr>
        <w:top w:val="none" w:sz="0" w:space="0" w:color="auto"/>
        <w:left w:val="none" w:sz="0" w:space="0" w:color="auto"/>
        <w:bottom w:val="none" w:sz="0" w:space="0" w:color="auto"/>
        <w:right w:val="none" w:sz="0" w:space="0" w:color="auto"/>
      </w:divBdr>
    </w:div>
    <w:div w:id="2080639540">
      <w:bodyDiv w:val="1"/>
      <w:marLeft w:val="0"/>
      <w:marRight w:val="0"/>
      <w:marTop w:val="0"/>
      <w:marBottom w:val="0"/>
      <w:divBdr>
        <w:top w:val="none" w:sz="0" w:space="0" w:color="auto"/>
        <w:left w:val="none" w:sz="0" w:space="0" w:color="auto"/>
        <w:bottom w:val="none" w:sz="0" w:space="0" w:color="auto"/>
        <w:right w:val="none" w:sz="0" w:space="0" w:color="auto"/>
      </w:divBdr>
    </w:div>
    <w:div w:id="2080639799">
      <w:bodyDiv w:val="1"/>
      <w:marLeft w:val="0"/>
      <w:marRight w:val="0"/>
      <w:marTop w:val="0"/>
      <w:marBottom w:val="0"/>
      <w:divBdr>
        <w:top w:val="none" w:sz="0" w:space="0" w:color="auto"/>
        <w:left w:val="none" w:sz="0" w:space="0" w:color="auto"/>
        <w:bottom w:val="none" w:sz="0" w:space="0" w:color="auto"/>
        <w:right w:val="none" w:sz="0" w:space="0" w:color="auto"/>
      </w:divBdr>
    </w:div>
    <w:div w:id="2086416368">
      <w:bodyDiv w:val="1"/>
      <w:marLeft w:val="0"/>
      <w:marRight w:val="0"/>
      <w:marTop w:val="0"/>
      <w:marBottom w:val="0"/>
      <w:divBdr>
        <w:top w:val="none" w:sz="0" w:space="0" w:color="auto"/>
        <w:left w:val="none" w:sz="0" w:space="0" w:color="auto"/>
        <w:bottom w:val="none" w:sz="0" w:space="0" w:color="auto"/>
        <w:right w:val="none" w:sz="0" w:space="0" w:color="auto"/>
      </w:divBdr>
    </w:div>
    <w:div w:id="2087262314">
      <w:bodyDiv w:val="1"/>
      <w:marLeft w:val="0"/>
      <w:marRight w:val="0"/>
      <w:marTop w:val="0"/>
      <w:marBottom w:val="0"/>
      <w:divBdr>
        <w:top w:val="none" w:sz="0" w:space="0" w:color="auto"/>
        <w:left w:val="none" w:sz="0" w:space="0" w:color="auto"/>
        <w:bottom w:val="none" w:sz="0" w:space="0" w:color="auto"/>
        <w:right w:val="none" w:sz="0" w:space="0" w:color="auto"/>
      </w:divBdr>
    </w:div>
    <w:div w:id="2100173058">
      <w:bodyDiv w:val="1"/>
      <w:marLeft w:val="0"/>
      <w:marRight w:val="0"/>
      <w:marTop w:val="0"/>
      <w:marBottom w:val="0"/>
      <w:divBdr>
        <w:top w:val="none" w:sz="0" w:space="0" w:color="auto"/>
        <w:left w:val="none" w:sz="0" w:space="0" w:color="auto"/>
        <w:bottom w:val="none" w:sz="0" w:space="0" w:color="auto"/>
        <w:right w:val="none" w:sz="0" w:space="0" w:color="auto"/>
      </w:divBdr>
    </w:div>
    <w:div w:id="2101021801">
      <w:bodyDiv w:val="1"/>
      <w:marLeft w:val="0"/>
      <w:marRight w:val="0"/>
      <w:marTop w:val="0"/>
      <w:marBottom w:val="0"/>
      <w:divBdr>
        <w:top w:val="none" w:sz="0" w:space="0" w:color="auto"/>
        <w:left w:val="none" w:sz="0" w:space="0" w:color="auto"/>
        <w:bottom w:val="none" w:sz="0" w:space="0" w:color="auto"/>
        <w:right w:val="none" w:sz="0" w:space="0" w:color="auto"/>
      </w:divBdr>
    </w:div>
    <w:div w:id="2114742908">
      <w:bodyDiv w:val="1"/>
      <w:marLeft w:val="0"/>
      <w:marRight w:val="0"/>
      <w:marTop w:val="0"/>
      <w:marBottom w:val="0"/>
      <w:divBdr>
        <w:top w:val="none" w:sz="0" w:space="0" w:color="auto"/>
        <w:left w:val="none" w:sz="0" w:space="0" w:color="auto"/>
        <w:bottom w:val="none" w:sz="0" w:space="0" w:color="auto"/>
        <w:right w:val="none" w:sz="0" w:space="0" w:color="auto"/>
      </w:divBdr>
    </w:div>
    <w:div w:id="2143963649">
      <w:bodyDiv w:val="1"/>
      <w:marLeft w:val="0"/>
      <w:marRight w:val="0"/>
      <w:marTop w:val="0"/>
      <w:marBottom w:val="0"/>
      <w:divBdr>
        <w:top w:val="none" w:sz="0" w:space="0" w:color="auto"/>
        <w:left w:val="none" w:sz="0" w:space="0" w:color="auto"/>
        <w:bottom w:val="none" w:sz="0" w:space="0" w:color="auto"/>
        <w:right w:val="none" w:sz="0" w:space="0" w:color="auto"/>
      </w:divBdr>
      <w:divsChild>
        <w:div w:id="889800405">
          <w:marLeft w:val="0"/>
          <w:marRight w:val="0"/>
          <w:marTop w:val="0"/>
          <w:marBottom w:val="0"/>
          <w:divBdr>
            <w:top w:val="none" w:sz="0" w:space="0" w:color="auto"/>
            <w:left w:val="none" w:sz="0" w:space="0" w:color="auto"/>
            <w:bottom w:val="none" w:sz="0" w:space="0" w:color="auto"/>
            <w:right w:val="none" w:sz="0" w:space="0" w:color="auto"/>
          </w:divBdr>
          <w:divsChild>
            <w:div w:id="1955404563">
              <w:marLeft w:val="0"/>
              <w:marRight w:val="0"/>
              <w:marTop w:val="0"/>
              <w:marBottom w:val="0"/>
              <w:divBdr>
                <w:top w:val="none" w:sz="0" w:space="0" w:color="auto"/>
                <w:left w:val="none" w:sz="0" w:space="0" w:color="auto"/>
                <w:bottom w:val="none" w:sz="0" w:space="0" w:color="auto"/>
                <w:right w:val="none" w:sz="0" w:space="0" w:color="auto"/>
              </w:divBdr>
              <w:divsChild>
                <w:div w:id="1222444189">
                  <w:marLeft w:val="0"/>
                  <w:marRight w:val="0"/>
                  <w:marTop w:val="0"/>
                  <w:marBottom w:val="0"/>
                  <w:divBdr>
                    <w:top w:val="none" w:sz="0" w:space="0" w:color="auto"/>
                    <w:left w:val="none" w:sz="0" w:space="0" w:color="auto"/>
                    <w:bottom w:val="none" w:sz="0" w:space="0" w:color="auto"/>
                    <w:right w:val="none" w:sz="0" w:space="0" w:color="auto"/>
                  </w:divBdr>
                  <w:divsChild>
                    <w:div w:id="1672290128">
                      <w:marLeft w:val="0"/>
                      <w:marRight w:val="0"/>
                      <w:marTop w:val="0"/>
                      <w:marBottom w:val="0"/>
                      <w:divBdr>
                        <w:top w:val="none" w:sz="0" w:space="0" w:color="auto"/>
                        <w:left w:val="none" w:sz="0" w:space="0" w:color="auto"/>
                        <w:bottom w:val="none" w:sz="0" w:space="0" w:color="auto"/>
                        <w:right w:val="none" w:sz="0" w:space="0" w:color="auto"/>
                      </w:divBdr>
                      <w:divsChild>
                        <w:div w:id="964428089">
                          <w:marLeft w:val="0"/>
                          <w:marRight w:val="0"/>
                          <w:marTop w:val="0"/>
                          <w:marBottom w:val="0"/>
                          <w:divBdr>
                            <w:top w:val="none" w:sz="0" w:space="0" w:color="auto"/>
                            <w:left w:val="none" w:sz="0" w:space="0" w:color="auto"/>
                            <w:bottom w:val="none" w:sz="0" w:space="0" w:color="auto"/>
                            <w:right w:val="none" w:sz="0" w:space="0" w:color="auto"/>
                          </w:divBdr>
                          <w:divsChild>
                            <w:div w:id="1393892355">
                              <w:marLeft w:val="0"/>
                              <w:marRight w:val="0"/>
                              <w:marTop w:val="0"/>
                              <w:marBottom w:val="0"/>
                              <w:divBdr>
                                <w:top w:val="none" w:sz="0" w:space="0" w:color="auto"/>
                                <w:left w:val="none" w:sz="0" w:space="0" w:color="auto"/>
                                <w:bottom w:val="none" w:sz="0" w:space="0" w:color="auto"/>
                                <w:right w:val="none" w:sz="0" w:space="0" w:color="auto"/>
                              </w:divBdr>
                              <w:divsChild>
                                <w:div w:id="1897623869">
                                  <w:marLeft w:val="0"/>
                                  <w:marRight w:val="0"/>
                                  <w:marTop w:val="0"/>
                                  <w:marBottom w:val="0"/>
                                  <w:divBdr>
                                    <w:top w:val="none" w:sz="0" w:space="0" w:color="auto"/>
                                    <w:left w:val="none" w:sz="0" w:space="0" w:color="auto"/>
                                    <w:bottom w:val="none" w:sz="0" w:space="0" w:color="auto"/>
                                    <w:right w:val="none" w:sz="0" w:space="0" w:color="auto"/>
                                  </w:divBdr>
                                  <w:divsChild>
                                    <w:div w:id="89854269">
                                      <w:marLeft w:val="0"/>
                                      <w:marRight w:val="0"/>
                                      <w:marTop w:val="0"/>
                                      <w:marBottom w:val="0"/>
                                      <w:divBdr>
                                        <w:top w:val="none" w:sz="0" w:space="0" w:color="auto"/>
                                        <w:left w:val="none" w:sz="0" w:space="0" w:color="auto"/>
                                        <w:bottom w:val="none" w:sz="0" w:space="0" w:color="auto"/>
                                        <w:right w:val="none" w:sz="0" w:space="0" w:color="auto"/>
                                      </w:divBdr>
                                      <w:divsChild>
                                        <w:div w:id="1373460383">
                                          <w:marLeft w:val="0"/>
                                          <w:marRight w:val="0"/>
                                          <w:marTop w:val="0"/>
                                          <w:marBottom w:val="0"/>
                                          <w:divBdr>
                                            <w:top w:val="single" w:sz="2" w:space="0" w:color="CECFCA"/>
                                            <w:left w:val="single" w:sz="2" w:space="0" w:color="CECFCA"/>
                                            <w:bottom w:val="single" w:sz="6" w:space="0" w:color="CECFCA"/>
                                            <w:right w:val="single" w:sz="6" w:space="0" w:color="CECFCA"/>
                                          </w:divBdr>
                                          <w:divsChild>
                                            <w:div w:id="2020812775">
                                              <w:marLeft w:val="0"/>
                                              <w:marRight w:val="0"/>
                                              <w:marTop w:val="0"/>
                                              <w:marBottom w:val="0"/>
                                              <w:divBdr>
                                                <w:top w:val="single" w:sz="6" w:space="0" w:color="D4D4D4"/>
                                                <w:left w:val="none" w:sz="0" w:space="0" w:color="auto"/>
                                                <w:bottom w:val="none" w:sz="0" w:space="0" w:color="auto"/>
                                                <w:right w:val="none" w:sz="0" w:space="0" w:color="auto"/>
                                              </w:divBdr>
                                              <w:divsChild>
                                                <w:div w:id="926813234">
                                                  <w:blockQuote w:val="1"/>
                                                  <w:marLeft w:val="96"/>
                                                  <w:marRight w:val="0"/>
                                                  <w:marTop w:val="0"/>
                                                  <w:marBottom w:val="0"/>
                                                  <w:divBdr>
                                                    <w:top w:val="none" w:sz="0" w:space="0" w:color="auto"/>
                                                    <w:left w:val="single" w:sz="6" w:space="6" w:color="CCCCCC"/>
                                                    <w:bottom w:val="none" w:sz="0" w:space="0" w:color="auto"/>
                                                    <w:right w:val="none" w:sz="0" w:space="0" w:color="auto"/>
                                                  </w:divBdr>
                                                </w:div>
                                                <w:div w:id="13009604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65578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7699713">
                                                          <w:marLeft w:val="0"/>
                                                          <w:marRight w:val="0"/>
                                                          <w:marTop w:val="0"/>
                                                          <w:marBottom w:val="0"/>
                                                          <w:divBdr>
                                                            <w:top w:val="none" w:sz="0" w:space="0" w:color="auto"/>
                                                            <w:left w:val="none" w:sz="0" w:space="0" w:color="auto"/>
                                                            <w:bottom w:val="none" w:sz="0" w:space="0" w:color="auto"/>
                                                            <w:right w:val="none" w:sz="0" w:space="0" w:color="auto"/>
                                                          </w:divBdr>
                                                          <w:divsChild>
                                                            <w:div w:id="1819496542">
                                                              <w:marLeft w:val="0"/>
                                                              <w:marRight w:val="0"/>
                                                              <w:marTop w:val="0"/>
                                                              <w:marBottom w:val="0"/>
                                                              <w:divBdr>
                                                                <w:top w:val="none" w:sz="0" w:space="0" w:color="auto"/>
                                                                <w:left w:val="none" w:sz="0" w:space="0" w:color="auto"/>
                                                                <w:bottom w:val="none" w:sz="0" w:space="0" w:color="auto"/>
                                                                <w:right w:val="none" w:sz="0" w:space="0" w:color="auto"/>
                                                              </w:divBdr>
                                                              <w:divsChild>
                                                                <w:div w:id="222721216">
                                                                  <w:marLeft w:val="0"/>
                                                                  <w:marRight w:val="0"/>
                                                                  <w:marTop w:val="0"/>
                                                                  <w:marBottom w:val="0"/>
                                                                  <w:divBdr>
                                                                    <w:top w:val="none" w:sz="0" w:space="0" w:color="auto"/>
                                                                    <w:left w:val="none" w:sz="0" w:space="0" w:color="auto"/>
                                                                    <w:bottom w:val="none" w:sz="0" w:space="0" w:color="auto"/>
                                                                    <w:right w:val="none" w:sz="0" w:space="0" w:color="auto"/>
                                                                  </w:divBdr>
                                                                </w:div>
                                                                <w:div w:id="587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764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034679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22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047876">
      <w:bodyDiv w:val="1"/>
      <w:marLeft w:val="0"/>
      <w:marRight w:val="0"/>
      <w:marTop w:val="0"/>
      <w:marBottom w:val="0"/>
      <w:divBdr>
        <w:top w:val="none" w:sz="0" w:space="0" w:color="auto"/>
        <w:left w:val="none" w:sz="0" w:space="0" w:color="auto"/>
        <w:bottom w:val="none" w:sz="0" w:space="0" w:color="auto"/>
        <w:right w:val="none" w:sz="0" w:space="0" w:color="auto"/>
      </w:divBdr>
    </w:div>
    <w:div w:id="21460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image" Target="media/image2.emf"/><Relationship Id="rId42" Type="http://schemas.openxmlformats.org/officeDocument/2006/relationships/package" Target="embeddings/_________Microsoft_Visio1.vsdx"/><Relationship Id="rId47" Type="http://schemas.openxmlformats.org/officeDocument/2006/relationships/image" Target="media/image10.png"/><Relationship Id="rId63" Type="http://schemas.openxmlformats.org/officeDocument/2006/relationships/oleObject" Target="embeddings/_________Microsoft_Visio_2003_20107.vsd"/><Relationship Id="rId68" Type="http://schemas.openxmlformats.org/officeDocument/2006/relationships/header" Target="header9.xml"/><Relationship Id="rId84" Type="http://schemas.openxmlformats.org/officeDocument/2006/relationships/image" Target="media/image29.emf"/><Relationship Id="rId89" Type="http://schemas.openxmlformats.org/officeDocument/2006/relationships/package" Target="embeddings/_________Microsoft_Visio9.vsdx"/><Relationship Id="rId16" Type="http://schemas.openxmlformats.org/officeDocument/2006/relationships/header" Target="header1.xml"/><Relationship Id="rId107" Type="http://schemas.microsoft.com/office/2011/relationships/people" Target="people.xml"/><Relationship Id="rId11" Type="http://schemas.microsoft.com/office/2018/08/relationships/commentsExtensible" Target="commentsExtensible.xml"/><Relationship Id="rId32" Type="http://schemas.openxmlformats.org/officeDocument/2006/relationships/oleObject" Target="embeddings/_________Microsoft_Visio_2003_20103.vsd"/><Relationship Id="rId37" Type="http://schemas.openxmlformats.org/officeDocument/2006/relationships/image" Target="media/image6.emf"/><Relationship Id="rId53" Type="http://schemas.openxmlformats.org/officeDocument/2006/relationships/image" Target="media/image15.emf"/><Relationship Id="rId58" Type="http://schemas.openxmlformats.org/officeDocument/2006/relationships/oleObject" Target="embeddings/_________Microsoft_Visio_2003_20106.vsd"/><Relationship Id="rId74" Type="http://schemas.openxmlformats.org/officeDocument/2006/relationships/image" Target="media/image24.emf"/><Relationship Id="rId79" Type="http://schemas.openxmlformats.org/officeDocument/2006/relationships/oleObject" Target="embeddings/_________Microsoft_Visio_2003_201013.vsd"/><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6.png"/><Relationship Id="rId22" Type="http://schemas.openxmlformats.org/officeDocument/2006/relationships/oleObject" Target="embeddings/_________Microsoft_Visio_2003_2010.vsd"/><Relationship Id="rId27" Type="http://schemas.openxmlformats.org/officeDocument/2006/relationships/header" Target="header5.xml"/><Relationship Id="rId43" Type="http://schemas.openxmlformats.org/officeDocument/2006/relationships/image" Target="media/image8.emf"/><Relationship Id="rId48" Type="http://schemas.openxmlformats.org/officeDocument/2006/relationships/image" Target="media/image11.svg"/><Relationship Id="rId64" Type="http://schemas.openxmlformats.org/officeDocument/2006/relationships/image" Target="media/image21.emf"/><Relationship Id="rId69" Type="http://schemas.openxmlformats.org/officeDocument/2006/relationships/footer" Target="footer8.xml"/><Relationship Id="rId80" Type="http://schemas.openxmlformats.org/officeDocument/2006/relationships/image" Target="media/image27.emf"/><Relationship Id="rId85" Type="http://schemas.openxmlformats.org/officeDocument/2006/relationships/package" Target="embeddings/_________Microsoft_Visio8.vsdx"/><Relationship Id="rId12" Type="http://schemas.openxmlformats.org/officeDocument/2006/relationships/hyperlink" Target="https://www.omg.org/spec/UML/2.5/PDF" TargetMode="External"/><Relationship Id="rId17" Type="http://schemas.openxmlformats.org/officeDocument/2006/relationships/footer" Target="footer1.xml"/><Relationship Id="rId33" Type="http://schemas.openxmlformats.org/officeDocument/2006/relationships/header" Target="header6.xml"/><Relationship Id="rId38" Type="http://schemas.openxmlformats.org/officeDocument/2006/relationships/oleObject" Target="embeddings/_________Microsoft_Visio_2003_20104.vsd"/><Relationship Id="rId59" Type="http://schemas.openxmlformats.org/officeDocument/2006/relationships/image" Target="media/image18.emf"/><Relationship Id="rId103" Type="http://schemas.openxmlformats.org/officeDocument/2006/relationships/footer" Target="footer11.xml"/><Relationship Id="rId108"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image" Target="media/image7.emf"/><Relationship Id="rId54" Type="http://schemas.openxmlformats.org/officeDocument/2006/relationships/oleObject" Target="embeddings/_________Microsoft_Visio_2003_20105.vsd"/><Relationship Id="rId62" Type="http://schemas.openxmlformats.org/officeDocument/2006/relationships/image" Target="media/image20.emf"/><Relationship Id="rId70" Type="http://schemas.openxmlformats.org/officeDocument/2006/relationships/image" Target="media/image23.emf"/><Relationship Id="rId75" Type="http://schemas.openxmlformats.org/officeDocument/2006/relationships/oleObject" Target="embeddings/_________Microsoft_Visio_2003_201011.vsd"/><Relationship Id="rId83" Type="http://schemas.openxmlformats.org/officeDocument/2006/relationships/package" Target="embeddings/_________Microsoft_Visio7.vsdx"/><Relationship Id="rId88" Type="http://schemas.openxmlformats.org/officeDocument/2006/relationships/image" Target="media/image32.emf"/><Relationship Id="rId91" Type="http://schemas.openxmlformats.org/officeDocument/2006/relationships/image" Target="media/image34.emf"/><Relationship Id="rId96"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Microsoft_Visio.vsdx"/><Relationship Id="rId23" Type="http://schemas.openxmlformats.org/officeDocument/2006/relationships/image" Target="media/image3.emf"/><Relationship Id="rId28" Type="http://schemas.openxmlformats.org/officeDocument/2006/relationships/footer" Target="footer4.xml"/><Relationship Id="rId36" Type="http://schemas.openxmlformats.org/officeDocument/2006/relationships/footer" Target="footer6.xml"/><Relationship Id="rId49" Type="http://schemas.openxmlformats.org/officeDocument/2006/relationships/image" Target="media/image12.png"/><Relationship Id="rId57" Type="http://schemas.openxmlformats.org/officeDocument/2006/relationships/image" Target="media/image17.emf"/><Relationship Id="rId106"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5.emf"/><Relationship Id="rId44" Type="http://schemas.openxmlformats.org/officeDocument/2006/relationships/package" Target="embeddings/_________Microsoft_Visio2.vsdx"/><Relationship Id="rId52" Type="http://schemas.openxmlformats.org/officeDocument/2006/relationships/image" Target="media/image14.jpeg"/><Relationship Id="rId60" Type="http://schemas.openxmlformats.org/officeDocument/2006/relationships/package" Target="embeddings/_________Microsoft_Visio6.vsdx"/><Relationship Id="rId65" Type="http://schemas.openxmlformats.org/officeDocument/2006/relationships/oleObject" Target="embeddings/_________Microsoft_Visio_2003_20108.vsd"/><Relationship Id="rId73" Type="http://schemas.openxmlformats.org/officeDocument/2006/relationships/footer" Target="footer9.xml"/><Relationship Id="rId78" Type="http://schemas.openxmlformats.org/officeDocument/2006/relationships/image" Target="media/image26.emf"/><Relationship Id="rId81" Type="http://schemas.openxmlformats.org/officeDocument/2006/relationships/oleObject" Target="embeddings/_________Microsoft_Visio_2003_201014.vsd"/><Relationship Id="rId86" Type="http://schemas.openxmlformats.org/officeDocument/2006/relationships/image" Target="media/image30.jpeg"/><Relationship Id="rId94" Type="http://schemas.openxmlformats.org/officeDocument/2006/relationships/package" Target="embeddings/_________Microsoft_Visio10.vsdx"/><Relationship Id="rId99" Type="http://schemas.openxmlformats.org/officeDocument/2006/relationships/footer" Target="footer10.xml"/><Relationship Id="rId101" Type="http://schemas.openxmlformats.org/officeDocument/2006/relationships/oleObject" Target="embeddings/_________Microsoft_Visio_2003_201016.vsd"/><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www.yumpu.com/en/document/read/42183577/ds70580b-microchip-taiwan" TargetMode="External"/><Relationship Id="rId18" Type="http://schemas.openxmlformats.org/officeDocument/2006/relationships/header" Target="header2.xml"/><Relationship Id="rId39" Type="http://schemas.openxmlformats.org/officeDocument/2006/relationships/header" Target="header8.xml"/><Relationship Id="rId34" Type="http://schemas.openxmlformats.org/officeDocument/2006/relationships/footer" Target="footer5.xml"/><Relationship Id="rId50" Type="http://schemas.openxmlformats.org/officeDocument/2006/relationships/image" Target="media/image13.emf"/><Relationship Id="rId55" Type="http://schemas.openxmlformats.org/officeDocument/2006/relationships/image" Target="media/image16.emf"/><Relationship Id="rId76" Type="http://schemas.openxmlformats.org/officeDocument/2006/relationships/image" Target="media/image25.emf"/><Relationship Id="rId97" Type="http://schemas.openxmlformats.org/officeDocument/2006/relationships/image" Target="media/image38.jpeg"/><Relationship Id="rId10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oleObject" Target="embeddings/_________Microsoft_Visio_2003_201010.vsd"/><Relationship Id="rId92" Type="http://schemas.openxmlformats.org/officeDocument/2006/relationships/oleObject" Target="embeddings/_________Microsoft_Visio_2003_201015.vsd"/><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oleObject" Target="embeddings/_________Microsoft_Visio_2003_20101.vsd"/><Relationship Id="rId40" Type="http://schemas.openxmlformats.org/officeDocument/2006/relationships/footer" Target="footer7.xml"/><Relationship Id="rId45" Type="http://schemas.openxmlformats.org/officeDocument/2006/relationships/image" Target="media/image9.emf"/><Relationship Id="rId66" Type="http://schemas.openxmlformats.org/officeDocument/2006/relationships/image" Target="media/image22.emf"/><Relationship Id="rId87" Type="http://schemas.openxmlformats.org/officeDocument/2006/relationships/image" Target="media/image31.png"/><Relationship Id="rId61" Type="http://schemas.openxmlformats.org/officeDocument/2006/relationships/image" Target="media/image19.jpeg"/><Relationship Id="rId82" Type="http://schemas.openxmlformats.org/officeDocument/2006/relationships/image" Target="media/image28.emf"/><Relationship Id="rId19" Type="http://schemas.openxmlformats.org/officeDocument/2006/relationships/header" Target="header3.xml"/><Relationship Id="rId14" Type="http://schemas.openxmlformats.org/officeDocument/2006/relationships/image" Target="media/image1.emf"/><Relationship Id="rId30" Type="http://schemas.openxmlformats.org/officeDocument/2006/relationships/oleObject" Target="embeddings/_________Microsoft_Visio_2003_20102.vsd"/><Relationship Id="rId35" Type="http://schemas.openxmlformats.org/officeDocument/2006/relationships/header" Target="header7.xml"/><Relationship Id="rId56" Type="http://schemas.openxmlformats.org/officeDocument/2006/relationships/package" Target="embeddings/_________Microsoft_Visio5.vsdx"/><Relationship Id="rId77" Type="http://schemas.openxmlformats.org/officeDocument/2006/relationships/oleObject" Target="embeddings/_________Microsoft_Visio_2003_201012.vsd"/><Relationship Id="rId100" Type="http://schemas.openxmlformats.org/officeDocument/2006/relationships/image" Target="media/image39.emf"/><Relationship Id="rId105" Type="http://schemas.openxmlformats.org/officeDocument/2006/relationships/footer" Target="footer12.xml"/><Relationship Id="rId8" Type="http://schemas.openxmlformats.org/officeDocument/2006/relationships/comments" Target="comments.xml"/><Relationship Id="rId51" Type="http://schemas.openxmlformats.org/officeDocument/2006/relationships/package" Target="embeddings/_________Microsoft_Visio4.vsdx"/><Relationship Id="rId72" Type="http://schemas.openxmlformats.org/officeDocument/2006/relationships/header" Target="header10.xml"/><Relationship Id="rId93" Type="http://schemas.openxmlformats.org/officeDocument/2006/relationships/image" Target="media/image35.emf"/><Relationship Id="rId98" Type="http://schemas.openxmlformats.org/officeDocument/2006/relationships/header" Target="header11.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package" Target="embeddings/_________Microsoft_Visio3.vsdx"/><Relationship Id="rId67" Type="http://schemas.openxmlformats.org/officeDocument/2006/relationships/oleObject" Target="embeddings/_________Microsoft_Visio_2003_20109.vsd"/></Relationships>
</file>

<file path=word/_rels/header2.xml.rels><?xml version="1.0" encoding="UTF-8" standalone="yes"?>
<Relationships xmlns="http://schemas.openxmlformats.org/package/2006/relationships"><Relationship Id="rId1" Type="http://schemas.openxmlformats.org/officeDocument/2006/relationships/hyperlink" Target="http://stalenergo.r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1053;&#1045;_&#1058;&#1056;&#1054;&#1043;&#1040;&#1058;&#1068;\&#1057;&#1045;&#1056;&#1058;&#1048;&#1060;&#1048;&#1050;&#1040;&#1062;&#1048;&#1071;\&#1064;&#1072;&#1073;&#1083;&#1086;&#1085;&#1099;%20&#1076;&#1086;&#1082;&#1091;&#1084;&#1077;&#1085;&#1090;&#1086;&#1074;\MS%20Word%202003\&#1076;&#1083;&#1103;%20&#1076;&#1086;&#1082;%20&#1085;&#1072;%20&#1080;&#1079;&#1076;&#1077;&#1083;&#1080;&#1077;%20&#1045;&#1057;&#1050;&#1044;\&#1058;&#1077;&#1082;&#1089;&#1090;&#1086;&#1074;&#1099;&#1077;%20&#1076;&#1086;&#1082;%20&#1085;&#1072;%20&#1040;&#1057;&#1059;\&#1053;&#1055;&#1054;\A4&#1082;&#1085;&#1080;&#1078;&#1085;_&#1053;&#1042;&#1054;_&#1091;&#1082;&#1088;_&#1045;&#1057;&#1050;&#1044;(&#1076;&#1083;&#1103;%20&#1076;&#1086;&#1082;%20&#1085;&#1072;%20&#1080;&#1079;&#1076;&#1077;&#1083;&#1080;&#1077;)_&#1058;&#1077;&#1082;&#1089;&#1090;&#1044;&#1086;&#1082;_&#1056;&#1072;&#1084;&#1082;&#1080;.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0626F-53F3-460E-AC1C-B56DF7BD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A4книжн_НВО_укр_ЕСКД(для док на изделие)_ТекстДок_Рамки</Template>
  <TotalTime>3</TotalTime>
  <Pages>209</Pages>
  <Words>37458</Words>
  <Characters>213512</Characters>
  <Application>Microsoft Office Word</Application>
  <DocSecurity>0</DocSecurity>
  <Lines>1779</Lines>
  <Paragraphs>500</Paragraphs>
  <ScaleCrop>false</ScaleCrop>
  <HeadingPairs>
    <vt:vector size="2" baseType="variant">
      <vt:variant>
        <vt:lpstr>Название</vt:lpstr>
      </vt:variant>
      <vt:variant>
        <vt:i4>1</vt:i4>
      </vt:variant>
    </vt:vector>
  </HeadingPairs>
  <TitlesOfParts>
    <vt:vector size="1" baseType="lpstr">
      <vt:lpstr>OKPS-E-K_SDS</vt:lpstr>
    </vt:vector>
  </TitlesOfParts>
  <Company>Microsoft</Company>
  <LinksUpToDate>false</LinksUpToDate>
  <CharactersWithSpaces>250470</CharactersWithSpaces>
  <SharedDoc>false</SharedDoc>
  <HLinks>
    <vt:vector size="246" baseType="variant">
      <vt:variant>
        <vt:i4>2686981</vt:i4>
      </vt:variant>
      <vt:variant>
        <vt:i4>236</vt:i4>
      </vt:variant>
      <vt:variant>
        <vt:i4>0</vt:i4>
      </vt:variant>
      <vt:variant>
        <vt:i4>5</vt:i4>
      </vt:variant>
      <vt:variant>
        <vt:lpwstr/>
      </vt:variant>
      <vt:variant>
        <vt:lpwstr>_Toc1558133</vt:lpwstr>
      </vt:variant>
      <vt:variant>
        <vt:i4>2686981</vt:i4>
      </vt:variant>
      <vt:variant>
        <vt:i4>230</vt:i4>
      </vt:variant>
      <vt:variant>
        <vt:i4>0</vt:i4>
      </vt:variant>
      <vt:variant>
        <vt:i4>5</vt:i4>
      </vt:variant>
      <vt:variant>
        <vt:lpwstr/>
      </vt:variant>
      <vt:variant>
        <vt:lpwstr>_Toc1558132</vt:lpwstr>
      </vt:variant>
      <vt:variant>
        <vt:i4>2686981</vt:i4>
      </vt:variant>
      <vt:variant>
        <vt:i4>224</vt:i4>
      </vt:variant>
      <vt:variant>
        <vt:i4>0</vt:i4>
      </vt:variant>
      <vt:variant>
        <vt:i4>5</vt:i4>
      </vt:variant>
      <vt:variant>
        <vt:lpwstr/>
      </vt:variant>
      <vt:variant>
        <vt:lpwstr>_Toc1558131</vt:lpwstr>
      </vt:variant>
      <vt:variant>
        <vt:i4>2686981</vt:i4>
      </vt:variant>
      <vt:variant>
        <vt:i4>218</vt:i4>
      </vt:variant>
      <vt:variant>
        <vt:i4>0</vt:i4>
      </vt:variant>
      <vt:variant>
        <vt:i4>5</vt:i4>
      </vt:variant>
      <vt:variant>
        <vt:lpwstr/>
      </vt:variant>
      <vt:variant>
        <vt:lpwstr>_Toc1558130</vt:lpwstr>
      </vt:variant>
      <vt:variant>
        <vt:i4>2621445</vt:i4>
      </vt:variant>
      <vt:variant>
        <vt:i4>212</vt:i4>
      </vt:variant>
      <vt:variant>
        <vt:i4>0</vt:i4>
      </vt:variant>
      <vt:variant>
        <vt:i4>5</vt:i4>
      </vt:variant>
      <vt:variant>
        <vt:lpwstr/>
      </vt:variant>
      <vt:variant>
        <vt:lpwstr>_Toc1558129</vt:lpwstr>
      </vt:variant>
      <vt:variant>
        <vt:i4>2621445</vt:i4>
      </vt:variant>
      <vt:variant>
        <vt:i4>206</vt:i4>
      </vt:variant>
      <vt:variant>
        <vt:i4>0</vt:i4>
      </vt:variant>
      <vt:variant>
        <vt:i4>5</vt:i4>
      </vt:variant>
      <vt:variant>
        <vt:lpwstr/>
      </vt:variant>
      <vt:variant>
        <vt:lpwstr>_Toc1558128</vt:lpwstr>
      </vt:variant>
      <vt:variant>
        <vt:i4>2621445</vt:i4>
      </vt:variant>
      <vt:variant>
        <vt:i4>200</vt:i4>
      </vt:variant>
      <vt:variant>
        <vt:i4>0</vt:i4>
      </vt:variant>
      <vt:variant>
        <vt:i4>5</vt:i4>
      </vt:variant>
      <vt:variant>
        <vt:lpwstr/>
      </vt:variant>
      <vt:variant>
        <vt:lpwstr>_Toc1558127</vt:lpwstr>
      </vt:variant>
      <vt:variant>
        <vt:i4>2621445</vt:i4>
      </vt:variant>
      <vt:variant>
        <vt:i4>194</vt:i4>
      </vt:variant>
      <vt:variant>
        <vt:i4>0</vt:i4>
      </vt:variant>
      <vt:variant>
        <vt:i4>5</vt:i4>
      </vt:variant>
      <vt:variant>
        <vt:lpwstr/>
      </vt:variant>
      <vt:variant>
        <vt:lpwstr>_Toc1558126</vt:lpwstr>
      </vt:variant>
      <vt:variant>
        <vt:i4>2621445</vt:i4>
      </vt:variant>
      <vt:variant>
        <vt:i4>188</vt:i4>
      </vt:variant>
      <vt:variant>
        <vt:i4>0</vt:i4>
      </vt:variant>
      <vt:variant>
        <vt:i4>5</vt:i4>
      </vt:variant>
      <vt:variant>
        <vt:lpwstr/>
      </vt:variant>
      <vt:variant>
        <vt:lpwstr>_Toc1558125</vt:lpwstr>
      </vt:variant>
      <vt:variant>
        <vt:i4>2621445</vt:i4>
      </vt:variant>
      <vt:variant>
        <vt:i4>182</vt:i4>
      </vt:variant>
      <vt:variant>
        <vt:i4>0</vt:i4>
      </vt:variant>
      <vt:variant>
        <vt:i4>5</vt:i4>
      </vt:variant>
      <vt:variant>
        <vt:lpwstr/>
      </vt:variant>
      <vt:variant>
        <vt:lpwstr>_Toc1558124</vt:lpwstr>
      </vt:variant>
      <vt:variant>
        <vt:i4>2621445</vt:i4>
      </vt:variant>
      <vt:variant>
        <vt:i4>176</vt:i4>
      </vt:variant>
      <vt:variant>
        <vt:i4>0</vt:i4>
      </vt:variant>
      <vt:variant>
        <vt:i4>5</vt:i4>
      </vt:variant>
      <vt:variant>
        <vt:lpwstr/>
      </vt:variant>
      <vt:variant>
        <vt:lpwstr>_Toc1558123</vt:lpwstr>
      </vt:variant>
      <vt:variant>
        <vt:i4>2621445</vt:i4>
      </vt:variant>
      <vt:variant>
        <vt:i4>170</vt:i4>
      </vt:variant>
      <vt:variant>
        <vt:i4>0</vt:i4>
      </vt:variant>
      <vt:variant>
        <vt:i4>5</vt:i4>
      </vt:variant>
      <vt:variant>
        <vt:lpwstr/>
      </vt:variant>
      <vt:variant>
        <vt:lpwstr>_Toc1558122</vt:lpwstr>
      </vt:variant>
      <vt:variant>
        <vt:i4>2621445</vt:i4>
      </vt:variant>
      <vt:variant>
        <vt:i4>164</vt:i4>
      </vt:variant>
      <vt:variant>
        <vt:i4>0</vt:i4>
      </vt:variant>
      <vt:variant>
        <vt:i4>5</vt:i4>
      </vt:variant>
      <vt:variant>
        <vt:lpwstr/>
      </vt:variant>
      <vt:variant>
        <vt:lpwstr>_Toc1558121</vt:lpwstr>
      </vt:variant>
      <vt:variant>
        <vt:i4>2621445</vt:i4>
      </vt:variant>
      <vt:variant>
        <vt:i4>158</vt:i4>
      </vt:variant>
      <vt:variant>
        <vt:i4>0</vt:i4>
      </vt:variant>
      <vt:variant>
        <vt:i4>5</vt:i4>
      </vt:variant>
      <vt:variant>
        <vt:lpwstr/>
      </vt:variant>
      <vt:variant>
        <vt:lpwstr>_Toc1558120</vt:lpwstr>
      </vt:variant>
      <vt:variant>
        <vt:i4>2818053</vt:i4>
      </vt:variant>
      <vt:variant>
        <vt:i4>152</vt:i4>
      </vt:variant>
      <vt:variant>
        <vt:i4>0</vt:i4>
      </vt:variant>
      <vt:variant>
        <vt:i4>5</vt:i4>
      </vt:variant>
      <vt:variant>
        <vt:lpwstr/>
      </vt:variant>
      <vt:variant>
        <vt:lpwstr>_Toc1558119</vt:lpwstr>
      </vt:variant>
      <vt:variant>
        <vt:i4>2818053</vt:i4>
      </vt:variant>
      <vt:variant>
        <vt:i4>146</vt:i4>
      </vt:variant>
      <vt:variant>
        <vt:i4>0</vt:i4>
      </vt:variant>
      <vt:variant>
        <vt:i4>5</vt:i4>
      </vt:variant>
      <vt:variant>
        <vt:lpwstr/>
      </vt:variant>
      <vt:variant>
        <vt:lpwstr>_Toc1558118</vt:lpwstr>
      </vt:variant>
      <vt:variant>
        <vt:i4>2818053</vt:i4>
      </vt:variant>
      <vt:variant>
        <vt:i4>140</vt:i4>
      </vt:variant>
      <vt:variant>
        <vt:i4>0</vt:i4>
      </vt:variant>
      <vt:variant>
        <vt:i4>5</vt:i4>
      </vt:variant>
      <vt:variant>
        <vt:lpwstr/>
      </vt:variant>
      <vt:variant>
        <vt:lpwstr>_Toc1558117</vt:lpwstr>
      </vt:variant>
      <vt:variant>
        <vt:i4>2818053</vt:i4>
      </vt:variant>
      <vt:variant>
        <vt:i4>134</vt:i4>
      </vt:variant>
      <vt:variant>
        <vt:i4>0</vt:i4>
      </vt:variant>
      <vt:variant>
        <vt:i4>5</vt:i4>
      </vt:variant>
      <vt:variant>
        <vt:lpwstr/>
      </vt:variant>
      <vt:variant>
        <vt:lpwstr>_Toc1558116</vt:lpwstr>
      </vt:variant>
      <vt:variant>
        <vt:i4>2818053</vt:i4>
      </vt:variant>
      <vt:variant>
        <vt:i4>128</vt:i4>
      </vt:variant>
      <vt:variant>
        <vt:i4>0</vt:i4>
      </vt:variant>
      <vt:variant>
        <vt:i4>5</vt:i4>
      </vt:variant>
      <vt:variant>
        <vt:lpwstr/>
      </vt:variant>
      <vt:variant>
        <vt:lpwstr>_Toc1558115</vt:lpwstr>
      </vt:variant>
      <vt:variant>
        <vt:i4>2818053</vt:i4>
      </vt:variant>
      <vt:variant>
        <vt:i4>122</vt:i4>
      </vt:variant>
      <vt:variant>
        <vt:i4>0</vt:i4>
      </vt:variant>
      <vt:variant>
        <vt:i4>5</vt:i4>
      </vt:variant>
      <vt:variant>
        <vt:lpwstr/>
      </vt:variant>
      <vt:variant>
        <vt:lpwstr>_Toc1558114</vt:lpwstr>
      </vt:variant>
      <vt:variant>
        <vt:i4>2818053</vt:i4>
      </vt:variant>
      <vt:variant>
        <vt:i4>116</vt:i4>
      </vt:variant>
      <vt:variant>
        <vt:i4>0</vt:i4>
      </vt:variant>
      <vt:variant>
        <vt:i4>5</vt:i4>
      </vt:variant>
      <vt:variant>
        <vt:lpwstr/>
      </vt:variant>
      <vt:variant>
        <vt:lpwstr>_Toc1558113</vt:lpwstr>
      </vt:variant>
      <vt:variant>
        <vt:i4>2818053</vt:i4>
      </vt:variant>
      <vt:variant>
        <vt:i4>110</vt:i4>
      </vt:variant>
      <vt:variant>
        <vt:i4>0</vt:i4>
      </vt:variant>
      <vt:variant>
        <vt:i4>5</vt:i4>
      </vt:variant>
      <vt:variant>
        <vt:lpwstr/>
      </vt:variant>
      <vt:variant>
        <vt:lpwstr>_Toc1558112</vt:lpwstr>
      </vt:variant>
      <vt:variant>
        <vt:i4>2818053</vt:i4>
      </vt:variant>
      <vt:variant>
        <vt:i4>104</vt:i4>
      </vt:variant>
      <vt:variant>
        <vt:i4>0</vt:i4>
      </vt:variant>
      <vt:variant>
        <vt:i4>5</vt:i4>
      </vt:variant>
      <vt:variant>
        <vt:lpwstr/>
      </vt:variant>
      <vt:variant>
        <vt:lpwstr>_Toc1558111</vt:lpwstr>
      </vt:variant>
      <vt:variant>
        <vt:i4>2818053</vt:i4>
      </vt:variant>
      <vt:variant>
        <vt:i4>98</vt:i4>
      </vt:variant>
      <vt:variant>
        <vt:i4>0</vt:i4>
      </vt:variant>
      <vt:variant>
        <vt:i4>5</vt:i4>
      </vt:variant>
      <vt:variant>
        <vt:lpwstr/>
      </vt:variant>
      <vt:variant>
        <vt:lpwstr>_Toc1558110</vt:lpwstr>
      </vt:variant>
      <vt:variant>
        <vt:i4>2752517</vt:i4>
      </vt:variant>
      <vt:variant>
        <vt:i4>92</vt:i4>
      </vt:variant>
      <vt:variant>
        <vt:i4>0</vt:i4>
      </vt:variant>
      <vt:variant>
        <vt:i4>5</vt:i4>
      </vt:variant>
      <vt:variant>
        <vt:lpwstr/>
      </vt:variant>
      <vt:variant>
        <vt:lpwstr>_Toc1558109</vt:lpwstr>
      </vt:variant>
      <vt:variant>
        <vt:i4>2752517</vt:i4>
      </vt:variant>
      <vt:variant>
        <vt:i4>86</vt:i4>
      </vt:variant>
      <vt:variant>
        <vt:i4>0</vt:i4>
      </vt:variant>
      <vt:variant>
        <vt:i4>5</vt:i4>
      </vt:variant>
      <vt:variant>
        <vt:lpwstr/>
      </vt:variant>
      <vt:variant>
        <vt:lpwstr>_Toc1558108</vt:lpwstr>
      </vt:variant>
      <vt:variant>
        <vt:i4>2752517</vt:i4>
      </vt:variant>
      <vt:variant>
        <vt:i4>80</vt:i4>
      </vt:variant>
      <vt:variant>
        <vt:i4>0</vt:i4>
      </vt:variant>
      <vt:variant>
        <vt:i4>5</vt:i4>
      </vt:variant>
      <vt:variant>
        <vt:lpwstr/>
      </vt:variant>
      <vt:variant>
        <vt:lpwstr>_Toc1558107</vt:lpwstr>
      </vt:variant>
      <vt:variant>
        <vt:i4>2752517</vt:i4>
      </vt:variant>
      <vt:variant>
        <vt:i4>74</vt:i4>
      </vt:variant>
      <vt:variant>
        <vt:i4>0</vt:i4>
      </vt:variant>
      <vt:variant>
        <vt:i4>5</vt:i4>
      </vt:variant>
      <vt:variant>
        <vt:lpwstr/>
      </vt:variant>
      <vt:variant>
        <vt:lpwstr>_Toc1558106</vt:lpwstr>
      </vt:variant>
      <vt:variant>
        <vt:i4>2752517</vt:i4>
      </vt:variant>
      <vt:variant>
        <vt:i4>68</vt:i4>
      </vt:variant>
      <vt:variant>
        <vt:i4>0</vt:i4>
      </vt:variant>
      <vt:variant>
        <vt:i4>5</vt:i4>
      </vt:variant>
      <vt:variant>
        <vt:lpwstr/>
      </vt:variant>
      <vt:variant>
        <vt:lpwstr>_Toc1558105</vt:lpwstr>
      </vt:variant>
      <vt:variant>
        <vt:i4>2752517</vt:i4>
      </vt:variant>
      <vt:variant>
        <vt:i4>62</vt:i4>
      </vt:variant>
      <vt:variant>
        <vt:i4>0</vt:i4>
      </vt:variant>
      <vt:variant>
        <vt:i4>5</vt:i4>
      </vt:variant>
      <vt:variant>
        <vt:lpwstr/>
      </vt:variant>
      <vt:variant>
        <vt:lpwstr>_Toc1558104</vt:lpwstr>
      </vt:variant>
      <vt:variant>
        <vt:i4>2752517</vt:i4>
      </vt:variant>
      <vt:variant>
        <vt:i4>56</vt:i4>
      </vt:variant>
      <vt:variant>
        <vt:i4>0</vt:i4>
      </vt:variant>
      <vt:variant>
        <vt:i4>5</vt:i4>
      </vt:variant>
      <vt:variant>
        <vt:lpwstr/>
      </vt:variant>
      <vt:variant>
        <vt:lpwstr>_Toc1558103</vt:lpwstr>
      </vt:variant>
      <vt:variant>
        <vt:i4>2752517</vt:i4>
      </vt:variant>
      <vt:variant>
        <vt:i4>50</vt:i4>
      </vt:variant>
      <vt:variant>
        <vt:i4>0</vt:i4>
      </vt:variant>
      <vt:variant>
        <vt:i4>5</vt:i4>
      </vt:variant>
      <vt:variant>
        <vt:lpwstr/>
      </vt:variant>
      <vt:variant>
        <vt:lpwstr>_Toc1558102</vt:lpwstr>
      </vt:variant>
      <vt:variant>
        <vt:i4>2752517</vt:i4>
      </vt:variant>
      <vt:variant>
        <vt:i4>44</vt:i4>
      </vt:variant>
      <vt:variant>
        <vt:i4>0</vt:i4>
      </vt:variant>
      <vt:variant>
        <vt:i4>5</vt:i4>
      </vt:variant>
      <vt:variant>
        <vt:lpwstr/>
      </vt:variant>
      <vt:variant>
        <vt:lpwstr>_Toc1558101</vt:lpwstr>
      </vt:variant>
      <vt:variant>
        <vt:i4>2752517</vt:i4>
      </vt:variant>
      <vt:variant>
        <vt:i4>38</vt:i4>
      </vt:variant>
      <vt:variant>
        <vt:i4>0</vt:i4>
      </vt:variant>
      <vt:variant>
        <vt:i4>5</vt:i4>
      </vt:variant>
      <vt:variant>
        <vt:lpwstr/>
      </vt:variant>
      <vt:variant>
        <vt:lpwstr>_Toc1558100</vt:lpwstr>
      </vt:variant>
      <vt:variant>
        <vt:i4>2293764</vt:i4>
      </vt:variant>
      <vt:variant>
        <vt:i4>32</vt:i4>
      </vt:variant>
      <vt:variant>
        <vt:i4>0</vt:i4>
      </vt:variant>
      <vt:variant>
        <vt:i4>5</vt:i4>
      </vt:variant>
      <vt:variant>
        <vt:lpwstr/>
      </vt:variant>
      <vt:variant>
        <vt:lpwstr>_Toc1558099</vt:lpwstr>
      </vt:variant>
      <vt:variant>
        <vt:i4>2293764</vt:i4>
      </vt:variant>
      <vt:variant>
        <vt:i4>26</vt:i4>
      </vt:variant>
      <vt:variant>
        <vt:i4>0</vt:i4>
      </vt:variant>
      <vt:variant>
        <vt:i4>5</vt:i4>
      </vt:variant>
      <vt:variant>
        <vt:lpwstr/>
      </vt:variant>
      <vt:variant>
        <vt:lpwstr>_Toc1558098</vt:lpwstr>
      </vt:variant>
      <vt:variant>
        <vt:i4>2293764</vt:i4>
      </vt:variant>
      <vt:variant>
        <vt:i4>20</vt:i4>
      </vt:variant>
      <vt:variant>
        <vt:i4>0</vt:i4>
      </vt:variant>
      <vt:variant>
        <vt:i4>5</vt:i4>
      </vt:variant>
      <vt:variant>
        <vt:lpwstr/>
      </vt:variant>
      <vt:variant>
        <vt:lpwstr>_Toc1558097</vt:lpwstr>
      </vt:variant>
      <vt:variant>
        <vt:i4>2293764</vt:i4>
      </vt:variant>
      <vt:variant>
        <vt:i4>14</vt:i4>
      </vt:variant>
      <vt:variant>
        <vt:i4>0</vt:i4>
      </vt:variant>
      <vt:variant>
        <vt:i4>5</vt:i4>
      </vt:variant>
      <vt:variant>
        <vt:lpwstr/>
      </vt:variant>
      <vt:variant>
        <vt:lpwstr>_Toc1558096</vt:lpwstr>
      </vt:variant>
      <vt:variant>
        <vt:i4>2293764</vt:i4>
      </vt:variant>
      <vt:variant>
        <vt:i4>8</vt:i4>
      </vt:variant>
      <vt:variant>
        <vt:i4>0</vt:i4>
      </vt:variant>
      <vt:variant>
        <vt:i4>5</vt:i4>
      </vt:variant>
      <vt:variant>
        <vt:lpwstr/>
      </vt:variant>
      <vt:variant>
        <vt:lpwstr>_Toc1558095</vt:lpwstr>
      </vt:variant>
      <vt:variant>
        <vt:i4>2293764</vt:i4>
      </vt:variant>
      <vt:variant>
        <vt:i4>2</vt:i4>
      </vt:variant>
      <vt:variant>
        <vt:i4>0</vt:i4>
      </vt:variant>
      <vt:variant>
        <vt:i4>5</vt:i4>
      </vt:variant>
      <vt:variant>
        <vt:lpwstr/>
      </vt:variant>
      <vt:variant>
        <vt:lpwstr>_Toc1558094</vt:lpwstr>
      </vt:variant>
      <vt:variant>
        <vt:i4>327753</vt:i4>
      </vt:variant>
      <vt:variant>
        <vt:i4>12</vt:i4>
      </vt:variant>
      <vt:variant>
        <vt:i4>0</vt:i4>
      </vt:variant>
      <vt:variant>
        <vt:i4>5</vt:i4>
      </vt:variant>
      <vt:variant>
        <vt:lpwstr>http://www.stalenergo.ru/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OKPS-E-K_SDS</dc:title>
  <dc:creator>ООО "Компания "Стальэнерго"</dc:creator>
  <dc:description>ЕИУС.469431.007.100-01 98 01</dc:description>
  <cp:lastModifiedBy>Агулов Михаил Александрович</cp:lastModifiedBy>
  <cp:revision>2</cp:revision>
  <cp:lastPrinted>2020-09-03T12:38:00Z</cp:lastPrinted>
  <dcterms:created xsi:type="dcterms:W3CDTF">2020-11-17T07:21:00Z</dcterms:created>
  <dcterms:modified xsi:type="dcterms:W3CDTF">2020-11-17T07:21:00Z</dcterms:modified>
</cp:coreProperties>
</file>